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14F53" w14:textId="77777777" w:rsidR="006131AD" w:rsidRDefault="00000000">
      <w:pPr>
        <w:ind w:left="400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49B0D8C5" wp14:editId="2078E7E4">
                <wp:extent cx="847725" cy="53911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47725" cy="539115"/>
                          <a:chOff x="0" y="0"/>
                          <a:chExt cx="847725" cy="5391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11" y="10"/>
                            <a:ext cx="847725" cy="539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725" h="539115">
                                <a:moveTo>
                                  <a:pt x="150533" y="401586"/>
                                </a:moveTo>
                                <a:lnTo>
                                  <a:pt x="115290" y="395770"/>
                                </a:lnTo>
                                <a:lnTo>
                                  <a:pt x="79806" y="397014"/>
                                </a:lnTo>
                                <a:lnTo>
                                  <a:pt x="47447" y="406247"/>
                                </a:lnTo>
                                <a:lnTo>
                                  <a:pt x="21539" y="424370"/>
                                </a:lnTo>
                                <a:lnTo>
                                  <a:pt x="5689" y="449224"/>
                                </a:lnTo>
                                <a:lnTo>
                                  <a:pt x="0" y="477608"/>
                                </a:lnTo>
                                <a:lnTo>
                                  <a:pt x="6527" y="504710"/>
                                </a:lnTo>
                                <a:lnTo>
                                  <a:pt x="27317" y="525729"/>
                                </a:lnTo>
                                <a:lnTo>
                                  <a:pt x="49276" y="534428"/>
                                </a:lnTo>
                                <a:lnTo>
                                  <a:pt x="74510" y="538594"/>
                                </a:lnTo>
                                <a:lnTo>
                                  <a:pt x="100050" y="538594"/>
                                </a:lnTo>
                                <a:lnTo>
                                  <a:pt x="123393" y="534898"/>
                                </a:lnTo>
                                <a:lnTo>
                                  <a:pt x="129057" y="509587"/>
                                </a:lnTo>
                                <a:lnTo>
                                  <a:pt x="130479" y="503224"/>
                                </a:lnTo>
                                <a:lnTo>
                                  <a:pt x="119849" y="507047"/>
                                </a:lnTo>
                                <a:lnTo>
                                  <a:pt x="107543" y="509079"/>
                                </a:lnTo>
                                <a:lnTo>
                                  <a:pt x="94894" y="509587"/>
                                </a:lnTo>
                                <a:lnTo>
                                  <a:pt x="83248" y="508825"/>
                                </a:lnTo>
                                <a:lnTo>
                                  <a:pt x="56311" y="495096"/>
                                </a:lnTo>
                                <a:lnTo>
                                  <a:pt x="48145" y="470535"/>
                                </a:lnTo>
                                <a:lnTo>
                                  <a:pt x="56781" y="444550"/>
                                </a:lnTo>
                                <a:lnTo>
                                  <a:pt x="80264" y="426529"/>
                                </a:lnTo>
                                <a:lnTo>
                                  <a:pt x="94488" y="423125"/>
                                </a:lnTo>
                                <a:lnTo>
                                  <a:pt x="110274" y="422135"/>
                                </a:lnTo>
                                <a:lnTo>
                                  <a:pt x="126504" y="423265"/>
                                </a:lnTo>
                                <a:lnTo>
                                  <a:pt x="142087" y="426212"/>
                                </a:lnTo>
                                <a:lnTo>
                                  <a:pt x="143484" y="422135"/>
                                </a:lnTo>
                                <a:lnTo>
                                  <a:pt x="150533" y="401586"/>
                                </a:lnTo>
                                <a:close/>
                              </a:path>
                              <a:path w="847725" h="539115">
                                <a:moveTo>
                                  <a:pt x="239102" y="423926"/>
                                </a:moveTo>
                                <a:lnTo>
                                  <a:pt x="157505" y="423926"/>
                                </a:lnTo>
                                <a:lnTo>
                                  <a:pt x="134035" y="533933"/>
                                </a:lnTo>
                                <a:lnTo>
                                  <a:pt x="217436" y="533933"/>
                                </a:lnTo>
                                <a:lnTo>
                                  <a:pt x="220941" y="513435"/>
                                </a:lnTo>
                                <a:lnTo>
                                  <a:pt x="221043" y="512838"/>
                                </a:lnTo>
                                <a:lnTo>
                                  <a:pt x="198107" y="513435"/>
                                </a:lnTo>
                                <a:lnTo>
                                  <a:pt x="170167" y="513435"/>
                                </a:lnTo>
                                <a:lnTo>
                                  <a:pt x="176263" y="486232"/>
                                </a:lnTo>
                                <a:lnTo>
                                  <a:pt x="223088" y="486232"/>
                                </a:lnTo>
                                <a:lnTo>
                                  <a:pt x="227266" y="466420"/>
                                </a:lnTo>
                                <a:lnTo>
                                  <a:pt x="180517" y="466420"/>
                                </a:lnTo>
                                <a:lnTo>
                                  <a:pt x="185039" y="444550"/>
                                </a:lnTo>
                                <a:lnTo>
                                  <a:pt x="185089" y="444347"/>
                                </a:lnTo>
                                <a:lnTo>
                                  <a:pt x="234696" y="444347"/>
                                </a:lnTo>
                                <a:lnTo>
                                  <a:pt x="239001" y="424370"/>
                                </a:lnTo>
                                <a:lnTo>
                                  <a:pt x="239102" y="423926"/>
                                </a:lnTo>
                                <a:close/>
                              </a:path>
                              <a:path w="847725" h="539115">
                                <a:moveTo>
                                  <a:pt x="329780" y="423926"/>
                                </a:moveTo>
                                <a:lnTo>
                                  <a:pt x="250748" y="423926"/>
                                </a:lnTo>
                                <a:lnTo>
                                  <a:pt x="227279" y="533933"/>
                                </a:lnTo>
                                <a:lnTo>
                                  <a:pt x="260731" y="533933"/>
                                </a:lnTo>
                                <a:lnTo>
                                  <a:pt x="270192" y="488721"/>
                                </a:lnTo>
                                <a:lnTo>
                                  <a:pt x="314210" y="488721"/>
                                </a:lnTo>
                                <a:lnTo>
                                  <a:pt x="318554" y="468134"/>
                                </a:lnTo>
                                <a:lnTo>
                                  <a:pt x="274688" y="468134"/>
                                </a:lnTo>
                                <a:lnTo>
                                  <a:pt x="279501" y="444550"/>
                                </a:lnTo>
                                <a:lnTo>
                                  <a:pt x="279552" y="444347"/>
                                </a:lnTo>
                                <a:lnTo>
                                  <a:pt x="325374" y="444347"/>
                                </a:lnTo>
                                <a:lnTo>
                                  <a:pt x="329692" y="424370"/>
                                </a:lnTo>
                                <a:lnTo>
                                  <a:pt x="329780" y="423926"/>
                                </a:lnTo>
                                <a:close/>
                              </a:path>
                              <a:path w="847725" h="539115">
                                <a:moveTo>
                                  <a:pt x="422656" y="423926"/>
                                </a:moveTo>
                                <a:lnTo>
                                  <a:pt x="341071" y="423926"/>
                                </a:lnTo>
                                <a:lnTo>
                                  <a:pt x="317601" y="533933"/>
                                </a:lnTo>
                                <a:lnTo>
                                  <a:pt x="401002" y="533933"/>
                                </a:lnTo>
                                <a:lnTo>
                                  <a:pt x="404495" y="513435"/>
                                </a:lnTo>
                                <a:lnTo>
                                  <a:pt x="404596" y="512838"/>
                                </a:lnTo>
                                <a:lnTo>
                                  <a:pt x="381673" y="513435"/>
                                </a:lnTo>
                                <a:lnTo>
                                  <a:pt x="353720" y="513435"/>
                                </a:lnTo>
                                <a:lnTo>
                                  <a:pt x="359829" y="486232"/>
                                </a:lnTo>
                                <a:lnTo>
                                  <a:pt x="406641" y="486232"/>
                                </a:lnTo>
                                <a:lnTo>
                                  <a:pt x="410832" y="466420"/>
                                </a:lnTo>
                                <a:lnTo>
                                  <a:pt x="364083" y="466420"/>
                                </a:lnTo>
                                <a:lnTo>
                                  <a:pt x="368604" y="444550"/>
                                </a:lnTo>
                                <a:lnTo>
                                  <a:pt x="368655" y="444347"/>
                                </a:lnTo>
                                <a:lnTo>
                                  <a:pt x="418249" y="444347"/>
                                </a:lnTo>
                                <a:lnTo>
                                  <a:pt x="422567" y="424370"/>
                                </a:lnTo>
                                <a:lnTo>
                                  <a:pt x="422656" y="423926"/>
                                </a:lnTo>
                                <a:close/>
                              </a:path>
                              <a:path w="847725" h="539115">
                                <a:moveTo>
                                  <a:pt x="520839" y="423926"/>
                                </a:moveTo>
                                <a:lnTo>
                                  <a:pt x="432917" y="423926"/>
                                </a:lnTo>
                                <a:lnTo>
                                  <a:pt x="428498" y="445135"/>
                                </a:lnTo>
                                <a:lnTo>
                                  <a:pt x="455752" y="445135"/>
                                </a:lnTo>
                                <a:lnTo>
                                  <a:pt x="436854" y="533933"/>
                                </a:lnTo>
                                <a:lnTo>
                                  <a:pt x="470636" y="533933"/>
                                </a:lnTo>
                                <a:lnTo>
                                  <a:pt x="489534" y="445135"/>
                                </a:lnTo>
                                <a:lnTo>
                                  <a:pt x="516255" y="445135"/>
                                </a:lnTo>
                                <a:lnTo>
                                  <a:pt x="520839" y="423926"/>
                                </a:lnTo>
                                <a:close/>
                              </a:path>
                              <a:path w="847725" h="539115">
                                <a:moveTo>
                                  <a:pt x="542785" y="474840"/>
                                </a:moveTo>
                                <a:lnTo>
                                  <a:pt x="510806" y="474840"/>
                                </a:lnTo>
                                <a:lnTo>
                                  <a:pt x="506476" y="494817"/>
                                </a:lnTo>
                                <a:lnTo>
                                  <a:pt x="538454" y="494817"/>
                                </a:lnTo>
                                <a:lnTo>
                                  <a:pt x="542785" y="474840"/>
                                </a:lnTo>
                                <a:close/>
                              </a:path>
                              <a:path w="847725" h="539115">
                                <a:moveTo>
                                  <a:pt x="683006" y="137668"/>
                                </a:moveTo>
                                <a:lnTo>
                                  <a:pt x="681951" y="116751"/>
                                </a:lnTo>
                                <a:lnTo>
                                  <a:pt x="681863" y="115087"/>
                                </a:lnTo>
                                <a:lnTo>
                                  <a:pt x="681774" y="113207"/>
                                </a:lnTo>
                                <a:lnTo>
                                  <a:pt x="644232" y="49542"/>
                                </a:lnTo>
                                <a:lnTo>
                                  <a:pt x="607834" y="23914"/>
                                </a:lnTo>
                                <a:lnTo>
                                  <a:pt x="576859" y="12026"/>
                                </a:lnTo>
                                <a:lnTo>
                                  <a:pt x="565581" y="7696"/>
                                </a:lnTo>
                                <a:lnTo>
                                  <a:pt x="520458" y="0"/>
                                </a:lnTo>
                                <a:lnTo>
                                  <a:pt x="474891" y="0"/>
                                </a:lnTo>
                                <a:lnTo>
                                  <a:pt x="408508" y="13296"/>
                                </a:lnTo>
                                <a:lnTo>
                                  <a:pt x="346595" y="40525"/>
                                </a:lnTo>
                                <a:lnTo>
                                  <a:pt x="304965" y="70154"/>
                                </a:lnTo>
                                <a:lnTo>
                                  <a:pt x="288607" y="84975"/>
                                </a:lnTo>
                                <a:lnTo>
                                  <a:pt x="291782" y="88773"/>
                                </a:lnTo>
                                <a:lnTo>
                                  <a:pt x="295008" y="86207"/>
                                </a:lnTo>
                                <a:lnTo>
                                  <a:pt x="300228" y="82588"/>
                                </a:lnTo>
                                <a:lnTo>
                                  <a:pt x="336880" y="58508"/>
                                </a:lnTo>
                                <a:lnTo>
                                  <a:pt x="377545" y="37198"/>
                                </a:lnTo>
                                <a:lnTo>
                                  <a:pt x="414566" y="23431"/>
                                </a:lnTo>
                                <a:lnTo>
                                  <a:pt x="453351" y="14579"/>
                                </a:lnTo>
                                <a:lnTo>
                                  <a:pt x="494436" y="12026"/>
                                </a:lnTo>
                                <a:lnTo>
                                  <a:pt x="538340" y="17119"/>
                                </a:lnTo>
                                <a:lnTo>
                                  <a:pt x="575259" y="26784"/>
                                </a:lnTo>
                                <a:lnTo>
                                  <a:pt x="604418" y="40982"/>
                                </a:lnTo>
                                <a:lnTo>
                                  <a:pt x="604240" y="40982"/>
                                </a:lnTo>
                                <a:lnTo>
                                  <a:pt x="601383" y="43002"/>
                                </a:lnTo>
                                <a:lnTo>
                                  <a:pt x="599960" y="44081"/>
                                </a:lnTo>
                                <a:lnTo>
                                  <a:pt x="511022" y="113017"/>
                                </a:lnTo>
                                <a:lnTo>
                                  <a:pt x="506590" y="111048"/>
                                </a:lnTo>
                                <a:lnTo>
                                  <a:pt x="496862" y="107746"/>
                                </a:lnTo>
                                <a:lnTo>
                                  <a:pt x="471512" y="99161"/>
                                </a:lnTo>
                                <a:lnTo>
                                  <a:pt x="434975" y="93522"/>
                                </a:lnTo>
                                <a:lnTo>
                                  <a:pt x="398030" y="94119"/>
                                </a:lnTo>
                                <a:lnTo>
                                  <a:pt x="319544" y="116751"/>
                                </a:lnTo>
                                <a:lnTo>
                                  <a:pt x="281305" y="140716"/>
                                </a:lnTo>
                                <a:lnTo>
                                  <a:pt x="251688" y="172643"/>
                                </a:lnTo>
                                <a:lnTo>
                                  <a:pt x="235331" y="212356"/>
                                </a:lnTo>
                                <a:lnTo>
                                  <a:pt x="237197" y="264248"/>
                                </a:lnTo>
                                <a:lnTo>
                                  <a:pt x="260096" y="306819"/>
                                </a:lnTo>
                                <a:lnTo>
                                  <a:pt x="296291" y="338226"/>
                                </a:lnTo>
                                <a:lnTo>
                                  <a:pt x="338048" y="356666"/>
                                </a:lnTo>
                                <a:lnTo>
                                  <a:pt x="406603" y="368515"/>
                                </a:lnTo>
                                <a:lnTo>
                                  <a:pt x="442048" y="368388"/>
                                </a:lnTo>
                                <a:lnTo>
                                  <a:pt x="482574" y="362445"/>
                                </a:lnTo>
                                <a:lnTo>
                                  <a:pt x="518401" y="345757"/>
                                </a:lnTo>
                                <a:lnTo>
                                  <a:pt x="554253" y="317512"/>
                                </a:lnTo>
                                <a:lnTo>
                                  <a:pt x="579412" y="291084"/>
                                </a:lnTo>
                                <a:lnTo>
                                  <a:pt x="584365" y="284568"/>
                                </a:lnTo>
                                <a:lnTo>
                                  <a:pt x="587641" y="275615"/>
                                </a:lnTo>
                                <a:lnTo>
                                  <a:pt x="584669" y="274612"/>
                                </a:lnTo>
                                <a:lnTo>
                                  <a:pt x="581964" y="276428"/>
                                </a:lnTo>
                                <a:lnTo>
                                  <a:pt x="579475" y="278206"/>
                                </a:lnTo>
                                <a:lnTo>
                                  <a:pt x="507898" y="330339"/>
                                </a:lnTo>
                                <a:lnTo>
                                  <a:pt x="501446" y="334454"/>
                                </a:lnTo>
                                <a:lnTo>
                                  <a:pt x="444931" y="344563"/>
                                </a:lnTo>
                                <a:lnTo>
                                  <a:pt x="425018" y="345757"/>
                                </a:lnTo>
                                <a:lnTo>
                                  <a:pt x="407314" y="345757"/>
                                </a:lnTo>
                                <a:lnTo>
                                  <a:pt x="363512" y="340880"/>
                                </a:lnTo>
                                <a:lnTo>
                                  <a:pt x="320357" y="327660"/>
                                </a:lnTo>
                                <a:lnTo>
                                  <a:pt x="282486" y="303517"/>
                                </a:lnTo>
                                <a:lnTo>
                                  <a:pt x="255028" y="265938"/>
                                </a:lnTo>
                                <a:lnTo>
                                  <a:pt x="249783" y="219494"/>
                                </a:lnTo>
                                <a:lnTo>
                                  <a:pt x="264896" y="179946"/>
                                </a:lnTo>
                                <a:lnTo>
                                  <a:pt x="294081" y="148145"/>
                                </a:lnTo>
                                <a:lnTo>
                                  <a:pt x="331050" y="124904"/>
                                </a:lnTo>
                                <a:lnTo>
                                  <a:pt x="369443" y="111048"/>
                                </a:lnTo>
                                <a:lnTo>
                                  <a:pt x="378866" y="109042"/>
                                </a:lnTo>
                                <a:lnTo>
                                  <a:pt x="382219" y="108318"/>
                                </a:lnTo>
                                <a:lnTo>
                                  <a:pt x="388137" y="107746"/>
                                </a:lnTo>
                                <a:lnTo>
                                  <a:pt x="389496" y="110528"/>
                                </a:lnTo>
                                <a:lnTo>
                                  <a:pt x="389597" y="110731"/>
                                </a:lnTo>
                                <a:lnTo>
                                  <a:pt x="386029" y="112128"/>
                                </a:lnTo>
                                <a:lnTo>
                                  <a:pt x="385406" y="112471"/>
                                </a:lnTo>
                                <a:lnTo>
                                  <a:pt x="385152" y="112471"/>
                                </a:lnTo>
                                <a:lnTo>
                                  <a:pt x="350012" y="133045"/>
                                </a:lnTo>
                                <a:lnTo>
                                  <a:pt x="320929" y="179705"/>
                                </a:lnTo>
                                <a:lnTo>
                                  <a:pt x="329044" y="208800"/>
                                </a:lnTo>
                                <a:lnTo>
                                  <a:pt x="352640" y="231749"/>
                                </a:lnTo>
                                <a:lnTo>
                                  <a:pt x="386473" y="247523"/>
                                </a:lnTo>
                                <a:lnTo>
                                  <a:pt x="426478" y="256794"/>
                                </a:lnTo>
                                <a:lnTo>
                                  <a:pt x="468591" y="260235"/>
                                </a:lnTo>
                                <a:lnTo>
                                  <a:pt x="522795" y="257060"/>
                                </a:lnTo>
                                <a:lnTo>
                                  <a:pt x="575729" y="244462"/>
                                </a:lnTo>
                                <a:lnTo>
                                  <a:pt x="623785" y="220649"/>
                                </a:lnTo>
                                <a:lnTo>
                                  <a:pt x="663346" y="183819"/>
                                </a:lnTo>
                                <a:lnTo>
                                  <a:pt x="676579" y="161696"/>
                                </a:lnTo>
                                <a:lnTo>
                                  <a:pt x="683006" y="137668"/>
                                </a:lnTo>
                                <a:close/>
                              </a:path>
                              <a:path w="847725" h="539115">
                                <a:moveTo>
                                  <a:pt x="720471" y="413651"/>
                                </a:moveTo>
                                <a:lnTo>
                                  <a:pt x="667385" y="413651"/>
                                </a:lnTo>
                                <a:lnTo>
                                  <a:pt x="637336" y="479031"/>
                                </a:lnTo>
                                <a:lnTo>
                                  <a:pt x="635393" y="483412"/>
                                </a:lnTo>
                                <a:lnTo>
                                  <a:pt x="632180" y="491490"/>
                                </a:lnTo>
                                <a:lnTo>
                                  <a:pt x="630834" y="495312"/>
                                </a:lnTo>
                                <a:lnTo>
                                  <a:pt x="629780" y="498919"/>
                                </a:lnTo>
                                <a:lnTo>
                                  <a:pt x="629831" y="497967"/>
                                </a:lnTo>
                                <a:lnTo>
                                  <a:pt x="629945" y="495935"/>
                                </a:lnTo>
                                <a:lnTo>
                                  <a:pt x="630072" y="491490"/>
                                </a:lnTo>
                                <a:lnTo>
                                  <a:pt x="630110" y="474776"/>
                                </a:lnTo>
                                <a:lnTo>
                                  <a:pt x="628535" y="437984"/>
                                </a:lnTo>
                                <a:lnTo>
                                  <a:pt x="628497" y="437095"/>
                                </a:lnTo>
                                <a:lnTo>
                                  <a:pt x="627659" y="417741"/>
                                </a:lnTo>
                                <a:lnTo>
                                  <a:pt x="627557" y="415378"/>
                                </a:lnTo>
                                <a:lnTo>
                                  <a:pt x="627494" y="413651"/>
                                </a:lnTo>
                                <a:lnTo>
                                  <a:pt x="576249" y="413651"/>
                                </a:lnTo>
                                <a:lnTo>
                                  <a:pt x="550570" y="533781"/>
                                </a:lnTo>
                                <a:lnTo>
                                  <a:pt x="550532" y="533984"/>
                                </a:lnTo>
                                <a:lnTo>
                                  <a:pt x="581418" y="533984"/>
                                </a:lnTo>
                                <a:lnTo>
                                  <a:pt x="586701" y="509968"/>
                                </a:lnTo>
                                <a:lnTo>
                                  <a:pt x="592074" y="485800"/>
                                </a:lnTo>
                                <a:lnTo>
                                  <a:pt x="597179" y="461657"/>
                                </a:lnTo>
                                <a:lnTo>
                                  <a:pt x="601751" y="437984"/>
                                </a:lnTo>
                                <a:lnTo>
                                  <a:pt x="601802" y="437705"/>
                                </a:lnTo>
                                <a:lnTo>
                                  <a:pt x="601929" y="437095"/>
                                </a:lnTo>
                                <a:lnTo>
                                  <a:pt x="605980" y="528535"/>
                                </a:lnTo>
                                <a:lnTo>
                                  <a:pt x="606107" y="531253"/>
                                </a:lnTo>
                                <a:lnTo>
                                  <a:pt x="606221" y="533984"/>
                                </a:lnTo>
                                <a:lnTo>
                                  <a:pt x="638568" y="533984"/>
                                </a:lnTo>
                                <a:lnTo>
                                  <a:pt x="655281" y="498919"/>
                                </a:lnTo>
                                <a:lnTo>
                                  <a:pt x="684657" y="437273"/>
                                </a:lnTo>
                                <a:lnTo>
                                  <a:pt x="678573" y="461530"/>
                                </a:lnTo>
                                <a:lnTo>
                                  <a:pt x="673303" y="485457"/>
                                </a:lnTo>
                                <a:lnTo>
                                  <a:pt x="663435" y="533781"/>
                                </a:lnTo>
                                <a:lnTo>
                                  <a:pt x="663384" y="533984"/>
                                </a:lnTo>
                                <a:lnTo>
                                  <a:pt x="694486" y="533984"/>
                                </a:lnTo>
                                <a:lnTo>
                                  <a:pt x="715213" y="437984"/>
                                </a:lnTo>
                                <a:lnTo>
                                  <a:pt x="715276" y="437705"/>
                                </a:lnTo>
                                <a:lnTo>
                                  <a:pt x="715365" y="437273"/>
                                </a:lnTo>
                                <a:lnTo>
                                  <a:pt x="720382" y="414070"/>
                                </a:lnTo>
                                <a:lnTo>
                                  <a:pt x="720471" y="413651"/>
                                </a:lnTo>
                                <a:close/>
                              </a:path>
                              <a:path w="847725" h="539115">
                                <a:moveTo>
                                  <a:pt x="847509" y="416153"/>
                                </a:moveTo>
                                <a:lnTo>
                                  <a:pt x="844600" y="415378"/>
                                </a:lnTo>
                                <a:lnTo>
                                  <a:pt x="841654" y="414693"/>
                                </a:lnTo>
                                <a:lnTo>
                                  <a:pt x="838669" y="414070"/>
                                </a:lnTo>
                                <a:lnTo>
                                  <a:pt x="835329" y="413270"/>
                                </a:lnTo>
                                <a:lnTo>
                                  <a:pt x="831926" y="412610"/>
                                </a:lnTo>
                                <a:lnTo>
                                  <a:pt x="821842" y="411162"/>
                                </a:lnTo>
                                <a:lnTo>
                                  <a:pt x="816114" y="410756"/>
                                </a:lnTo>
                                <a:lnTo>
                                  <a:pt x="802411" y="410756"/>
                                </a:lnTo>
                                <a:lnTo>
                                  <a:pt x="749401" y="425069"/>
                                </a:lnTo>
                                <a:lnTo>
                                  <a:pt x="722122" y="457835"/>
                                </a:lnTo>
                                <a:lnTo>
                                  <a:pt x="717156" y="482663"/>
                                </a:lnTo>
                                <a:lnTo>
                                  <a:pt x="722871" y="506387"/>
                                </a:lnTo>
                                <a:lnTo>
                                  <a:pt x="756539" y="531520"/>
                                </a:lnTo>
                                <a:lnTo>
                                  <a:pt x="783945" y="536448"/>
                                </a:lnTo>
                                <a:lnTo>
                                  <a:pt x="790346" y="536448"/>
                                </a:lnTo>
                                <a:lnTo>
                                  <a:pt x="823836" y="532511"/>
                                </a:lnTo>
                                <a:lnTo>
                                  <a:pt x="826160" y="531914"/>
                                </a:lnTo>
                                <a:lnTo>
                                  <a:pt x="828446" y="531253"/>
                                </a:lnTo>
                                <a:lnTo>
                                  <a:pt x="830668" y="530517"/>
                                </a:lnTo>
                                <a:lnTo>
                                  <a:pt x="834123" y="513715"/>
                                </a:lnTo>
                                <a:lnTo>
                                  <a:pt x="834720" y="510628"/>
                                </a:lnTo>
                                <a:lnTo>
                                  <a:pt x="840511" y="481063"/>
                                </a:lnTo>
                                <a:lnTo>
                                  <a:pt x="843851" y="464858"/>
                                </a:lnTo>
                                <a:lnTo>
                                  <a:pt x="843978" y="464273"/>
                                </a:lnTo>
                                <a:lnTo>
                                  <a:pt x="803630" y="464858"/>
                                </a:lnTo>
                                <a:lnTo>
                                  <a:pt x="794766" y="464858"/>
                                </a:lnTo>
                                <a:lnTo>
                                  <a:pt x="790155" y="485457"/>
                                </a:lnTo>
                                <a:lnTo>
                                  <a:pt x="790067" y="485800"/>
                                </a:lnTo>
                                <a:lnTo>
                                  <a:pt x="809904" y="485800"/>
                                </a:lnTo>
                                <a:lnTo>
                                  <a:pt x="804570" y="510628"/>
                                </a:lnTo>
                                <a:lnTo>
                                  <a:pt x="793521" y="510628"/>
                                </a:lnTo>
                                <a:lnTo>
                                  <a:pt x="788238" y="509968"/>
                                </a:lnTo>
                                <a:lnTo>
                                  <a:pt x="764667" y="497967"/>
                                </a:lnTo>
                                <a:lnTo>
                                  <a:pt x="757529" y="476491"/>
                                </a:lnTo>
                                <a:lnTo>
                                  <a:pt x="765086" y="453745"/>
                                </a:lnTo>
                                <a:lnTo>
                                  <a:pt x="785634" y="437984"/>
                                </a:lnTo>
                                <a:lnTo>
                                  <a:pt x="797610" y="435127"/>
                                </a:lnTo>
                                <a:lnTo>
                                  <a:pt x="796112" y="435127"/>
                                </a:lnTo>
                                <a:lnTo>
                                  <a:pt x="812088" y="434136"/>
                                </a:lnTo>
                                <a:lnTo>
                                  <a:pt x="826427" y="435127"/>
                                </a:lnTo>
                                <a:lnTo>
                                  <a:pt x="840117" y="437705"/>
                                </a:lnTo>
                                <a:lnTo>
                                  <a:pt x="841336" y="434136"/>
                                </a:lnTo>
                                <a:lnTo>
                                  <a:pt x="846963" y="417741"/>
                                </a:lnTo>
                                <a:lnTo>
                                  <a:pt x="847509" y="416598"/>
                                </a:lnTo>
                                <a:lnTo>
                                  <a:pt x="847356" y="416598"/>
                                </a:lnTo>
                                <a:lnTo>
                                  <a:pt x="847509" y="4161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66.75pt;height:42.45pt;mso-position-horizontal-relative:char;mso-position-vertical-relative:line" id="docshapegroup1" coordorigin="0,0" coordsize="1335,849">
                <v:shape style="position:absolute;left:-1;top:0;width:1335;height:849" id="docshape2" coordorigin="0,0" coordsize="1335,849" path="m237,632l182,623,126,625,75,640,34,668,9,707,0,752,10,795,43,828,78,842,117,848,158,848,194,842,203,803,205,792,189,799,169,802,149,803,131,801,89,780,76,741,89,700,126,672,149,666,174,665,199,667,224,671,226,665,237,632xm377,668l248,668,211,841,342,841,348,809,348,808,312,809,268,809,278,766,351,766,358,735,284,735,291,700,291,700,370,700,376,668,377,668xm519,668l395,668,358,841,411,841,425,770,495,770,502,737,433,737,440,700,440,700,512,700,519,668,519,668xm666,668l537,668,500,841,631,841,637,809,637,808,601,809,557,809,567,766,640,766,647,735,573,735,580,700,581,700,659,700,665,668,666,668xm820,668l682,668,675,701,718,701,688,841,741,841,771,701,813,701,820,668xm855,748l804,748,798,779,848,779,855,748xm1076,217l1074,184,1074,181,1074,178,1074,177,1058,135,1015,78,957,38,908,19,891,12,820,0,748,0,695,7,643,21,593,40,546,64,530,74,513,85,496,97,480,110,473,117,466,123,454,134,459,140,465,136,473,130,481,124,490,118,503,109,517,100,531,92,544,84,556,78,569,71,582,65,595,59,653,37,714,23,779,19,848,27,856,29,864,30,871,32,889,37,906,42,924,49,941,56,945,58,951,61,952,64,952,65,952,65,947,68,945,69,805,178,798,175,782,170,743,156,685,147,627,148,570,159,503,184,443,222,396,272,371,334,374,416,410,483,467,533,532,562,585,574,640,580,696,580,751,573,760,571,769,568,790,562,800,556,810,549,816,545,831,534,852,517,873,500,892,482,898,476,903,471,912,458,920,448,925,434,921,432,916,435,913,438,800,520,790,527,782,530,771,532,735,538,701,543,669,545,641,545,572,537,504,516,445,478,402,419,393,346,417,283,463,233,521,197,582,175,585,174,589,173,597,172,602,171,611,170,613,174,614,174,608,177,607,177,607,177,601,179,596,181,591,184,551,210,519,243,505,283,518,329,555,365,609,390,672,404,738,410,823,405,907,385,982,347,1045,289,1065,255,1076,217xm1135,651l1051,651,1004,754,1001,761,996,774,993,780,992,786,992,784,992,781,992,774,992,748,990,690,990,688,988,658,988,654,988,651,907,651,867,841,867,841,916,841,924,803,932,765,940,727,948,690,948,689,948,688,954,832,954,837,955,841,1006,841,1032,786,1078,689,1069,727,1060,765,1045,841,1045,841,1094,841,1126,690,1126,689,1127,689,1134,652,1135,651xm1335,655l1330,654,1325,653,1321,652,1315,651,1310,650,1294,648,1285,647,1264,647,1233,650,1205,657,1180,669,1159,687,1137,721,1129,760,1138,797,1167,826,1179,832,1191,837,1205,841,1227,844,1235,845,1245,845,1259,845,1273,843,1285,842,1297,839,1297,839,1301,838,1305,837,1308,835,1314,809,1315,804,1324,758,1329,732,1329,731,1266,732,1252,732,1244,765,1244,765,1275,765,1267,804,1250,804,1241,803,1204,784,1193,750,1205,715,1237,690,1256,685,1254,685,1279,684,1301,685,1323,689,1325,684,1334,658,1335,656,1334,656,1335,655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</w:p>
    <w:p w14:paraId="0FDCDF06" w14:textId="77777777" w:rsidR="006131AD" w:rsidRDefault="00000000">
      <w:pPr>
        <w:spacing w:before="122" w:line="350" w:lineRule="auto"/>
        <w:ind w:left="390" w:right="396"/>
        <w:jc w:val="center"/>
        <w:rPr>
          <w:b/>
          <w:sz w:val="20"/>
        </w:rPr>
      </w:pPr>
      <w:r>
        <w:rPr>
          <w:b/>
          <w:spacing w:val="-2"/>
          <w:w w:val="105"/>
          <w:sz w:val="20"/>
        </w:rPr>
        <w:t>CENTRO</w:t>
      </w:r>
      <w:r>
        <w:rPr>
          <w:b/>
          <w:spacing w:val="-8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FEDERAL</w:t>
      </w:r>
      <w:r>
        <w:rPr>
          <w:b/>
          <w:spacing w:val="-8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DE</w:t>
      </w:r>
      <w:r>
        <w:rPr>
          <w:b/>
          <w:spacing w:val="-8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EDUCAÇÃO</w:t>
      </w:r>
      <w:r>
        <w:rPr>
          <w:b/>
          <w:spacing w:val="-8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TECNOLÓGICA</w:t>
      </w:r>
      <w:r>
        <w:rPr>
          <w:b/>
          <w:spacing w:val="-8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DE</w:t>
      </w:r>
      <w:r>
        <w:rPr>
          <w:b/>
          <w:spacing w:val="-8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MINAS</w:t>
      </w:r>
      <w:r>
        <w:rPr>
          <w:b/>
          <w:spacing w:val="-8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 xml:space="preserve">GERAIS </w:t>
      </w:r>
      <w:r>
        <w:rPr>
          <w:b/>
          <w:w w:val="105"/>
          <w:sz w:val="20"/>
        </w:rPr>
        <w:t>BACHARELADO EM ADMINISTRAÇÃO</w:t>
      </w:r>
    </w:p>
    <w:p w14:paraId="2764A1AD" w14:textId="77777777" w:rsidR="006131AD" w:rsidRDefault="006131AD">
      <w:pPr>
        <w:pStyle w:val="Corpodetexto"/>
        <w:rPr>
          <w:b/>
          <w:sz w:val="20"/>
        </w:rPr>
      </w:pPr>
    </w:p>
    <w:p w14:paraId="5A9B4209" w14:textId="77777777" w:rsidR="006131AD" w:rsidRDefault="006131AD">
      <w:pPr>
        <w:pStyle w:val="Corpodetexto"/>
        <w:rPr>
          <w:b/>
          <w:sz w:val="20"/>
        </w:rPr>
      </w:pPr>
    </w:p>
    <w:p w14:paraId="11414B75" w14:textId="77777777" w:rsidR="006131AD" w:rsidRDefault="006131AD">
      <w:pPr>
        <w:pStyle w:val="Corpodetexto"/>
        <w:rPr>
          <w:b/>
          <w:sz w:val="20"/>
        </w:rPr>
      </w:pPr>
    </w:p>
    <w:p w14:paraId="10F88878" w14:textId="77777777" w:rsidR="006131AD" w:rsidRDefault="006131AD">
      <w:pPr>
        <w:pStyle w:val="Corpodetexto"/>
        <w:rPr>
          <w:b/>
          <w:sz w:val="20"/>
        </w:rPr>
      </w:pPr>
    </w:p>
    <w:p w14:paraId="29982994" w14:textId="77777777" w:rsidR="006131AD" w:rsidRDefault="006131AD">
      <w:pPr>
        <w:pStyle w:val="Corpodetexto"/>
        <w:rPr>
          <w:b/>
          <w:sz w:val="20"/>
        </w:rPr>
      </w:pPr>
    </w:p>
    <w:p w14:paraId="4D7FDF44" w14:textId="77777777" w:rsidR="006131AD" w:rsidRDefault="006131AD">
      <w:pPr>
        <w:pStyle w:val="Corpodetexto"/>
        <w:rPr>
          <w:b/>
          <w:sz w:val="20"/>
        </w:rPr>
      </w:pPr>
    </w:p>
    <w:p w14:paraId="3DA51F00" w14:textId="77777777" w:rsidR="006131AD" w:rsidRDefault="006131AD">
      <w:pPr>
        <w:pStyle w:val="Corpodetexto"/>
        <w:rPr>
          <w:b/>
          <w:sz w:val="20"/>
        </w:rPr>
      </w:pPr>
    </w:p>
    <w:p w14:paraId="02A3210A" w14:textId="77777777" w:rsidR="006131AD" w:rsidRDefault="006131AD">
      <w:pPr>
        <w:pStyle w:val="Corpodetexto"/>
        <w:spacing w:before="76"/>
        <w:rPr>
          <w:b/>
          <w:sz w:val="20"/>
        </w:rPr>
      </w:pPr>
    </w:p>
    <w:p w14:paraId="47372E89" w14:textId="77777777" w:rsidR="006131AD" w:rsidRDefault="00000000">
      <w:pPr>
        <w:spacing w:before="1"/>
        <w:ind w:left="390" w:right="397"/>
        <w:jc w:val="center"/>
        <w:rPr>
          <w:sz w:val="27"/>
        </w:rPr>
      </w:pPr>
      <w:r>
        <w:rPr>
          <w:spacing w:val="-4"/>
          <w:sz w:val="27"/>
        </w:rPr>
        <w:t>GUSTAVO</w:t>
      </w:r>
      <w:r>
        <w:rPr>
          <w:spacing w:val="-13"/>
          <w:sz w:val="27"/>
        </w:rPr>
        <w:t xml:space="preserve"> </w:t>
      </w:r>
      <w:r>
        <w:rPr>
          <w:spacing w:val="-4"/>
          <w:sz w:val="27"/>
        </w:rPr>
        <w:t>ARAUJO</w:t>
      </w:r>
      <w:r>
        <w:rPr>
          <w:spacing w:val="-13"/>
          <w:sz w:val="27"/>
        </w:rPr>
        <w:t xml:space="preserve"> </w:t>
      </w:r>
      <w:r>
        <w:rPr>
          <w:spacing w:val="-4"/>
          <w:sz w:val="27"/>
        </w:rPr>
        <w:t>ALVES</w:t>
      </w:r>
    </w:p>
    <w:p w14:paraId="2B011690" w14:textId="77777777" w:rsidR="006131AD" w:rsidRDefault="006131AD">
      <w:pPr>
        <w:pStyle w:val="Corpodetexto"/>
        <w:rPr>
          <w:sz w:val="27"/>
        </w:rPr>
      </w:pPr>
    </w:p>
    <w:p w14:paraId="63CB6628" w14:textId="77777777" w:rsidR="006131AD" w:rsidRDefault="006131AD">
      <w:pPr>
        <w:pStyle w:val="Corpodetexto"/>
        <w:rPr>
          <w:sz w:val="27"/>
        </w:rPr>
      </w:pPr>
    </w:p>
    <w:p w14:paraId="0D1AF030" w14:textId="77777777" w:rsidR="006131AD" w:rsidRDefault="006131AD">
      <w:pPr>
        <w:pStyle w:val="Corpodetexto"/>
        <w:rPr>
          <w:sz w:val="27"/>
        </w:rPr>
      </w:pPr>
    </w:p>
    <w:p w14:paraId="5D7D2B3E" w14:textId="77777777" w:rsidR="006131AD" w:rsidRDefault="006131AD">
      <w:pPr>
        <w:pStyle w:val="Corpodetexto"/>
        <w:rPr>
          <w:sz w:val="27"/>
        </w:rPr>
      </w:pPr>
    </w:p>
    <w:p w14:paraId="25F0C024" w14:textId="77777777" w:rsidR="006131AD" w:rsidRDefault="006131AD">
      <w:pPr>
        <w:pStyle w:val="Corpodetexto"/>
        <w:rPr>
          <w:sz w:val="27"/>
        </w:rPr>
      </w:pPr>
    </w:p>
    <w:p w14:paraId="2007FE05" w14:textId="77777777" w:rsidR="006131AD" w:rsidRDefault="006131AD">
      <w:pPr>
        <w:pStyle w:val="Corpodetexto"/>
        <w:rPr>
          <w:sz w:val="27"/>
        </w:rPr>
      </w:pPr>
    </w:p>
    <w:p w14:paraId="6DA8D098" w14:textId="77777777" w:rsidR="006131AD" w:rsidRDefault="006131AD">
      <w:pPr>
        <w:pStyle w:val="Corpodetexto"/>
        <w:spacing w:before="105"/>
        <w:rPr>
          <w:sz w:val="27"/>
        </w:rPr>
      </w:pPr>
    </w:p>
    <w:p w14:paraId="00573BB4" w14:textId="77777777" w:rsidR="006131AD" w:rsidRDefault="00000000">
      <w:pPr>
        <w:pStyle w:val="Ttulo"/>
      </w:pPr>
      <w:r>
        <w:t>DIVERSIFICAÇÃO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PORTFÓLIO</w:t>
      </w:r>
      <w:r>
        <w:rPr>
          <w:spacing w:val="-8"/>
        </w:rPr>
        <w:t xml:space="preserve"> </w:t>
      </w:r>
      <w:r>
        <w:t>EM</w:t>
      </w:r>
      <w:r>
        <w:rPr>
          <w:spacing w:val="-8"/>
        </w:rPr>
        <w:t xml:space="preserve"> </w:t>
      </w:r>
      <w:r>
        <w:t>CRIPTO</w:t>
      </w:r>
      <w:r>
        <w:rPr>
          <w:spacing w:val="-7"/>
        </w:rPr>
        <w:t xml:space="preserve"> </w:t>
      </w:r>
      <w:r>
        <w:rPr>
          <w:spacing w:val="-2"/>
        </w:rPr>
        <w:t>ATIVOS:</w:t>
      </w:r>
    </w:p>
    <w:p w14:paraId="2D9A0BD5" w14:textId="77777777" w:rsidR="006131AD" w:rsidRDefault="00000000">
      <w:pPr>
        <w:spacing w:before="48" w:line="278" w:lineRule="auto"/>
        <w:ind w:left="112" w:right="118"/>
        <w:jc w:val="center"/>
        <w:rPr>
          <w:sz w:val="27"/>
        </w:rPr>
      </w:pPr>
      <w:r>
        <w:rPr>
          <w:sz w:val="27"/>
        </w:rPr>
        <w:t xml:space="preserve">Uma Abordagem Híbrida de Otimização Média-Variância e Machine </w:t>
      </w:r>
      <w:r>
        <w:rPr>
          <w:spacing w:val="-2"/>
          <w:sz w:val="27"/>
        </w:rPr>
        <w:t>Learning</w:t>
      </w:r>
    </w:p>
    <w:p w14:paraId="09C4C100" w14:textId="77777777" w:rsidR="006131AD" w:rsidRDefault="006131AD">
      <w:pPr>
        <w:pStyle w:val="Corpodetexto"/>
        <w:rPr>
          <w:sz w:val="27"/>
        </w:rPr>
      </w:pPr>
    </w:p>
    <w:p w14:paraId="5C2CDDF6" w14:textId="77777777" w:rsidR="006131AD" w:rsidRDefault="006131AD">
      <w:pPr>
        <w:pStyle w:val="Corpodetexto"/>
        <w:rPr>
          <w:sz w:val="27"/>
        </w:rPr>
      </w:pPr>
    </w:p>
    <w:p w14:paraId="404C12B7" w14:textId="77777777" w:rsidR="006131AD" w:rsidRDefault="006131AD">
      <w:pPr>
        <w:pStyle w:val="Corpodetexto"/>
        <w:rPr>
          <w:sz w:val="27"/>
        </w:rPr>
      </w:pPr>
    </w:p>
    <w:p w14:paraId="4176C2FC" w14:textId="77777777" w:rsidR="006131AD" w:rsidRDefault="006131AD">
      <w:pPr>
        <w:pStyle w:val="Corpodetexto"/>
        <w:rPr>
          <w:sz w:val="27"/>
        </w:rPr>
      </w:pPr>
    </w:p>
    <w:p w14:paraId="0423027C" w14:textId="77777777" w:rsidR="006131AD" w:rsidRDefault="006131AD">
      <w:pPr>
        <w:pStyle w:val="Corpodetexto"/>
        <w:rPr>
          <w:sz w:val="27"/>
        </w:rPr>
      </w:pPr>
    </w:p>
    <w:p w14:paraId="4E2306B8" w14:textId="77777777" w:rsidR="006131AD" w:rsidRDefault="006131AD">
      <w:pPr>
        <w:pStyle w:val="Corpodetexto"/>
        <w:rPr>
          <w:sz w:val="27"/>
        </w:rPr>
      </w:pPr>
    </w:p>
    <w:p w14:paraId="30C5991C" w14:textId="77777777" w:rsidR="006131AD" w:rsidRDefault="006131AD">
      <w:pPr>
        <w:pStyle w:val="Corpodetexto"/>
        <w:rPr>
          <w:sz w:val="27"/>
        </w:rPr>
      </w:pPr>
    </w:p>
    <w:p w14:paraId="278F9FF7" w14:textId="77777777" w:rsidR="006131AD" w:rsidRDefault="006131AD">
      <w:pPr>
        <w:pStyle w:val="Corpodetexto"/>
        <w:rPr>
          <w:sz w:val="27"/>
        </w:rPr>
      </w:pPr>
    </w:p>
    <w:p w14:paraId="4BF88392" w14:textId="77777777" w:rsidR="006131AD" w:rsidRDefault="006131AD">
      <w:pPr>
        <w:pStyle w:val="Corpodetexto"/>
        <w:rPr>
          <w:sz w:val="27"/>
        </w:rPr>
      </w:pPr>
    </w:p>
    <w:p w14:paraId="17DC64C3" w14:textId="77777777" w:rsidR="006131AD" w:rsidRDefault="006131AD">
      <w:pPr>
        <w:pStyle w:val="Corpodetexto"/>
        <w:rPr>
          <w:sz w:val="27"/>
        </w:rPr>
      </w:pPr>
    </w:p>
    <w:p w14:paraId="7D1255D1" w14:textId="77777777" w:rsidR="006131AD" w:rsidRDefault="006131AD">
      <w:pPr>
        <w:pStyle w:val="Corpodetexto"/>
        <w:rPr>
          <w:sz w:val="27"/>
        </w:rPr>
      </w:pPr>
    </w:p>
    <w:p w14:paraId="43732FFB" w14:textId="77777777" w:rsidR="006131AD" w:rsidRDefault="006131AD">
      <w:pPr>
        <w:pStyle w:val="Corpodetexto"/>
        <w:rPr>
          <w:sz w:val="27"/>
        </w:rPr>
      </w:pPr>
    </w:p>
    <w:p w14:paraId="3504902B" w14:textId="77777777" w:rsidR="006131AD" w:rsidRDefault="006131AD">
      <w:pPr>
        <w:pStyle w:val="Corpodetexto"/>
        <w:rPr>
          <w:sz w:val="27"/>
        </w:rPr>
      </w:pPr>
    </w:p>
    <w:p w14:paraId="0B1B8F40" w14:textId="77777777" w:rsidR="006131AD" w:rsidRDefault="006131AD">
      <w:pPr>
        <w:pStyle w:val="Corpodetexto"/>
        <w:rPr>
          <w:sz w:val="27"/>
        </w:rPr>
      </w:pPr>
    </w:p>
    <w:p w14:paraId="3B53449F" w14:textId="77777777" w:rsidR="006131AD" w:rsidRDefault="006131AD">
      <w:pPr>
        <w:pStyle w:val="Corpodetexto"/>
        <w:rPr>
          <w:sz w:val="27"/>
        </w:rPr>
      </w:pPr>
    </w:p>
    <w:p w14:paraId="047C4E59" w14:textId="77777777" w:rsidR="006131AD" w:rsidRDefault="006131AD">
      <w:pPr>
        <w:pStyle w:val="Corpodetexto"/>
        <w:rPr>
          <w:sz w:val="27"/>
        </w:rPr>
      </w:pPr>
    </w:p>
    <w:p w14:paraId="2FD663DB" w14:textId="77777777" w:rsidR="006131AD" w:rsidRDefault="006131AD">
      <w:pPr>
        <w:pStyle w:val="Corpodetexto"/>
        <w:rPr>
          <w:sz w:val="27"/>
        </w:rPr>
      </w:pPr>
    </w:p>
    <w:p w14:paraId="4EC192E3" w14:textId="77777777" w:rsidR="006131AD" w:rsidRDefault="006131AD">
      <w:pPr>
        <w:pStyle w:val="Corpodetexto"/>
        <w:rPr>
          <w:sz w:val="27"/>
        </w:rPr>
      </w:pPr>
    </w:p>
    <w:p w14:paraId="732CEF7F" w14:textId="77777777" w:rsidR="006131AD" w:rsidRDefault="006131AD">
      <w:pPr>
        <w:pStyle w:val="Corpodetexto"/>
        <w:spacing w:before="132"/>
        <w:rPr>
          <w:sz w:val="27"/>
        </w:rPr>
      </w:pPr>
    </w:p>
    <w:p w14:paraId="1DECBD98" w14:textId="77777777" w:rsidR="006131AD" w:rsidRDefault="00000000">
      <w:pPr>
        <w:pStyle w:val="Corpodetexto"/>
        <w:spacing w:line="340" w:lineRule="auto"/>
        <w:ind w:left="3447" w:right="3454"/>
        <w:jc w:val="center"/>
      </w:pPr>
      <w:r>
        <w:rPr>
          <w:spacing w:val="-2"/>
          <w:w w:val="105"/>
        </w:rPr>
        <w:t>BELO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 xml:space="preserve">HORIZONTE </w:t>
      </w:r>
      <w:r>
        <w:rPr>
          <w:spacing w:val="-4"/>
          <w:w w:val="105"/>
        </w:rPr>
        <w:t>2026</w:t>
      </w:r>
    </w:p>
    <w:p w14:paraId="1E323D9F" w14:textId="77777777" w:rsidR="006131AD" w:rsidRDefault="006131AD">
      <w:pPr>
        <w:pStyle w:val="Corpodetexto"/>
        <w:spacing w:line="340" w:lineRule="auto"/>
        <w:jc w:val="center"/>
        <w:sectPr w:rsidR="006131AD">
          <w:type w:val="continuous"/>
          <w:pgSz w:w="11910" w:h="16840"/>
          <w:pgMar w:top="1680" w:right="992" w:bottom="280" w:left="1559" w:header="720" w:footer="720" w:gutter="0"/>
          <w:cols w:space="720"/>
        </w:sectPr>
      </w:pPr>
    </w:p>
    <w:p w14:paraId="0872C898" w14:textId="77777777" w:rsidR="006131AD" w:rsidRDefault="00000000">
      <w:pPr>
        <w:spacing w:before="89"/>
        <w:ind w:left="390" w:right="396"/>
        <w:jc w:val="center"/>
        <w:rPr>
          <w:sz w:val="27"/>
        </w:rPr>
      </w:pPr>
      <w:bookmarkStart w:id="0" w:name="Folha_de_rosto"/>
      <w:bookmarkEnd w:id="0"/>
      <w:r>
        <w:rPr>
          <w:spacing w:val="-4"/>
          <w:sz w:val="27"/>
        </w:rPr>
        <w:lastRenderedPageBreak/>
        <w:t>GUSTAVO</w:t>
      </w:r>
      <w:r>
        <w:rPr>
          <w:spacing w:val="-13"/>
          <w:sz w:val="27"/>
        </w:rPr>
        <w:t xml:space="preserve"> </w:t>
      </w:r>
      <w:r>
        <w:rPr>
          <w:spacing w:val="-4"/>
          <w:sz w:val="27"/>
        </w:rPr>
        <w:t>ARAUJO</w:t>
      </w:r>
      <w:r>
        <w:rPr>
          <w:spacing w:val="-13"/>
          <w:sz w:val="27"/>
        </w:rPr>
        <w:t xml:space="preserve"> </w:t>
      </w:r>
      <w:r>
        <w:rPr>
          <w:spacing w:val="-4"/>
          <w:sz w:val="27"/>
        </w:rPr>
        <w:t>ALVES</w:t>
      </w:r>
    </w:p>
    <w:p w14:paraId="36861BCD" w14:textId="77777777" w:rsidR="006131AD" w:rsidRDefault="006131AD">
      <w:pPr>
        <w:pStyle w:val="Corpodetexto"/>
        <w:rPr>
          <w:sz w:val="27"/>
        </w:rPr>
      </w:pPr>
    </w:p>
    <w:p w14:paraId="51E5643C" w14:textId="77777777" w:rsidR="006131AD" w:rsidRDefault="006131AD">
      <w:pPr>
        <w:pStyle w:val="Corpodetexto"/>
        <w:rPr>
          <w:sz w:val="27"/>
        </w:rPr>
      </w:pPr>
    </w:p>
    <w:p w14:paraId="684326B0" w14:textId="77777777" w:rsidR="006131AD" w:rsidRDefault="006131AD">
      <w:pPr>
        <w:pStyle w:val="Corpodetexto"/>
        <w:rPr>
          <w:sz w:val="27"/>
        </w:rPr>
      </w:pPr>
    </w:p>
    <w:p w14:paraId="7330266B" w14:textId="77777777" w:rsidR="006131AD" w:rsidRDefault="006131AD">
      <w:pPr>
        <w:pStyle w:val="Corpodetexto"/>
        <w:rPr>
          <w:sz w:val="27"/>
        </w:rPr>
      </w:pPr>
    </w:p>
    <w:p w14:paraId="193EDA13" w14:textId="77777777" w:rsidR="006131AD" w:rsidRDefault="006131AD">
      <w:pPr>
        <w:pStyle w:val="Corpodetexto"/>
        <w:rPr>
          <w:sz w:val="27"/>
        </w:rPr>
      </w:pPr>
    </w:p>
    <w:p w14:paraId="1B40C07B" w14:textId="77777777" w:rsidR="006131AD" w:rsidRDefault="006131AD">
      <w:pPr>
        <w:pStyle w:val="Corpodetexto"/>
        <w:rPr>
          <w:sz w:val="27"/>
        </w:rPr>
      </w:pPr>
    </w:p>
    <w:p w14:paraId="1E24DD4B" w14:textId="77777777" w:rsidR="006131AD" w:rsidRDefault="006131AD">
      <w:pPr>
        <w:pStyle w:val="Corpodetexto"/>
        <w:rPr>
          <w:sz w:val="27"/>
        </w:rPr>
      </w:pPr>
    </w:p>
    <w:p w14:paraId="074A38FA" w14:textId="77777777" w:rsidR="006131AD" w:rsidRDefault="006131AD">
      <w:pPr>
        <w:pStyle w:val="Corpodetexto"/>
        <w:rPr>
          <w:sz w:val="27"/>
        </w:rPr>
      </w:pPr>
    </w:p>
    <w:p w14:paraId="4578812C" w14:textId="77777777" w:rsidR="006131AD" w:rsidRDefault="006131AD">
      <w:pPr>
        <w:pStyle w:val="Corpodetexto"/>
        <w:rPr>
          <w:sz w:val="27"/>
        </w:rPr>
      </w:pPr>
    </w:p>
    <w:p w14:paraId="3B005139" w14:textId="77777777" w:rsidR="006131AD" w:rsidRDefault="006131AD">
      <w:pPr>
        <w:pStyle w:val="Corpodetexto"/>
        <w:rPr>
          <w:sz w:val="27"/>
        </w:rPr>
      </w:pPr>
    </w:p>
    <w:p w14:paraId="1638C230" w14:textId="77777777" w:rsidR="006131AD" w:rsidRDefault="006131AD">
      <w:pPr>
        <w:pStyle w:val="Corpodetexto"/>
        <w:rPr>
          <w:sz w:val="27"/>
        </w:rPr>
      </w:pPr>
    </w:p>
    <w:p w14:paraId="1A7E740C" w14:textId="77777777" w:rsidR="006131AD" w:rsidRDefault="006131AD">
      <w:pPr>
        <w:pStyle w:val="Corpodetexto"/>
        <w:rPr>
          <w:sz w:val="27"/>
        </w:rPr>
      </w:pPr>
    </w:p>
    <w:p w14:paraId="0036A437" w14:textId="77777777" w:rsidR="006131AD" w:rsidRDefault="006131AD">
      <w:pPr>
        <w:pStyle w:val="Corpodetexto"/>
        <w:rPr>
          <w:sz w:val="27"/>
        </w:rPr>
      </w:pPr>
    </w:p>
    <w:p w14:paraId="4B4679C4" w14:textId="77777777" w:rsidR="006131AD" w:rsidRDefault="006131AD">
      <w:pPr>
        <w:pStyle w:val="Corpodetexto"/>
        <w:rPr>
          <w:sz w:val="27"/>
        </w:rPr>
      </w:pPr>
    </w:p>
    <w:p w14:paraId="69BA3F5A" w14:textId="77777777" w:rsidR="006131AD" w:rsidRDefault="006131AD">
      <w:pPr>
        <w:pStyle w:val="Corpodetexto"/>
        <w:rPr>
          <w:sz w:val="27"/>
        </w:rPr>
      </w:pPr>
    </w:p>
    <w:p w14:paraId="291D3E2E" w14:textId="77777777" w:rsidR="006131AD" w:rsidRDefault="006131AD">
      <w:pPr>
        <w:pStyle w:val="Corpodetexto"/>
        <w:rPr>
          <w:sz w:val="27"/>
        </w:rPr>
      </w:pPr>
    </w:p>
    <w:p w14:paraId="61E7466C" w14:textId="77777777" w:rsidR="006131AD" w:rsidRDefault="006131AD">
      <w:pPr>
        <w:pStyle w:val="Corpodetexto"/>
        <w:spacing w:before="129"/>
        <w:rPr>
          <w:sz w:val="27"/>
        </w:rPr>
      </w:pPr>
    </w:p>
    <w:p w14:paraId="008583AA" w14:textId="77777777" w:rsidR="006131AD" w:rsidRDefault="00000000">
      <w:pPr>
        <w:pStyle w:val="Ttulo"/>
      </w:pPr>
      <w:r>
        <w:t>DIVERSIFICAÇÃO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PORTFÓLIO</w:t>
      </w:r>
      <w:r>
        <w:rPr>
          <w:spacing w:val="-8"/>
        </w:rPr>
        <w:t xml:space="preserve"> </w:t>
      </w:r>
      <w:r>
        <w:t>EM</w:t>
      </w:r>
      <w:r>
        <w:rPr>
          <w:spacing w:val="-8"/>
        </w:rPr>
        <w:t xml:space="preserve"> </w:t>
      </w:r>
      <w:r>
        <w:t>CRIPTO</w:t>
      </w:r>
      <w:r>
        <w:rPr>
          <w:spacing w:val="-7"/>
        </w:rPr>
        <w:t xml:space="preserve"> </w:t>
      </w:r>
      <w:r>
        <w:rPr>
          <w:spacing w:val="-2"/>
        </w:rPr>
        <w:t>ATIVOS:</w:t>
      </w:r>
    </w:p>
    <w:p w14:paraId="1D18CFDA" w14:textId="77777777" w:rsidR="006131AD" w:rsidRDefault="00000000">
      <w:pPr>
        <w:spacing w:before="48" w:line="278" w:lineRule="auto"/>
        <w:ind w:left="112" w:right="118"/>
        <w:jc w:val="center"/>
        <w:rPr>
          <w:sz w:val="27"/>
        </w:rPr>
      </w:pPr>
      <w:r>
        <w:rPr>
          <w:sz w:val="27"/>
        </w:rPr>
        <w:t xml:space="preserve">Uma Abordagem Híbrida de Otimização Média-Variância e Machine </w:t>
      </w:r>
      <w:r>
        <w:rPr>
          <w:spacing w:val="-2"/>
          <w:sz w:val="27"/>
        </w:rPr>
        <w:t>Learning</w:t>
      </w:r>
    </w:p>
    <w:p w14:paraId="5BEA8F6C" w14:textId="77777777" w:rsidR="006131AD" w:rsidRDefault="006131AD">
      <w:pPr>
        <w:pStyle w:val="Corpodetexto"/>
        <w:rPr>
          <w:sz w:val="27"/>
        </w:rPr>
      </w:pPr>
    </w:p>
    <w:p w14:paraId="508D1489" w14:textId="77777777" w:rsidR="006131AD" w:rsidRDefault="006131AD">
      <w:pPr>
        <w:pStyle w:val="Corpodetexto"/>
        <w:rPr>
          <w:sz w:val="27"/>
        </w:rPr>
      </w:pPr>
    </w:p>
    <w:p w14:paraId="4F59BC63" w14:textId="77777777" w:rsidR="006131AD" w:rsidRDefault="006131AD">
      <w:pPr>
        <w:pStyle w:val="Corpodetexto"/>
        <w:rPr>
          <w:sz w:val="27"/>
        </w:rPr>
      </w:pPr>
    </w:p>
    <w:p w14:paraId="409CFC07" w14:textId="77777777" w:rsidR="006131AD" w:rsidRDefault="006131AD">
      <w:pPr>
        <w:pStyle w:val="Corpodetexto"/>
        <w:rPr>
          <w:sz w:val="27"/>
        </w:rPr>
      </w:pPr>
    </w:p>
    <w:p w14:paraId="617D7F1E" w14:textId="77777777" w:rsidR="006131AD" w:rsidRDefault="006131AD">
      <w:pPr>
        <w:pStyle w:val="Corpodetexto"/>
        <w:spacing w:before="45"/>
        <w:rPr>
          <w:sz w:val="27"/>
        </w:rPr>
      </w:pPr>
    </w:p>
    <w:p w14:paraId="2682954A" w14:textId="77777777" w:rsidR="006131AD" w:rsidRDefault="00000000">
      <w:pPr>
        <w:pStyle w:val="Corpodetexto"/>
        <w:spacing w:line="273" w:lineRule="auto"/>
        <w:ind w:left="3624" w:right="281"/>
        <w:jc w:val="both"/>
      </w:pPr>
      <w:r>
        <w:rPr>
          <w:w w:val="105"/>
        </w:rPr>
        <w:t xml:space="preserve">Trabalho apresentado no Curso de Graduação em Administração do Centro Federal de Educação Tecnológica de Minas Gerais como requisito parcial </w:t>
      </w:r>
      <w:r>
        <w:t>para</w:t>
      </w:r>
      <w:r>
        <w:rPr>
          <w:spacing w:val="-4"/>
        </w:rPr>
        <w:t xml:space="preserve"> </w:t>
      </w:r>
      <w:r>
        <w:t>aprovação</w:t>
      </w:r>
      <w:r>
        <w:rPr>
          <w:spacing w:val="-5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>disciplina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Trabalho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 xml:space="preserve">Conclusão </w:t>
      </w:r>
      <w:r>
        <w:rPr>
          <w:w w:val="105"/>
        </w:rPr>
        <w:t>de Curso I.</w:t>
      </w:r>
    </w:p>
    <w:p w14:paraId="7AA6073B" w14:textId="77777777" w:rsidR="006131AD" w:rsidRDefault="00000000">
      <w:pPr>
        <w:pStyle w:val="Corpodetexto"/>
        <w:spacing w:before="194"/>
        <w:ind w:left="3631"/>
        <w:jc w:val="both"/>
      </w:pPr>
      <w:r>
        <w:rPr>
          <w:w w:val="105"/>
        </w:rPr>
        <w:t>Orientador:</w:t>
      </w:r>
      <w:r>
        <w:rPr>
          <w:spacing w:val="-16"/>
          <w:w w:val="105"/>
        </w:rPr>
        <w:t xml:space="preserve"> </w:t>
      </w:r>
      <w:r>
        <w:rPr>
          <w:w w:val="105"/>
        </w:rPr>
        <w:t>Prof.</w:t>
      </w:r>
      <w:r>
        <w:rPr>
          <w:spacing w:val="-15"/>
          <w:w w:val="105"/>
        </w:rPr>
        <w:t xml:space="preserve"> </w:t>
      </w:r>
      <w:r>
        <w:rPr>
          <w:w w:val="105"/>
        </w:rPr>
        <w:t>Felipe</w:t>
      </w:r>
      <w:r>
        <w:rPr>
          <w:spacing w:val="-15"/>
          <w:w w:val="105"/>
        </w:rPr>
        <w:t xml:space="preserve"> </w:t>
      </w:r>
      <w:r>
        <w:rPr>
          <w:w w:val="105"/>
        </w:rPr>
        <w:t>Dias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Paiva</w:t>
      </w:r>
    </w:p>
    <w:p w14:paraId="4E7049FC" w14:textId="77777777" w:rsidR="006131AD" w:rsidRDefault="00000000">
      <w:pPr>
        <w:pStyle w:val="Corpodetexto"/>
        <w:spacing w:before="36" w:line="273" w:lineRule="auto"/>
        <w:ind w:left="3631" w:right="273"/>
        <w:jc w:val="both"/>
      </w:pPr>
      <w:r>
        <w:t>CENTRO FEDERAL DE EDUCAÇÃO TECNOLÓGICA DE MINAS GERAIS</w:t>
      </w:r>
    </w:p>
    <w:p w14:paraId="44D3236F" w14:textId="77777777" w:rsidR="006131AD" w:rsidRDefault="006131AD">
      <w:pPr>
        <w:pStyle w:val="Corpodetexto"/>
      </w:pPr>
    </w:p>
    <w:p w14:paraId="73033FD3" w14:textId="77777777" w:rsidR="006131AD" w:rsidRDefault="006131AD">
      <w:pPr>
        <w:pStyle w:val="Corpodetexto"/>
      </w:pPr>
    </w:p>
    <w:p w14:paraId="5EB46E12" w14:textId="77777777" w:rsidR="006131AD" w:rsidRDefault="006131AD">
      <w:pPr>
        <w:pStyle w:val="Corpodetexto"/>
      </w:pPr>
    </w:p>
    <w:p w14:paraId="4AEFA272" w14:textId="77777777" w:rsidR="006131AD" w:rsidRDefault="006131AD">
      <w:pPr>
        <w:pStyle w:val="Corpodetexto"/>
      </w:pPr>
    </w:p>
    <w:p w14:paraId="6637DD8F" w14:textId="77777777" w:rsidR="006131AD" w:rsidRDefault="006131AD">
      <w:pPr>
        <w:pStyle w:val="Corpodetexto"/>
      </w:pPr>
    </w:p>
    <w:p w14:paraId="083B913E" w14:textId="77777777" w:rsidR="006131AD" w:rsidRDefault="006131AD">
      <w:pPr>
        <w:pStyle w:val="Corpodetexto"/>
      </w:pPr>
    </w:p>
    <w:p w14:paraId="703FA647" w14:textId="77777777" w:rsidR="006131AD" w:rsidRDefault="006131AD">
      <w:pPr>
        <w:pStyle w:val="Corpodetexto"/>
      </w:pPr>
    </w:p>
    <w:p w14:paraId="54DAD8D2" w14:textId="77777777" w:rsidR="006131AD" w:rsidRDefault="006131AD">
      <w:pPr>
        <w:pStyle w:val="Corpodetexto"/>
      </w:pPr>
    </w:p>
    <w:p w14:paraId="6ABCC0D6" w14:textId="77777777" w:rsidR="006131AD" w:rsidRDefault="006131AD">
      <w:pPr>
        <w:pStyle w:val="Corpodetexto"/>
        <w:spacing w:before="127"/>
      </w:pPr>
    </w:p>
    <w:p w14:paraId="663EB5B2" w14:textId="77777777" w:rsidR="006131AD" w:rsidRDefault="00000000">
      <w:pPr>
        <w:pStyle w:val="Corpodetexto"/>
        <w:spacing w:before="1" w:line="340" w:lineRule="auto"/>
        <w:ind w:left="3447" w:right="3454"/>
        <w:jc w:val="center"/>
      </w:pPr>
      <w:r>
        <w:rPr>
          <w:spacing w:val="-2"/>
          <w:w w:val="105"/>
        </w:rPr>
        <w:t>BELO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 xml:space="preserve">HORIZONTE </w:t>
      </w:r>
      <w:r>
        <w:rPr>
          <w:spacing w:val="-4"/>
          <w:w w:val="105"/>
        </w:rPr>
        <w:t>2026</w:t>
      </w:r>
    </w:p>
    <w:p w14:paraId="0ECD5358" w14:textId="77777777" w:rsidR="006131AD" w:rsidRDefault="006131AD">
      <w:pPr>
        <w:pStyle w:val="Corpodetexto"/>
        <w:spacing w:line="340" w:lineRule="auto"/>
        <w:jc w:val="center"/>
        <w:sectPr w:rsidR="006131AD">
          <w:pgSz w:w="11910" w:h="16840"/>
          <w:pgMar w:top="1580" w:right="992" w:bottom="280" w:left="1559" w:header="720" w:footer="720" w:gutter="0"/>
          <w:cols w:space="720"/>
        </w:sectPr>
      </w:pPr>
    </w:p>
    <w:p w14:paraId="76031D19" w14:textId="77777777" w:rsidR="006131AD" w:rsidRDefault="00000000">
      <w:pPr>
        <w:spacing w:before="95"/>
        <w:ind w:left="112" w:right="182"/>
        <w:jc w:val="center"/>
        <w:rPr>
          <w:b/>
        </w:rPr>
      </w:pPr>
      <w:bookmarkStart w:id="1" w:name="Lista_de_Figuras"/>
      <w:bookmarkEnd w:id="1"/>
      <w:r>
        <w:rPr>
          <w:b/>
          <w:spacing w:val="-2"/>
          <w:w w:val="105"/>
        </w:rPr>
        <w:lastRenderedPageBreak/>
        <w:t>LISTA</w:t>
      </w:r>
      <w:r>
        <w:rPr>
          <w:b/>
          <w:spacing w:val="-14"/>
          <w:w w:val="105"/>
        </w:rPr>
        <w:t xml:space="preserve"> </w:t>
      </w:r>
      <w:r>
        <w:rPr>
          <w:b/>
          <w:spacing w:val="-2"/>
          <w:w w:val="105"/>
        </w:rPr>
        <w:t>DE</w:t>
      </w:r>
      <w:r>
        <w:rPr>
          <w:b/>
          <w:spacing w:val="-14"/>
          <w:w w:val="105"/>
        </w:rPr>
        <w:t xml:space="preserve"> </w:t>
      </w:r>
      <w:r>
        <w:rPr>
          <w:b/>
          <w:spacing w:val="-2"/>
          <w:w w:val="105"/>
        </w:rPr>
        <w:t>FIGURAS</w:t>
      </w:r>
    </w:p>
    <w:p w14:paraId="708048E2" w14:textId="77777777" w:rsidR="006131AD" w:rsidRDefault="00000000">
      <w:pPr>
        <w:pStyle w:val="Corpodetexto"/>
        <w:tabs>
          <w:tab w:val="right" w:leader="dot" w:pos="9065"/>
        </w:tabs>
        <w:spacing w:before="903"/>
        <w:ind w:right="6"/>
        <w:jc w:val="center"/>
      </w:pPr>
      <w:hyperlink w:anchor="_bookmark19" w:history="1">
        <w:r>
          <w:t>Figura</w:t>
        </w:r>
        <w:r>
          <w:rPr>
            <w:spacing w:val="10"/>
          </w:rPr>
          <w:t xml:space="preserve"> </w:t>
        </w:r>
        <w:r>
          <w:t>1</w:t>
        </w:r>
        <w:r>
          <w:rPr>
            <w:spacing w:val="68"/>
            <w:w w:val="150"/>
          </w:rPr>
          <w:t xml:space="preserve"> </w:t>
        </w:r>
        <w:r>
          <w:t>–</w:t>
        </w:r>
        <w:r>
          <w:rPr>
            <w:spacing w:val="61"/>
            <w:w w:val="150"/>
          </w:rPr>
          <w:t xml:space="preserve"> </w:t>
        </w:r>
        <w:r>
          <w:t>Valor</w:t>
        </w:r>
        <w:r>
          <w:rPr>
            <w:spacing w:val="10"/>
          </w:rPr>
          <w:t xml:space="preserve"> </w:t>
        </w:r>
        <w:r>
          <w:t>de</w:t>
        </w:r>
        <w:r>
          <w:rPr>
            <w:spacing w:val="10"/>
          </w:rPr>
          <w:t xml:space="preserve"> </w:t>
        </w:r>
        <w:r>
          <w:t>mercado</w:t>
        </w:r>
        <w:r>
          <w:rPr>
            <w:spacing w:val="9"/>
          </w:rPr>
          <w:t xml:space="preserve"> </w:t>
        </w:r>
        <w:r>
          <w:t>global</w:t>
        </w:r>
        <w:r>
          <w:rPr>
            <w:spacing w:val="10"/>
          </w:rPr>
          <w:t xml:space="preserve"> </w:t>
        </w:r>
        <w:r>
          <w:t>dos</w:t>
        </w:r>
        <w:r>
          <w:rPr>
            <w:spacing w:val="10"/>
          </w:rPr>
          <w:t xml:space="preserve"> </w:t>
        </w:r>
        <w:r>
          <w:rPr>
            <w:spacing w:val="-2"/>
          </w:rPr>
          <w:t>criptoativos</w:t>
        </w:r>
      </w:hyperlink>
      <w:r>
        <w:rPr>
          <w:rFonts w:ascii="Times New Roman" w:hAnsi="Times New Roman"/>
        </w:rPr>
        <w:tab/>
      </w:r>
      <w:r>
        <w:rPr>
          <w:spacing w:val="-5"/>
        </w:rPr>
        <w:t>15</w:t>
      </w:r>
    </w:p>
    <w:p w14:paraId="0478E93C" w14:textId="77777777" w:rsidR="006131AD" w:rsidRDefault="006131AD">
      <w:pPr>
        <w:pStyle w:val="Corpodetexto"/>
        <w:jc w:val="center"/>
        <w:sectPr w:rsidR="006131AD">
          <w:pgSz w:w="11910" w:h="16840"/>
          <w:pgMar w:top="1620" w:right="992" w:bottom="280" w:left="1559" w:header="720" w:footer="720" w:gutter="0"/>
          <w:cols w:space="720"/>
        </w:sectPr>
      </w:pPr>
    </w:p>
    <w:p w14:paraId="2D986243" w14:textId="77777777" w:rsidR="006131AD" w:rsidRDefault="00000000">
      <w:pPr>
        <w:pStyle w:val="Ttulo1"/>
        <w:spacing w:before="95"/>
        <w:ind w:left="112" w:right="182" w:firstLine="0"/>
        <w:jc w:val="center"/>
      </w:pPr>
      <w:bookmarkStart w:id="2" w:name="Lista_de_Tabelas"/>
      <w:bookmarkEnd w:id="2"/>
      <w:r>
        <w:rPr>
          <w:spacing w:val="-2"/>
          <w:w w:val="105"/>
        </w:rPr>
        <w:lastRenderedPageBreak/>
        <w:t>LISTA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TABELAS</w:t>
      </w:r>
    </w:p>
    <w:p w14:paraId="49FE7869" w14:textId="77777777" w:rsidR="006131AD" w:rsidRDefault="006131AD">
      <w:pPr>
        <w:pStyle w:val="Ttulo1"/>
        <w:jc w:val="center"/>
        <w:sectPr w:rsidR="006131AD">
          <w:pgSz w:w="11910" w:h="16840"/>
          <w:pgMar w:top="1620" w:right="992" w:bottom="280" w:left="1559" w:header="720" w:footer="720" w:gutter="0"/>
          <w:cols w:space="720"/>
        </w:sectPr>
      </w:pPr>
    </w:p>
    <w:p w14:paraId="425E2657" w14:textId="77777777" w:rsidR="006131AD" w:rsidRDefault="00000000">
      <w:pPr>
        <w:pStyle w:val="Ttulo1"/>
        <w:spacing w:before="95"/>
        <w:ind w:left="112" w:right="182" w:firstLine="0"/>
        <w:jc w:val="center"/>
      </w:pPr>
      <w:bookmarkStart w:id="3" w:name="Lista_de_Quadros"/>
      <w:bookmarkEnd w:id="3"/>
      <w:r>
        <w:rPr>
          <w:spacing w:val="-2"/>
          <w:w w:val="105"/>
        </w:rPr>
        <w:lastRenderedPageBreak/>
        <w:t>LISTA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QUADROS</w:t>
      </w:r>
    </w:p>
    <w:p w14:paraId="30F1BB69" w14:textId="77777777" w:rsidR="006131AD" w:rsidRDefault="00000000">
      <w:pPr>
        <w:pStyle w:val="Corpodetexto"/>
        <w:tabs>
          <w:tab w:val="left" w:leader="dot" w:pos="8813"/>
        </w:tabs>
        <w:spacing w:before="903"/>
        <w:ind w:right="6"/>
        <w:jc w:val="center"/>
      </w:pPr>
      <w:hyperlink w:anchor="_bookmark60" w:history="1">
        <w:r>
          <w:rPr>
            <w:w w:val="105"/>
          </w:rPr>
          <w:t>Quadro</w:t>
        </w:r>
        <w:r>
          <w:rPr>
            <w:spacing w:val="-5"/>
            <w:w w:val="105"/>
          </w:rPr>
          <w:t xml:space="preserve"> </w:t>
        </w:r>
        <w:r>
          <w:rPr>
            <w:w w:val="105"/>
          </w:rPr>
          <w:t>1</w:t>
        </w:r>
        <w:r>
          <w:rPr>
            <w:spacing w:val="70"/>
            <w:w w:val="105"/>
          </w:rPr>
          <w:t xml:space="preserve"> </w:t>
        </w:r>
        <w:r>
          <w:rPr>
            <w:w w:val="105"/>
          </w:rPr>
          <w:t>–</w:t>
        </w:r>
        <w:r>
          <w:rPr>
            <w:spacing w:val="70"/>
            <w:w w:val="105"/>
          </w:rPr>
          <w:t xml:space="preserve"> </w:t>
        </w:r>
        <w:r>
          <w:rPr>
            <w:spacing w:val="-2"/>
            <w:w w:val="105"/>
          </w:rPr>
          <w:t>cronograma</w:t>
        </w:r>
      </w:hyperlink>
      <w:r>
        <w:rPr>
          <w:rFonts w:ascii="Times New Roman" w:hAnsi="Times New Roman"/>
        </w:rPr>
        <w:tab/>
      </w:r>
      <w:r>
        <w:rPr>
          <w:spacing w:val="-5"/>
          <w:w w:val="105"/>
        </w:rPr>
        <w:t>36</w:t>
      </w:r>
    </w:p>
    <w:p w14:paraId="44AF82E3" w14:textId="77777777" w:rsidR="006131AD" w:rsidRDefault="006131AD">
      <w:pPr>
        <w:pStyle w:val="Corpodetexto"/>
        <w:jc w:val="center"/>
        <w:sectPr w:rsidR="006131AD">
          <w:pgSz w:w="11910" w:h="16840"/>
          <w:pgMar w:top="1620" w:right="992" w:bottom="280" w:left="1559" w:header="720" w:footer="720" w:gutter="0"/>
          <w:cols w:space="720"/>
        </w:sectPr>
      </w:pPr>
    </w:p>
    <w:p w14:paraId="1C3D0CD8" w14:textId="77777777" w:rsidR="006131AD" w:rsidRDefault="00000000">
      <w:pPr>
        <w:spacing w:before="95"/>
        <w:ind w:left="390" w:right="396"/>
        <w:jc w:val="center"/>
        <w:rPr>
          <w:b/>
        </w:rPr>
      </w:pPr>
      <w:bookmarkStart w:id="4" w:name="Lista_de_Algoritmos"/>
      <w:bookmarkEnd w:id="4"/>
      <w:r>
        <w:rPr>
          <w:b/>
          <w:spacing w:val="-2"/>
          <w:w w:val="105"/>
        </w:rPr>
        <w:lastRenderedPageBreak/>
        <w:t>LISTA</w:t>
      </w:r>
      <w:r>
        <w:rPr>
          <w:b/>
          <w:spacing w:val="-14"/>
          <w:w w:val="105"/>
        </w:rPr>
        <w:t xml:space="preserve"> </w:t>
      </w:r>
      <w:r>
        <w:rPr>
          <w:b/>
          <w:spacing w:val="-2"/>
          <w:w w:val="105"/>
        </w:rPr>
        <w:t>DE</w:t>
      </w:r>
      <w:r>
        <w:rPr>
          <w:b/>
          <w:spacing w:val="-14"/>
          <w:w w:val="105"/>
        </w:rPr>
        <w:t xml:space="preserve"> </w:t>
      </w:r>
      <w:r>
        <w:rPr>
          <w:b/>
          <w:spacing w:val="-2"/>
          <w:w w:val="105"/>
        </w:rPr>
        <w:t>ALGORITMOS</w:t>
      </w:r>
    </w:p>
    <w:p w14:paraId="6D226DCB" w14:textId="77777777" w:rsidR="006131AD" w:rsidRDefault="006131AD">
      <w:pPr>
        <w:jc w:val="center"/>
        <w:rPr>
          <w:b/>
        </w:rPr>
        <w:sectPr w:rsidR="006131AD">
          <w:pgSz w:w="11910" w:h="16840"/>
          <w:pgMar w:top="1620" w:right="992" w:bottom="280" w:left="1559" w:header="720" w:footer="720" w:gutter="0"/>
          <w:cols w:space="720"/>
        </w:sectPr>
      </w:pPr>
    </w:p>
    <w:p w14:paraId="5CDAEED8" w14:textId="77777777" w:rsidR="006131AD" w:rsidRDefault="00000000">
      <w:pPr>
        <w:spacing w:before="95"/>
        <w:ind w:left="390" w:right="397"/>
        <w:jc w:val="center"/>
        <w:rPr>
          <w:b/>
        </w:rPr>
      </w:pPr>
      <w:bookmarkStart w:id="5" w:name="Lista_de_Abreviaturas_e_Siglas"/>
      <w:bookmarkEnd w:id="5"/>
      <w:r>
        <w:rPr>
          <w:b/>
        </w:rPr>
        <w:lastRenderedPageBreak/>
        <w:t>LISTA</w:t>
      </w:r>
      <w:r>
        <w:rPr>
          <w:b/>
          <w:spacing w:val="12"/>
        </w:rPr>
        <w:t xml:space="preserve"> </w:t>
      </w:r>
      <w:r>
        <w:rPr>
          <w:b/>
        </w:rPr>
        <w:t>DE</w:t>
      </w:r>
      <w:r>
        <w:rPr>
          <w:b/>
          <w:spacing w:val="13"/>
        </w:rPr>
        <w:t xml:space="preserve"> </w:t>
      </w:r>
      <w:r>
        <w:rPr>
          <w:b/>
        </w:rPr>
        <w:t>ABREVIATURAS</w:t>
      </w:r>
      <w:r>
        <w:rPr>
          <w:b/>
          <w:spacing w:val="13"/>
        </w:rPr>
        <w:t xml:space="preserve"> </w:t>
      </w:r>
      <w:r>
        <w:rPr>
          <w:b/>
        </w:rPr>
        <w:t>E</w:t>
      </w:r>
      <w:r>
        <w:rPr>
          <w:b/>
          <w:spacing w:val="13"/>
        </w:rPr>
        <w:t xml:space="preserve"> </w:t>
      </w:r>
      <w:r>
        <w:rPr>
          <w:b/>
          <w:spacing w:val="-2"/>
        </w:rPr>
        <w:t>SIGLAS</w:t>
      </w:r>
    </w:p>
    <w:p w14:paraId="5609B619" w14:textId="77777777" w:rsidR="006131AD" w:rsidRDefault="006131AD">
      <w:pPr>
        <w:pStyle w:val="Corpodetexto"/>
        <w:rPr>
          <w:b/>
        </w:rPr>
      </w:pPr>
    </w:p>
    <w:p w14:paraId="4D9BD0EC" w14:textId="77777777" w:rsidR="006131AD" w:rsidRDefault="006131AD">
      <w:pPr>
        <w:pStyle w:val="Corpodetexto"/>
        <w:spacing w:before="228"/>
        <w:rPr>
          <w:b/>
        </w:rPr>
      </w:pPr>
    </w:p>
    <w:p w14:paraId="6DAAC087" w14:textId="77777777" w:rsidR="006131AD" w:rsidRDefault="00000000">
      <w:pPr>
        <w:tabs>
          <w:tab w:val="left" w:pos="1957"/>
        </w:tabs>
        <w:spacing w:line="362" w:lineRule="auto"/>
        <w:ind w:left="594" w:right="4302"/>
      </w:pPr>
      <w:r>
        <w:rPr>
          <w:spacing w:val="-4"/>
          <w:w w:val="105"/>
        </w:rPr>
        <w:t>ANNs</w:t>
      </w:r>
      <w:r>
        <w:tab/>
      </w:r>
      <w:r>
        <w:rPr>
          <w:i/>
          <w:w w:val="105"/>
        </w:rPr>
        <w:t xml:space="preserve">Artificial Neural Networks </w:t>
      </w:r>
      <w:r>
        <w:rPr>
          <w:spacing w:val="-2"/>
          <w:w w:val="105"/>
        </w:rPr>
        <w:t>COVID-19</w:t>
      </w:r>
      <w:r>
        <w:tab/>
      </w:r>
      <w:r>
        <w:rPr>
          <w:i/>
          <w:w w:val="105"/>
        </w:rPr>
        <w:t xml:space="preserve">Coronavirus Disease 2019 </w:t>
      </w:r>
      <w:r>
        <w:rPr>
          <w:spacing w:val="-4"/>
          <w:w w:val="105"/>
        </w:rPr>
        <w:t>HME</w:t>
      </w:r>
      <w:r>
        <w:tab/>
      </w:r>
      <w:r>
        <w:rPr>
          <w:spacing w:val="-2"/>
          <w:w w:val="105"/>
        </w:rPr>
        <w:t>Hipótese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Mercado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Eficiente</w:t>
      </w:r>
    </w:p>
    <w:p w14:paraId="4AA8F03B" w14:textId="77777777" w:rsidR="006131AD" w:rsidRDefault="00000000">
      <w:pPr>
        <w:tabs>
          <w:tab w:val="left" w:pos="1957"/>
        </w:tabs>
        <w:spacing w:before="43"/>
        <w:ind w:left="594"/>
        <w:rPr>
          <w:i/>
        </w:rPr>
      </w:pPr>
      <w:r>
        <w:rPr>
          <w:spacing w:val="-5"/>
        </w:rPr>
        <w:t>ML</w:t>
      </w:r>
      <w:r>
        <w:tab/>
      </w:r>
      <w:r>
        <w:rPr>
          <w:i/>
        </w:rPr>
        <w:t>Machine</w:t>
      </w:r>
      <w:r>
        <w:rPr>
          <w:i/>
          <w:spacing w:val="26"/>
        </w:rPr>
        <w:t xml:space="preserve"> </w:t>
      </w:r>
      <w:r>
        <w:rPr>
          <w:i/>
          <w:spacing w:val="-2"/>
        </w:rPr>
        <w:t>Learning</w:t>
      </w:r>
    </w:p>
    <w:p w14:paraId="4E14E492" w14:textId="77777777" w:rsidR="006131AD" w:rsidRDefault="00000000">
      <w:pPr>
        <w:tabs>
          <w:tab w:val="left" w:pos="1957"/>
        </w:tabs>
        <w:spacing w:before="177"/>
        <w:ind w:left="594"/>
        <w:rPr>
          <w:i/>
        </w:rPr>
      </w:pPr>
      <w:r>
        <w:rPr>
          <w:spacing w:val="-5"/>
        </w:rPr>
        <w:t>MV</w:t>
      </w:r>
      <w:r>
        <w:tab/>
      </w:r>
      <w:r>
        <w:rPr>
          <w:i/>
        </w:rPr>
        <w:t>Média-</w:t>
      </w:r>
      <w:r>
        <w:rPr>
          <w:i/>
          <w:spacing w:val="-2"/>
        </w:rPr>
        <w:t>variância</w:t>
      </w:r>
    </w:p>
    <w:p w14:paraId="1291866A" w14:textId="77777777" w:rsidR="006131AD" w:rsidRDefault="00000000">
      <w:pPr>
        <w:tabs>
          <w:tab w:val="left" w:pos="1957"/>
        </w:tabs>
        <w:spacing w:before="129"/>
        <w:ind w:left="594"/>
        <w:rPr>
          <w:i/>
        </w:rPr>
      </w:pPr>
      <w:r>
        <w:rPr>
          <w:spacing w:val="-5"/>
        </w:rPr>
        <w:t>SVM</w:t>
      </w:r>
      <w:r>
        <w:tab/>
      </w:r>
      <w:r>
        <w:rPr>
          <w:i/>
        </w:rPr>
        <w:t>Support</w:t>
      </w:r>
      <w:r>
        <w:rPr>
          <w:i/>
          <w:spacing w:val="18"/>
        </w:rPr>
        <w:t xml:space="preserve"> </w:t>
      </w:r>
      <w:r>
        <w:rPr>
          <w:i/>
        </w:rPr>
        <w:t>Vector</w:t>
      </w:r>
      <w:r>
        <w:rPr>
          <w:i/>
          <w:spacing w:val="18"/>
        </w:rPr>
        <w:t xml:space="preserve"> </w:t>
      </w:r>
      <w:r>
        <w:rPr>
          <w:i/>
          <w:spacing w:val="-2"/>
        </w:rPr>
        <w:t>Machine</w:t>
      </w:r>
    </w:p>
    <w:p w14:paraId="73DE4E05" w14:textId="77777777" w:rsidR="006131AD" w:rsidRDefault="006131AD">
      <w:pPr>
        <w:rPr>
          <w:i/>
        </w:rPr>
        <w:sectPr w:rsidR="006131AD">
          <w:pgSz w:w="11910" w:h="16840"/>
          <w:pgMar w:top="1620" w:right="992" w:bottom="280" w:left="1559" w:header="720" w:footer="720" w:gutter="0"/>
          <w:cols w:space="720"/>
        </w:sectPr>
      </w:pPr>
    </w:p>
    <w:p w14:paraId="32641AE4" w14:textId="77777777" w:rsidR="006131AD" w:rsidRDefault="00000000">
      <w:pPr>
        <w:pStyle w:val="Ttulo1"/>
        <w:spacing w:before="95"/>
        <w:ind w:left="112" w:right="182" w:firstLine="0"/>
        <w:jc w:val="center"/>
      </w:pPr>
      <w:bookmarkStart w:id="6" w:name="Sumário"/>
      <w:bookmarkEnd w:id="6"/>
      <w:commentRangeStart w:id="7"/>
      <w:r>
        <w:rPr>
          <w:spacing w:val="-2"/>
          <w:w w:val="105"/>
        </w:rPr>
        <w:lastRenderedPageBreak/>
        <w:t>SUMÁRIO</w:t>
      </w:r>
      <w:commentRangeEnd w:id="7"/>
      <w:r w:rsidR="0049492A">
        <w:rPr>
          <w:rStyle w:val="Refdecomentrio"/>
          <w:sz w:val="22"/>
          <w:szCs w:val="22"/>
        </w:rPr>
        <w:commentReference w:id="7"/>
      </w:r>
    </w:p>
    <w:p w14:paraId="45686715" w14:textId="77777777" w:rsidR="006131AD" w:rsidRDefault="006131AD">
      <w:pPr>
        <w:pStyle w:val="Corpodetexto"/>
        <w:rPr>
          <w:b/>
        </w:rPr>
      </w:pPr>
    </w:p>
    <w:p w14:paraId="51476AB1" w14:textId="77777777" w:rsidR="006131AD" w:rsidRDefault="006131AD">
      <w:pPr>
        <w:pStyle w:val="Corpodetexto"/>
        <w:rPr>
          <w:b/>
        </w:rPr>
      </w:pPr>
    </w:p>
    <w:p w14:paraId="3BD4EEE1" w14:textId="77777777" w:rsidR="006131AD" w:rsidRDefault="006131AD">
      <w:pPr>
        <w:pStyle w:val="Corpodetexto"/>
        <w:rPr>
          <w:b/>
        </w:rPr>
      </w:pPr>
    </w:p>
    <w:p w14:paraId="72DCFAC3" w14:textId="77777777" w:rsidR="006131AD" w:rsidRDefault="006131AD">
      <w:pPr>
        <w:pStyle w:val="Corpodetexto"/>
        <w:spacing w:before="97"/>
        <w:rPr>
          <w:b/>
        </w:rPr>
      </w:pPr>
    </w:p>
    <w:p w14:paraId="228D008E" w14:textId="77777777" w:rsidR="006131AD" w:rsidRDefault="00000000">
      <w:pPr>
        <w:pStyle w:val="PargrafodaLista"/>
        <w:numPr>
          <w:ilvl w:val="0"/>
          <w:numId w:val="2"/>
        </w:numPr>
        <w:tabs>
          <w:tab w:val="left" w:pos="736"/>
          <w:tab w:val="left" w:pos="1334"/>
          <w:tab w:val="left" w:pos="9079"/>
        </w:tabs>
        <w:ind w:hanging="596"/>
        <w:rPr>
          <w:b/>
        </w:rPr>
      </w:pPr>
      <w:hyperlink w:anchor="_bookmark0" w:history="1">
        <w:r>
          <w:rPr>
            <w:b/>
            <w:spacing w:val="-10"/>
            <w:w w:val="105"/>
          </w:rPr>
          <w:t>–</w:t>
        </w:r>
        <w:r>
          <w:rPr>
            <w:b/>
          </w:rPr>
          <w:tab/>
        </w:r>
        <w:r>
          <w:rPr>
            <w:b/>
            <w:w w:val="105"/>
          </w:rPr>
          <w:t>INTRODUÇÃO</w:t>
        </w:r>
      </w:hyperlink>
      <w:r>
        <w:rPr>
          <w:b/>
          <w:spacing w:val="14"/>
          <w:w w:val="105"/>
        </w:rPr>
        <w:t xml:space="preserve"> </w:t>
      </w:r>
      <w:r>
        <w:rPr>
          <w:b/>
          <w:w w:val="105"/>
        </w:rPr>
        <w:t>.</w:t>
      </w:r>
      <w:r>
        <w:rPr>
          <w:b/>
          <w:spacing w:val="52"/>
          <w:w w:val="105"/>
        </w:rPr>
        <w:t xml:space="preserve"> </w:t>
      </w:r>
      <w:r>
        <w:rPr>
          <w:b/>
          <w:w w:val="105"/>
        </w:rPr>
        <w:t>.</w:t>
      </w:r>
      <w:r>
        <w:rPr>
          <w:b/>
          <w:spacing w:val="52"/>
          <w:w w:val="105"/>
        </w:rPr>
        <w:t xml:space="preserve"> </w:t>
      </w:r>
      <w:r>
        <w:rPr>
          <w:b/>
          <w:w w:val="105"/>
        </w:rPr>
        <w:t>.</w:t>
      </w:r>
      <w:r>
        <w:rPr>
          <w:b/>
          <w:spacing w:val="53"/>
          <w:w w:val="105"/>
        </w:rPr>
        <w:t xml:space="preserve"> </w:t>
      </w:r>
      <w:r>
        <w:rPr>
          <w:b/>
          <w:w w:val="105"/>
        </w:rPr>
        <w:t>.</w:t>
      </w:r>
      <w:r>
        <w:rPr>
          <w:b/>
          <w:spacing w:val="52"/>
          <w:w w:val="105"/>
        </w:rPr>
        <w:t xml:space="preserve"> </w:t>
      </w:r>
      <w:r>
        <w:rPr>
          <w:b/>
          <w:w w:val="105"/>
        </w:rPr>
        <w:t>.</w:t>
      </w:r>
      <w:r>
        <w:rPr>
          <w:b/>
          <w:spacing w:val="52"/>
          <w:w w:val="105"/>
        </w:rPr>
        <w:t xml:space="preserve"> </w:t>
      </w:r>
      <w:r>
        <w:rPr>
          <w:b/>
          <w:w w:val="105"/>
        </w:rPr>
        <w:t>.</w:t>
      </w:r>
      <w:r>
        <w:rPr>
          <w:b/>
          <w:spacing w:val="53"/>
          <w:w w:val="105"/>
        </w:rPr>
        <w:t xml:space="preserve"> </w:t>
      </w:r>
      <w:r>
        <w:rPr>
          <w:b/>
          <w:w w:val="105"/>
        </w:rPr>
        <w:t>.</w:t>
      </w:r>
      <w:r>
        <w:rPr>
          <w:b/>
          <w:spacing w:val="52"/>
          <w:w w:val="105"/>
        </w:rPr>
        <w:t xml:space="preserve"> </w:t>
      </w:r>
      <w:r>
        <w:rPr>
          <w:b/>
          <w:w w:val="105"/>
        </w:rPr>
        <w:t>.</w:t>
      </w:r>
      <w:r>
        <w:rPr>
          <w:b/>
          <w:spacing w:val="52"/>
          <w:w w:val="105"/>
        </w:rPr>
        <w:t xml:space="preserve"> </w:t>
      </w:r>
      <w:r>
        <w:rPr>
          <w:b/>
          <w:w w:val="105"/>
        </w:rPr>
        <w:t>.</w:t>
      </w:r>
      <w:r>
        <w:rPr>
          <w:b/>
          <w:spacing w:val="53"/>
          <w:w w:val="105"/>
        </w:rPr>
        <w:t xml:space="preserve"> </w:t>
      </w:r>
      <w:r>
        <w:rPr>
          <w:b/>
          <w:w w:val="105"/>
        </w:rPr>
        <w:t>.</w:t>
      </w:r>
      <w:r>
        <w:rPr>
          <w:b/>
          <w:spacing w:val="52"/>
          <w:w w:val="105"/>
        </w:rPr>
        <w:t xml:space="preserve"> </w:t>
      </w:r>
      <w:r>
        <w:rPr>
          <w:b/>
          <w:w w:val="105"/>
        </w:rPr>
        <w:t>.</w:t>
      </w:r>
      <w:r>
        <w:rPr>
          <w:b/>
          <w:spacing w:val="52"/>
          <w:w w:val="105"/>
        </w:rPr>
        <w:t xml:space="preserve"> </w:t>
      </w:r>
      <w:r>
        <w:rPr>
          <w:b/>
          <w:w w:val="105"/>
        </w:rPr>
        <w:t>.</w:t>
      </w:r>
      <w:r>
        <w:rPr>
          <w:b/>
          <w:spacing w:val="53"/>
          <w:w w:val="105"/>
        </w:rPr>
        <w:t xml:space="preserve"> </w:t>
      </w:r>
      <w:r>
        <w:rPr>
          <w:b/>
          <w:w w:val="105"/>
        </w:rPr>
        <w:t>.</w:t>
      </w:r>
      <w:r>
        <w:rPr>
          <w:b/>
          <w:spacing w:val="52"/>
          <w:w w:val="105"/>
        </w:rPr>
        <w:t xml:space="preserve"> </w:t>
      </w:r>
      <w:r>
        <w:rPr>
          <w:b/>
          <w:w w:val="105"/>
        </w:rPr>
        <w:t>.</w:t>
      </w:r>
      <w:r>
        <w:rPr>
          <w:b/>
          <w:spacing w:val="52"/>
          <w:w w:val="105"/>
        </w:rPr>
        <w:t xml:space="preserve"> </w:t>
      </w:r>
      <w:r>
        <w:rPr>
          <w:b/>
          <w:w w:val="105"/>
        </w:rPr>
        <w:t>.</w:t>
      </w:r>
      <w:r>
        <w:rPr>
          <w:b/>
          <w:spacing w:val="53"/>
          <w:w w:val="105"/>
        </w:rPr>
        <w:t xml:space="preserve"> </w:t>
      </w:r>
      <w:r>
        <w:rPr>
          <w:b/>
          <w:w w:val="105"/>
        </w:rPr>
        <w:t>.</w:t>
      </w:r>
      <w:r>
        <w:rPr>
          <w:b/>
          <w:spacing w:val="52"/>
          <w:w w:val="105"/>
        </w:rPr>
        <w:t xml:space="preserve"> </w:t>
      </w:r>
      <w:r>
        <w:rPr>
          <w:b/>
          <w:w w:val="105"/>
        </w:rPr>
        <w:t>.</w:t>
      </w:r>
      <w:r>
        <w:rPr>
          <w:b/>
          <w:spacing w:val="52"/>
          <w:w w:val="105"/>
        </w:rPr>
        <w:t xml:space="preserve"> </w:t>
      </w:r>
      <w:r>
        <w:rPr>
          <w:b/>
          <w:w w:val="105"/>
        </w:rPr>
        <w:t>.</w:t>
      </w:r>
      <w:r>
        <w:rPr>
          <w:b/>
          <w:spacing w:val="53"/>
          <w:w w:val="105"/>
        </w:rPr>
        <w:t xml:space="preserve"> </w:t>
      </w:r>
      <w:r>
        <w:rPr>
          <w:b/>
          <w:w w:val="105"/>
        </w:rPr>
        <w:t>.</w:t>
      </w:r>
      <w:r>
        <w:rPr>
          <w:b/>
          <w:spacing w:val="52"/>
          <w:w w:val="105"/>
        </w:rPr>
        <w:t xml:space="preserve"> </w:t>
      </w:r>
      <w:r>
        <w:rPr>
          <w:b/>
          <w:w w:val="105"/>
        </w:rPr>
        <w:t>.</w:t>
      </w:r>
      <w:r>
        <w:rPr>
          <w:b/>
          <w:spacing w:val="52"/>
          <w:w w:val="105"/>
        </w:rPr>
        <w:t xml:space="preserve"> </w:t>
      </w:r>
      <w:r>
        <w:rPr>
          <w:b/>
          <w:w w:val="105"/>
        </w:rPr>
        <w:t>.</w:t>
      </w:r>
      <w:r>
        <w:rPr>
          <w:b/>
          <w:spacing w:val="53"/>
          <w:w w:val="105"/>
        </w:rPr>
        <w:t xml:space="preserve"> </w:t>
      </w:r>
      <w:r>
        <w:rPr>
          <w:b/>
          <w:w w:val="105"/>
        </w:rPr>
        <w:t>.</w:t>
      </w:r>
      <w:r>
        <w:rPr>
          <w:b/>
          <w:spacing w:val="52"/>
          <w:w w:val="105"/>
        </w:rPr>
        <w:t xml:space="preserve"> </w:t>
      </w:r>
      <w:r>
        <w:rPr>
          <w:b/>
          <w:w w:val="105"/>
        </w:rPr>
        <w:t>.</w:t>
      </w:r>
      <w:r>
        <w:rPr>
          <w:b/>
          <w:spacing w:val="52"/>
          <w:w w:val="105"/>
        </w:rPr>
        <w:t xml:space="preserve"> </w:t>
      </w:r>
      <w:r>
        <w:rPr>
          <w:b/>
          <w:w w:val="105"/>
        </w:rPr>
        <w:t>.</w:t>
      </w:r>
      <w:r>
        <w:rPr>
          <w:b/>
          <w:spacing w:val="53"/>
          <w:w w:val="105"/>
        </w:rPr>
        <w:t xml:space="preserve"> </w:t>
      </w:r>
      <w:r>
        <w:rPr>
          <w:b/>
          <w:w w:val="105"/>
        </w:rPr>
        <w:t>.</w:t>
      </w:r>
      <w:r>
        <w:rPr>
          <w:b/>
          <w:spacing w:val="52"/>
          <w:w w:val="105"/>
        </w:rPr>
        <w:t xml:space="preserve"> </w:t>
      </w:r>
      <w:r>
        <w:rPr>
          <w:b/>
          <w:w w:val="105"/>
        </w:rPr>
        <w:t>.</w:t>
      </w:r>
      <w:r>
        <w:rPr>
          <w:b/>
          <w:spacing w:val="52"/>
          <w:w w:val="105"/>
        </w:rPr>
        <w:t xml:space="preserve"> </w:t>
      </w:r>
      <w:r>
        <w:rPr>
          <w:b/>
          <w:w w:val="105"/>
        </w:rPr>
        <w:t>.</w:t>
      </w:r>
      <w:r>
        <w:rPr>
          <w:b/>
          <w:spacing w:val="53"/>
          <w:w w:val="105"/>
        </w:rPr>
        <w:t xml:space="preserve"> </w:t>
      </w:r>
      <w:r>
        <w:rPr>
          <w:b/>
          <w:w w:val="105"/>
        </w:rPr>
        <w:t>.</w:t>
      </w:r>
      <w:r>
        <w:rPr>
          <w:b/>
          <w:spacing w:val="52"/>
          <w:w w:val="105"/>
        </w:rPr>
        <w:t xml:space="preserve"> </w:t>
      </w:r>
      <w:r>
        <w:rPr>
          <w:b/>
          <w:w w:val="105"/>
        </w:rPr>
        <w:t>.</w:t>
      </w:r>
      <w:r>
        <w:rPr>
          <w:b/>
          <w:spacing w:val="52"/>
          <w:w w:val="105"/>
        </w:rPr>
        <w:t xml:space="preserve"> </w:t>
      </w:r>
      <w:r>
        <w:rPr>
          <w:b/>
          <w:w w:val="105"/>
        </w:rPr>
        <w:t>.</w:t>
      </w:r>
      <w:r>
        <w:rPr>
          <w:b/>
          <w:spacing w:val="53"/>
          <w:w w:val="105"/>
        </w:rPr>
        <w:t xml:space="preserve"> </w:t>
      </w:r>
      <w:r>
        <w:rPr>
          <w:b/>
          <w:w w:val="105"/>
        </w:rPr>
        <w:t>.</w:t>
      </w:r>
      <w:r>
        <w:rPr>
          <w:b/>
          <w:spacing w:val="52"/>
          <w:w w:val="105"/>
        </w:rPr>
        <w:t xml:space="preserve"> </w:t>
      </w:r>
      <w:r>
        <w:rPr>
          <w:b/>
          <w:spacing w:val="-10"/>
          <w:w w:val="105"/>
        </w:rPr>
        <w:t>.</w:t>
      </w:r>
      <w:r>
        <w:rPr>
          <w:b/>
        </w:rPr>
        <w:tab/>
      </w:r>
      <w:r>
        <w:rPr>
          <w:b/>
          <w:spacing w:val="-10"/>
          <w:w w:val="105"/>
        </w:rPr>
        <w:t>9</w:t>
      </w:r>
    </w:p>
    <w:p w14:paraId="165B08DA" w14:textId="77777777" w:rsidR="006131AD" w:rsidRDefault="00000000">
      <w:pPr>
        <w:pStyle w:val="PargrafodaLista"/>
        <w:numPr>
          <w:ilvl w:val="1"/>
          <w:numId w:val="2"/>
        </w:numPr>
        <w:tabs>
          <w:tab w:val="left" w:pos="1334"/>
          <w:tab w:val="left" w:pos="9079"/>
        </w:tabs>
        <w:spacing w:before="106"/>
        <w:ind w:hanging="1194"/>
        <w:rPr>
          <w:b/>
        </w:rPr>
      </w:pPr>
      <w:hyperlink w:anchor="_bookmark2" w:history="1">
        <w:r>
          <w:rPr>
            <w:b/>
            <w:w w:val="105"/>
          </w:rPr>
          <w:t>Contextualização</w:t>
        </w:r>
      </w:hyperlink>
      <w:r>
        <w:rPr>
          <w:b/>
          <w:spacing w:val="39"/>
          <w:w w:val="105"/>
        </w:rPr>
        <w:t xml:space="preserve"> </w:t>
      </w:r>
      <w:r>
        <w:rPr>
          <w:w w:val="105"/>
        </w:rPr>
        <w:t>.</w:t>
      </w:r>
      <w:r>
        <w:rPr>
          <w:spacing w:val="53"/>
          <w:w w:val="105"/>
        </w:rPr>
        <w:t xml:space="preserve"> </w:t>
      </w:r>
      <w:r>
        <w:rPr>
          <w:w w:val="105"/>
        </w:rPr>
        <w:t>.</w:t>
      </w:r>
      <w:r>
        <w:rPr>
          <w:spacing w:val="52"/>
          <w:w w:val="105"/>
        </w:rPr>
        <w:t xml:space="preserve"> </w:t>
      </w:r>
      <w:r>
        <w:rPr>
          <w:w w:val="105"/>
        </w:rPr>
        <w:t>.</w:t>
      </w:r>
      <w:r>
        <w:rPr>
          <w:spacing w:val="52"/>
          <w:w w:val="105"/>
        </w:rPr>
        <w:t xml:space="preserve"> </w:t>
      </w:r>
      <w:r>
        <w:rPr>
          <w:w w:val="105"/>
        </w:rPr>
        <w:t>.</w:t>
      </w:r>
      <w:r>
        <w:rPr>
          <w:spacing w:val="53"/>
          <w:w w:val="105"/>
        </w:rPr>
        <w:t xml:space="preserve"> </w:t>
      </w:r>
      <w:r>
        <w:rPr>
          <w:w w:val="105"/>
        </w:rPr>
        <w:t>.</w:t>
      </w:r>
      <w:r>
        <w:rPr>
          <w:spacing w:val="52"/>
          <w:w w:val="105"/>
        </w:rPr>
        <w:t xml:space="preserve"> </w:t>
      </w:r>
      <w:r>
        <w:rPr>
          <w:w w:val="105"/>
        </w:rPr>
        <w:t>.</w:t>
      </w:r>
      <w:r>
        <w:rPr>
          <w:spacing w:val="53"/>
          <w:w w:val="105"/>
        </w:rPr>
        <w:t xml:space="preserve"> </w:t>
      </w:r>
      <w:r>
        <w:rPr>
          <w:w w:val="105"/>
        </w:rPr>
        <w:t>.</w:t>
      </w:r>
      <w:r>
        <w:rPr>
          <w:spacing w:val="52"/>
          <w:w w:val="105"/>
        </w:rPr>
        <w:t xml:space="preserve"> </w:t>
      </w:r>
      <w:r>
        <w:rPr>
          <w:w w:val="105"/>
        </w:rPr>
        <w:t>.</w:t>
      </w:r>
      <w:r>
        <w:rPr>
          <w:spacing w:val="53"/>
          <w:w w:val="105"/>
        </w:rPr>
        <w:t xml:space="preserve"> </w:t>
      </w:r>
      <w:r>
        <w:rPr>
          <w:w w:val="105"/>
        </w:rPr>
        <w:t>.</w:t>
      </w:r>
      <w:r>
        <w:rPr>
          <w:spacing w:val="52"/>
          <w:w w:val="105"/>
        </w:rPr>
        <w:t xml:space="preserve"> </w:t>
      </w:r>
      <w:r>
        <w:rPr>
          <w:w w:val="105"/>
        </w:rPr>
        <w:t>.</w:t>
      </w:r>
      <w:r>
        <w:rPr>
          <w:spacing w:val="52"/>
          <w:w w:val="105"/>
        </w:rPr>
        <w:t xml:space="preserve"> </w:t>
      </w:r>
      <w:r>
        <w:rPr>
          <w:w w:val="105"/>
        </w:rPr>
        <w:t>.</w:t>
      </w:r>
      <w:r>
        <w:rPr>
          <w:spacing w:val="53"/>
          <w:w w:val="105"/>
        </w:rPr>
        <w:t xml:space="preserve"> </w:t>
      </w:r>
      <w:r>
        <w:rPr>
          <w:w w:val="105"/>
        </w:rPr>
        <w:t>.</w:t>
      </w:r>
      <w:r>
        <w:rPr>
          <w:spacing w:val="52"/>
          <w:w w:val="105"/>
        </w:rPr>
        <w:t xml:space="preserve"> </w:t>
      </w:r>
      <w:r>
        <w:rPr>
          <w:w w:val="105"/>
        </w:rPr>
        <w:t>.</w:t>
      </w:r>
      <w:r>
        <w:rPr>
          <w:spacing w:val="53"/>
          <w:w w:val="105"/>
        </w:rPr>
        <w:t xml:space="preserve"> </w:t>
      </w:r>
      <w:r>
        <w:rPr>
          <w:w w:val="105"/>
        </w:rPr>
        <w:t>.</w:t>
      </w:r>
      <w:r>
        <w:rPr>
          <w:spacing w:val="52"/>
          <w:w w:val="105"/>
        </w:rPr>
        <w:t xml:space="preserve"> </w:t>
      </w:r>
      <w:r>
        <w:rPr>
          <w:w w:val="105"/>
        </w:rPr>
        <w:t>.</w:t>
      </w:r>
      <w:r>
        <w:rPr>
          <w:spacing w:val="52"/>
          <w:w w:val="105"/>
        </w:rPr>
        <w:t xml:space="preserve"> </w:t>
      </w:r>
      <w:r>
        <w:rPr>
          <w:w w:val="105"/>
        </w:rPr>
        <w:t>.</w:t>
      </w:r>
      <w:r>
        <w:rPr>
          <w:spacing w:val="53"/>
          <w:w w:val="105"/>
        </w:rPr>
        <w:t xml:space="preserve"> </w:t>
      </w:r>
      <w:r>
        <w:rPr>
          <w:w w:val="105"/>
        </w:rPr>
        <w:t>.</w:t>
      </w:r>
      <w:r>
        <w:rPr>
          <w:spacing w:val="52"/>
          <w:w w:val="105"/>
        </w:rPr>
        <w:t xml:space="preserve"> </w:t>
      </w:r>
      <w:r>
        <w:rPr>
          <w:w w:val="105"/>
        </w:rPr>
        <w:t>.</w:t>
      </w:r>
      <w:r>
        <w:rPr>
          <w:spacing w:val="53"/>
          <w:w w:val="105"/>
        </w:rPr>
        <w:t xml:space="preserve"> </w:t>
      </w:r>
      <w:r>
        <w:rPr>
          <w:w w:val="105"/>
        </w:rPr>
        <w:t>.</w:t>
      </w:r>
      <w:r>
        <w:rPr>
          <w:spacing w:val="52"/>
          <w:w w:val="105"/>
        </w:rPr>
        <w:t xml:space="preserve"> </w:t>
      </w:r>
      <w:r>
        <w:rPr>
          <w:w w:val="105"/>
        </w:rPr>
        <w:t>.</w:t>
      </w:r>
      <w:r>
        <w:rPr>
          <w:spacing w:val="52"/>
          <w:w w:val="105"/>
        </w:rPr>
        <w:t xml:space="preserve"> </w:t>
      </w:r>
      <w:r>
        <w:rPr>
          <w:w w:val="105"/>
        </w:rPr>
        <w:t>.</w:t>
      </w:r>
      <w:r>
        <w:rPr>
          <w:spacing w:val="53"/>
          <w:w w:val="105"/>
        </w:rPr>
        <w:t xml:space="preserve"> </w:t>
      </w:r>
      <w:r>
        <w:rPr>
          <w:w w:val="105"/>
        </w:rPr>
        <w:t>.</w:t>
      </w:r>
      <w:r>
        <w:rPr>
          <w:spacing w:val="52"/>
          <w:w w:val="105"/>
        </w:rPr>
        <w:t xml:space="preserve"> </w:t>
      </w:r>
      <w:r>
        <w:rPr>
          <w:w w:val="105"/>
        </w:rPr>
        <w:t>.</w:t>
      </w:r>
      <w:r>
        <w:rPr>
          <w:spacing w:val="53"/>
          <w:w w:val="105"/>
        </w:rPr>
        <w:t xml:space="preserve"> </w:t>
      </w:r>
      <w:r>
        <w:rPr>
          <w:w w:val="105"/>
        </w:rPr>
        <w:t>.</w:t>
      </w:r>
      <w:r>
        <w:rPr>
          <w:spacing w:val="52"/>
          <w:w w:val="105"/>
        </w:rPr>
        <w:t xml:space="preserve"> </w:t>
      </w:r>
      <w:r>
        <w:rPr>
          <w:w w:val="105"/>
        </w:rPr>
        <w:t>.</w:t>
      </w:r>
      <w:r>
        <w:rPr>
          <w:spacing w:val="53"/>
          <w:w w:val="105"/>
        </w:rPr>
        <w:t xml:space="preserve"> </w:t>
      </w:r>
      <w:r>
        <w:rPr>
          <w:w w:val="105"/>
        </w:rPr>
        <w:t>.</w:t>
      </w:r>
      <w:r>
        <w:rPr>
          <w:spacing w:val="52"/>
          <w:w w:val="105"/>
        </w:rPr>
        <w:t xml:space="preserve"> </w:t>
      </w:r>
      <w:r>
        <w:rPr>
          <w:w w:val="105"/>
        </w:rPr>
        <w:t>.</w:t>
      </w:r>
      <w:r>
        <w:rPr>
          <w:spacing w:val="52"/>
          <w:w w:val="105"/>
        </w:rPr>
        <w:t xml:space="preserve"> </w:t>
      </w:r>
      <w:r>
        <w:rPr>
          <w:w w:val="105"/>
        </w:rPr>
        <w:t>.</w:t>
      </w:r>
      <w:r>
        <w:rPr>
          <w:spacing w:val="53"/>
          <w:w w:val="105"/>
        </w:rPr>
        <w:t xml:space="preserve"> </w:t>
      </w:r>
      <w:r>
        <w:rPr>
          <w:w w:val="105"/>
        </w:rPr>
        <w:t>.</w:t>
      </w:r>
      <w:r>
        <w:rPr>
          <w:spacing w:val="52"/>
          <w:w w:val="105"/>
        </w:rPr>
        <w:t xml:space="preserve"> </w:t>
      </w:r>
      <w:r>
        <w:rPr>
          <w:spacing w:val="-10"/>
          <w:w w:val="105"/>
        </w:rPr>
        <w:t>.</w:t>
      </w:r>
      <w:r>
        <w:tab/>
      </w:r>
      <w:r>
        <w:rPr>
          <w:b/>
          <w:spacing w:val="-10"/>
          <w:w w:val="105"/>
        </w:rPr>
        <w:t>9</w:t>
      </w:r>
    </w:p>
    <w:p w14:paraId="3D6F4EB0" w14:textId="77777777" w:rsidR="006131AD" w:rsidRDefault="006131AD">
      <w:pPr>
        <w:pStyle w:val="PargrafodaLista"/>
        <w:rPr>
          <w:b/>
        </w:rPr>
        <w:sectPr w:rsidR="006131AD">
          <w:pgSz w:w="11910" w:h="16840"/>
          <w:pgMar w:top="1620" w:right="992" w:bottom="1172" w:left="1559" w:header="720" w:footer="720" w:gutter="0"/>
          <w:cols w:space="720"/>
        </w:sectPr>
      </w:pPr>
    </w:p>
    <w:sdt>
      <w:sdtPr>
        <w:id w:val="-1454937708"/>
        <w:docPartObj>
          <w:docPartGallery w:val="Table of Contents"/>
          <w:docPartUnique/>
        </w:docPartObj>
      </w:sdtPr>
      <w:sdtContent>
        <w:p w14:paraId="722A9851" w14:textId="77777777" w:rsidR="006131AD" w:rsidRDefault="00000000">
          <w:pPr>
            <w:pStyle w:val="Sumrio3"/>
            <w:numPr>
              <w:ilvl w:val="1"/>
              <w:numId w:val="2"/>
            </w:numPr>
            <w:tabs>
              <w:tab w:val="left" w:pos="1334"/>
              <w:tab w:val="left" w:leader="dot" w:pos="8953"/>
            </w:tabs>
            <w:spacing w:before="105"/>
            <w:ind w:hanging="1194"/>
          </w:pPr>
          <w:hyperlink w:anchor="_bookmark3" w:history="1">
            <w:r>
              <w:rPr>
                <w:spacing w:val="-2"/>
                <w:w w:val="105"/>
              </w:rPr>
              <w:t>Problema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de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Pesquisa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  <w:w w:val="105"/>
            </w:rPr>
            <w:t>10</w:t>
          </w:r>
        </w:p>
        <w:p w14:paraId="67224838" w14:textId="77777777" w:rsidR="006131AD" w:rsidRDefault="00000000">
          <w:pPr>
            <w:pStyle w:val="Sumrio3"/>
            <w:numPr>
              <w:ilvl w:val="1"/>
              <w:numId w:val="2"/>
            </w:numPr>
            <w:tabs>
              <w:tab w:val="left" w:pos="1334"/>
              <w:tab w:val="left" w:leader="dot" w:pos="8953"/>
            </w:tabs>
            <w:ind w:hanging="1194"/>
          </w:pPr>
          <w:hyperlink w:anchor="_bookmark5" w:history="1">
            <w:r>
              <w:rPr>
                <w:spacing w:val="-2"/>
                <w:w w:val="105"/>
              </w:rPr>
              <w:t>Objetivos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de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pesquisa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  <w:w w:val="105"/>
            </w:rPr>
            <w:t>10</w:t>
          </w:r>
        </w:p>
        <w:p w14:paraId="293982A8" w14:textId="77777777" w:rsidR="006131AD" w:rsidRDefault="00000000">
          <w:pPr>
            <w:pStyle w:val="Sumrio3"/>
            <w:numPr>
              <w:ilvl w:val="2"/>
              <w:numId w:val="2"/>
            </w:numPr>
            <w:tabs>
              <w:tab w:val="left" w:pos="1334"/>
              <w:tab w:val="left" w:leader="dot" w:pos="8953"/>
            </w:tabs>
            <w:spacing w:before="105"/>
            <w:ind w:hanging="1194"/>
          </w:pPr>
          <w:hyperlink w:anchor="_bookmark6" w:history="1">
            <w:r>
              <w:t>Objetivo</w:t>
            </w:r>
            <w:r>
              <w:rPr>
                <w:spacing w:val="21"/>
              </w:rPr>
              <w:t xml:space="preserve"> </w:t>
            </w:r>
            <w:r>
              <w:rPr>
                <w:spacing w:val="-4"/>
              </w:rPr>
              <w:t>geral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7"/>
            </w:rPr>
            <w:t>10</w:t>
          </w:r>
        </w:p>
        <w:p w14:paraId="1E56399B" w14:textId="77777777" w:rsidR="006131AD" w:rsidRDefault="00000000">
          <w:pPr>
            <w:pStyle w:val="Sumrio3"/>
            <w:numPr>
              <w:ilvl w:val="2"/>
              <w:numId w:val="2"/>
            </w:numPr>
            <w:tabs>
              <w:tab w:val="left" w:pos="1334"/>
              <w:tab w:val="left" w:leader="dot" w:pos="8953"/>
            </w:tabs>
            <w:ind w:hanging="1194"/>
          </w:pPr>
          <w:hyperlink w:anchor="_bookmark7" w:history="1">
            <w:r>
              <w:t>Objetivos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específicos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10</w:t>
          </w:r>
        </w:p>
        <w:p w14:paraId="6CECA93A" w14:textId="77777777" w:rsidR="006131AD" w:rsidRDefault="00000000">
          <w:pPr>
            <w:pStyle w:val="Sumrio2"/>
            <w:numPr>
              <w:ilvl w:val="1"/>
              <w:numId w:val="2"/>
            </w:numPr>
            <w:tabs>
              <w:tab w:val="left" w:pos="1327"/>
              <w:tab w:val="left" w:leader="dot" w:pos="8953"/>
            </w:tabs>
            <w:ind w:left="1327" w:hanging="1187"/>
          </w:pPr>
          <w:hyperlink w:anchor="_bookmark8" w:history="1">
            <w:r>
              <w:rPr>
                <w:spacing w:val="-2"/>
                <w:w w:val="105"/>
              </w:rPr>
              <w:t>Justificativa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7"/>
              <w:w w:val="105"/>
            </w:rPr>
            <w:t>10</w:t>
          </w:r>
        </w:p>
        <w:p w14:paraId="4E24FF92" w14:textId="77777777" w:rsidR="006131AD" w:rsidRDefault="00000000">
          <w:pPr>
            <w:pStyle w:val="Sumrio1"/>
            <w:numPr>
              <w:ilvl w:val="0"/>
              <w:numId w:val="2"/>
            </w:numPr>
            <w:tabs>
              <w:tab w:val="left" w:pos="736"/>
              <w:tab w:val="left" w:pos="1334"/>
              <w:tab w:val="left" w:leader="dot" w:pos="8953"/>
            </w:tabs>
            <w:ind w:hanging="596"/>
          </w:pPr>
          <w:hyperlink w:anchor="_bookmark10" w:history="1">
            <w:r>
              <w:rPr>
                <w:spacing w:val="-10"/>
              </w:rPr>
              <w:t>–</w:t>
            </w:r>
            <w:r>
              <w:tab/>
              <w:t>REFERENCIAL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TEÓRICO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12</w:t>
          </w:r>
        </w:p>
        <w:p w14:paraId="7C6D5449" w14:textId="77777777" w:rsidR="006131AD" w:rsidRDefault="00000000">
          <w:pPr>
            <w:pStyle w:val="Sumrio2"/>
            <w:numPr>
              <w:ilvl w:val="1"/>
              <w:numId w:val="2"/>
            </w:numPr>
            <w:tabs>
              <w:tab w:val="left" w:pos="1327"/>
              <w:tab w:val="left" w:leader="dot" w:pos="8953"/>
            </w:tabs>
            <w:ind w:left="1327" w:hanging="1187"/>
          </w:pPr>
          <w:hyperlink w:anchor="_bookmark12" w:history="1">
            <w:r>
              <w:rPr>
                <w:spacing w:val="-2"/>
                <w:w w:val="105"/>
              </w:rPr>
              <w:t>Tomada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de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decisão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no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mercado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financeiro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  <w:w w:val="105"/>
            </w:rPr>
            <w:t>12</w:t>
          </w:r>
        </w:p>
        <w:p w14:paraId="094762F8" w14:textId="77777777" w:rsidR="006131AD" w:rsidRDefault="00000000">
          <w:pPr>
            <w:pStyle w:val="Sumrio3"/>
            <w:numPr>
              <w:ilvl w:val="1"/>
              <w:numId w:val="2"/>
            </w:numPr>
            <w:tabs>
              <w:tab w:val="left" w:pos="1334"/>
              <w:tab w:val="left" w:leader="dot" w:pos="8953"/>
            </w:tabs>
            <w:ind w:hanging="1194"/>
          </w:pPr>
          <w:hyperlink w:anchor="_bookmark14" w:history="1">
            <w:r>
              <w:rPr>
                <w:w w:val="105"/>
              </w:rPr>
              <w:t>Cripto</w:t>
            </w:r>
            <w:r>
              <w:rPr>
                <w:spacing w:val="-16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Ativos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  <w:w w:val="105"/>
            </w:rPr>
            <w:t>14</w:t>
          </w:r>
        </w:p>
        <w:p w14:paraId="12AC6D88" w14:textId="77777777" w:rsidR="006131AD" w:rsidRDefault="00000000">
          <w:pPr>
            <w:pStyle w:val="Sumrio3"/>
            <w:numPr>
              <w:ilvl w:val="2"/>
              <w:numId w:val="2"/>
            </w:numPr>
            <w:tabs>
              <w:tab w:val="left" w:pos="1334"/>
              <w:tab w:val="left" w:leader="dot" w:pos="8953"/>
            </w:tabs>
            <w:ind w:hanging="1194"/>
          </w:pPr>
          <w:hyperlink w:anchor="_bookmark16" w:history="1">
            <w:r>
              <w:t>Conceito,</w:t>
            </w:r>
            <w:r>
              <w:rPr>
                <w:spacing w:val="25"/>
              </w:rPr>
              <w:t xml:space="preserve"> </w:t>
            </w:r>
            <w:r>
              <w:t>origem</w:t>
            </w:r>
            <w:r>
              <w:rPr>
                <w:spacing w:val="25"/>
              </w:rPr>
              <w:t xml:space="preserve"> </w:t>
            </w:r>
            <w:r>
              <w:t>e</w:t>
            </w:r>
            <w:r>
              <w:rPr>
                <w:spacing w:val="25"/>
              </w:rPr>
              <w:t xml:space="preserve"> </w:t>
            </w:r>
            <w:r>
              <w:t>funcionamento</w:t>
            </w:r>
            <w:r>
              <w:rPr>
                <w:spacing w:val="25"/>
              </w:rPr>
              <w:t xml:space="preserve"> </w:t>
            </w:r>
            <w:r>
              <w:t>dos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criptoativos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14</w:t>
          </w:r>
        </w:p>
        <w:p w14:paraId="7BF2BF0A" w14:textId="77777777" w:rsidR="006131AD" w:rsidRDefault="00000000">
          <w:pPr>
            <w:pStyle w:val="Sumrio3"/>
            <w:numPr>
              <w:ilvl w:val="2"/>
              <w:numId w:val="2"/>
            </w:numPr>
            <w:tabs>
              <w:tab w:val="left" w:pos="1334"/>
              <w:tab w:val="left" w:leader="dot" w:pos="8953"/>
            </w:tabs>
            <w:spacing w:before="105"/>
            <w:ind w:hanging="1194"/>
          </w:pPr>
          <w:hyperlink w:anchor="_bookmark17" w:history="1">
            <w:r>
              <w:t>Características</w:t>
            </w:r>
            <w:r>
              <w:rPr>
                <w:spacing w:val="23"/>
              </w:rPr>
              <w:t xml:space="preserve"> </w:t>
            </w:r>
            <w:r>
              <w:t>do</w:t>
            </w:r>
            <w:r>
              <w:rPr>
                <w:spacing w:val="23"/>
              </w:rPr>
              <w:t xml:space="preserve"> </w:t>
            </w:r>
            <w:r>
              <w:t>mercado</w:t>
            </w:r>
            <w:r>
              <w:rPr>
                <w:spacing w:val="23"/>
              </w:rPr>
              <w:t xml:space="preserve"> </w:t>
            </w:r>
            <w:r>
              <w:t>de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criptoativos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15</w:t>
          </w:r>
        </w:p>
        <w:p w14:paraId="2A97CB29" w14:textId="77777777" w:rsidR="006131AD" w:rsidRDefault="00000000">
          <w:pPr>
            <w:pStyle w:val="Sumrio4"/>
            <w:numPr>
              <w:ilvl w:val="1"/>
              <w:numId w:val="2"/>
            </w:numPr>
            <w:tabs>
              <w:tab w:val="left" w:pos="1334"/>
              <w:tab w:val="left" w:leader="dot" w:pos="8953"/>
            </w:tabs>
            <w:ind w:hanging="1194"/>
            <w:rPr>
              <w:i w:val="0"/>
            </w:rPr>
          </w:pPr>
          <w:hyperlink w:anchor="_bookmark24" w:history="1">
            <w:r>
              <w:t>Machine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learning</w:t>
            </w:r>
          </w:hyperlink>
          <w:r>
            <w:rPr>
              <w:rFonts w:ascii="Times New Roman"/>
              <w:b w:val="0"/>
              <w:i w:val="0"/>
            </w:rPr>
            <w:tab/>
          </w:r>
          <w:r>
            <w:rPr>
              <w:i w:val="0"/>
              <w:spacing w:val="-5"/>
            </w:rPr>
            <w:t>19</w:t>
          </w:r>
        </w:p>
        <w:p w14:paraId="1C59A65C" w14:textId="77777777" w:rsidR="006131AD" w:rsidRDefault="00000000">
          <w:pPr>
            <w:pStyle w:val="Sumrio5"/>
            <w:numPr>
              <w:ilvl w:val="2"/>
              <w:numId w:val="2"/>
            </w:numPr>
            <w:tabs>
              <w:tab w:val="left" w:pos="1334"/>
              <w:tab w:val="left" w:leader="dot" w:pos="8953"/>
            </w:tabs>
            <w:ind w:hanging="1194"/>
            <w:rPr>
              <w:i w:val="0"/>
            </w:rPr>
          </w:pPr>
          <w:hyperlink w:anchor="_bookmark25" w:history="1">
            <w:r>
              <w:rPr>
                <w:i w:val="0"/>
              </w:rPr>
              <w:t>Fundamentos</w:t>
            </w:r>
            <w:r>
              <w:rPr>
                <w:i w:val="0"/>
                <w:spacing w:val="26"/>
              </w:rPr>
              <w:t xml:space="preserve"> </w:t>
            </w:r>
            <w:r>
              <w:rPr>
                <w:i w:val="0"/>
              </w:rPr>
              <w:t>do</w:t>
            </w:r>
            <w:r>
              <w:rPr>
                <w:i w:val="0"/>
                <w:spacing w:val="27"/>
              </w:rPr>
              <w:t xml:space="preserve"> </w:t>
            </w:r>
            <w:r>
              <w:t>machine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learning</w:t>
            </w:r>
          </w:hyperlink>
          <w:r>
            <w:rPr>
              <w:rFonts w:ascii="Times New Roman"/>
              <w:b w:val="0"/>
              <w:i w:val="0"/>
            </w:rPr>
            <w:tab/>
          </w:r>
          <w:r>
            <w:rPr>
              <w:i w:val="0"/>
              <w:spacing w:val="-5"/>
            </w:rPr>
            <w:t>19</w:t>
          </w:r>
        </w:p>
        <w:p w14:paraId="364FCF52" w14:textId="77777777" w:rsidR="006131AD" w:rsidRDefault="00000000">
          <w:pPr>
            <w:pStyle w:val="Sumrio3"/>
            <w:numPr>
              <w:ilvl w:val="2"/>
              <w:numId w:val="2"/>
            </w:numPr>
            <w:tabs>
              <w:tab w:val="left" w:pos="1325"/>
              <w:tab w:val="left" w:leader="dot" w:pos="8953"/>
            </w:tabs>
            <w:ind w:left="1325" w:hanging="1185"/>
          </w:pPr>
          <w:hyperlink w:anchor="_bookmark27" w:history="1">
            <w:r>
              <w:t>AdaBoost:</w:t>
            </w:r>
            <w:r>
              <w:rPr>
                <w:spacing w:val="29"/>
              </w:rPr>
              <w:t xml:space="preserve"> </w:t>
            </w:r>
            <w:r>
              <w:t>funcionamento</w:t>
            </w:r>
            <w:r>
              <w:rPr>
                <w:spacing w:val="30"/>
              </w:rPr>
              <w:t xml:space="preserve"> </w:t>
            </w:r>
            <w:r>
              <w:t>e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características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20</w:t>
          </w:r>
        </w:p>
        <w:p w14:paraId="2ED14399" w14:textId="77777777" w:rsidR="006131AD" w:rsidRDefault="00000000">
          <w:pPr>
            <w:pStyle w:val="Sumrio5"/>
            <w:numPr>
              <w:ilvl w:val="2"/>
              <w:numId w:val="2"/>
            </w:numPr>
            <w:tabs>
              <w:tab w:val="left" w:pos="1325"/>
              <w:tab w:val="left" w:leader="dot" w:pos="8953"/>
            </w:tabs>
            <w:ind w:left="1325" w:hanging="1185"/>
            <w:rPr>
              <w:i w:val="0"/>
            </w:rPr>
          </w:pPr>
          <w:hyperlink w:anchor="_bookmark29" w:history="1">
            <w:r>
              <w:rPr>
                <w:i w:val="0"/>
                <w:w w:val="105"/>
              </w:rPr>
              <w:t>Aplicações</w:t>
            </w:r>
            <w:r>
              <w:rPr>
                <w:i w:val="0"/>
                <w:spacing w:val="-15"/>
                <w:w w:val="105"/>
              </w:rPr>
              <w:t xml:space="preserve"> </w:t>
            </w:r>
            <w:r>
              <w:rPr>
                <w:i w:val="0"/>
                <w:w w:val="105"/>
              </w:rPr>
              <w:t>de</w:t>
            </w:r>
            <w:r>
              <w:rPr>
                <w:i w:val="0"/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machine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learning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i w:val="0"/>
                <w:w w:val="105"/>
              </w:rPr>
              <w:t>em</w:t>
            </w:r>
            <w:r>
              <w:rPr>
                <w:i w:val="0"/>
                <w:spacing w:val="-14"/>
                <w:w w:val="105"/>
              </w:rPr>
              <w:t xml:space="preserve"> </w:t>
            </w:r>
            <w:r>
              <w:rPr>
                <w:i w:val="0"/>
                <w:w w:val="105"/>
              </w:rPr>
              <w:t>finanças</w:t>
            </w:r>
            <w:r>
              <w:rPr>
                <w:i w:val="0"/>
                <w:spacing w:val="-14"/>
                <w:w w:val="105"/>
              </w:rPr>
              <w:t xml:space="preserve"> </w:t>
            </w:r>
            <w:r>
              <w:rPr>
                <w:i w:val="0"/>
                <w:w w:val="105"/>
              </w:rPr>
              <w:t>e</w:t>
            </w:r>
            <w:r>
              <w:rPr>
                <w:i w:val="0"/>
                <w:spacing w:val="-14"/>
                <w:w w:val="105"/>
              </w:rPr>
              <w:t xml:space="preserve"> </w:t>
            </w:r>
            <w:r>
              <w:rPr>
                <w:i w:val="0"/>
                <w:spacing w:val="-2"/>
                <w:w w:val="105"/>
              </w:rPr>
              <w:t>criptoativos</w:t>
            </w:r>
          </w:hyperlink>
          <w:r>
            <w:rPr>
              <w:rFonts w:ascii="Times New Roman" w:hAnsi="Times New Roman"/>
              <w:b w:val="0"/>
              <w:i w:val="0"/>
            </w:rPr>
            <w:tab/>
          </w:r>
          <w:r>
            <w:rPr>
              <w:i w:val="0"/>
              <w:spacing w:val="-5"/>
              <w:w w:val="105"/>
            </w:rPr>
            <w:t>21</w:t>
          </w:r>
        </w:p>
        <w:p w14:paraId="2D1B1103" w14:textId="77777777" w:rsidR="006131AD" w:rsidRDefault="00000000">
          <w:pPr>
            <w:pStyle w:val="Sumrio2"/>
            <w:numPr>
              <w:ilvl w:val="1"/>
              <w:numId w:val="2"/>
            </w:numPr>
            <w:tabs>
              <w:tab w:val="left" w:pos="1327"/>
              <w:tab w:val="left" w:leader="dot" w:pos="8953"/>
            </w:tabs>
            <w:spacing w:before="106"/>
            <w:ind w:left="1327" w:hanging="1187"/>
          </w:pPr>
          <w:hyperlink w:anchor="_bookmark31" w:history="1">
            <w:r>
              <w:rPr>
                <w:spacing w:val="-2"/>
                <w:w w:val="105"/>
              </w:rPr>
              <w:t>Teoria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Moderna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de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Portfólio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  <w:w w:val="105"/>
            </w:rPr>
            <w:t>22</w:t>
          </w:r>
        </w:p>
        <w:p w14:paraId="02685E0F" w14:textId="77777777" w:rsidR="006131AD" w:rsidRDefault="00000000">
          <w:pPr>
            <w:pStyle w:val="Sumrio3"/>
            <w:numPr>
              <w:ilvl w:val="2"/>
              <w:numId w:val="2"/>
            </w:numPr>
            <w:tabs>
              <w:tab w:val="left" w:pos="1334"/>
              <w:tab w:val="left" w:leader="dot" w:pos="8953"/>
            </w:tabs>
            <w:ind w:hanging="1194"/>
          </w:pPr>
          <w:hyperlink w:anchor="_bookmark32" w:history="1">
            <w:r>
              <w:rPr>
                <w:w w:val="105"/>
              </w:rPr>
              <w:t>Fundamentos</w:t>
            </w:r>
            <w:r>
              <w:rPr>
                <w:spacing w:val="-16"/>
                <w:w w:val="105"/>
              </w:rPr>
              <w:t xml:space="preserve"> </w:t>
            </w:r>
            <w:r>
              <w:rPr>
                <w:w w:val="105"/>
              </w:rPr>
              <w:t>da</w:t>
            </w:r>
            <w:r>
              <w:rPr>
                <w:spacing w:val="-15"/>
                <w:w w:val="105"/>
              </w:rPr>
              <w:t xml:space="preserve"> </w:t>
            </w:r>
            <w:r>
              <w:rPr>
                <w:w w:val="105"/>
              </w:rPr>
              <w:t>teoria</w:t>
            </w:r>
            <w:r>
              <w:rPr>
                <w:spacing w:val="-15"/>
                <w:w w:val="105"/>
              </w:rPr>
              <w:t xml:space="preserve"> </w:t>
            </w:r>
            <w:r>
              <w:rPr>
                <w:w w:val="105"/>
              </w:rPr>
              <w:t>moderna</w:t>
            </w:r>
            <w:r>
              <w:rPr>
                <w:spacing w:val="-15"/>
                <w:w w:val="105"/>
              </w:rPr>
              <w:t xml:space="preserve"> </w:t>
            </w:r>
            <w:r>
              <w:rPr>
                <w:w w:val="105"/>
              </w:rPr>
              <w:t>de</w:t>
            </w:r>
            <w:r>
              <w:rPr>
                <w:spacing w:val="-15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portfólio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  <w:w w:val="105"/>
            </w:rPr>
            <w:t>22</w:t>
          </w:r>
        </w:p>
        <w:p w14:paraId="78ED213D" w14:textId="77777777" w:rsidR="006131AD" w:rsidRDefault="00000000">
          <w:pPr>
            <w:pStyle w:val="Sumrio3"/>
            <w:numPr>
              <w:ilvl w:val="2"/>
              <w:numId w:val="2"/>
            </w:numPr>
            <w:tabs>
              <w:tab w:val="left" w:pos="1334"/>
              <w:tab w:val="left" w:leader="dot" w:pos="8953"/>
            </w:tabs>
            <w:spacing w:before="105"/>
            <w:ind w:hanging="1194"/>
          </w:pPr>
          <w:hyperlink w:anchor="_bookmark34" w:history="1">
            <w:r>
              <w:t>Modelo</w:t>
            </w:r>
            <w:r>
              <w:rPr>
                <w:spacing w:val="26"/>
              </w:rPr>
              <w:t xml:space="preserve"> </w:t>
            </w:r>
            <w:r>
              <w:t>média-variância</w:t>
            </w:r>
            <w:r>
              <w:rPr>
                <w:spacing w:val="27"/>
              </w:rPr>
              <w:t xml:space="preserve"> </w:t>
            </w:r>
            <w:r>
              <w:t>de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Markowitz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23</w:t>
          </w:r>
        </w:p>
        <w:p w14:paraId="3C211F6B" w14:textId="77777777" w:rsidR="006131AD" w:rsidRDefault="00000000">
          <w:pPr>
            <w:pStyle w:val="Sumrio3"/>
            <w:numPr>
              <w:ilvl w:val="2"/>
              <w:numId w:val="2"/>
            </w:numPr>
            <w:tabs>
              <w:tab w:val="left" w:pos="1334"/>
              <w:tab w:val="left" w:leader="dot" w:pos="8953"/>
            </w:tabs>
            <w:ind w:hanging="1194"/>
          </w:pPr>
          <w:hyperlink w:anchor="_bookmark36" w:history="1">
            <w:r>
              <w:t>Diversificação</w:t>
            </w:r>
            <w:r>
              <w:rPr>
                <w:spacing w:val="22"/>
              </w:rPr>
              <w:t xml:space="preserve"> </w:t>
            </w:r>
            <w:r>
              <w:t>e</w:t>
            </w:r>
            <w:r>
              <w:rPr>
                <w:spacing w:val="25"/>
              </w:rPr>
              <w:t xml:space="preserve"> </w:t>
            </w:r>
            <w:r>
              <w:t>fronteira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eficiente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24</w:t>
          </w:r>
        </w:p>
        <w:p w14:paraId="5DBF18D2" w14:textId="77777777" w:rsidR="006131AD" w:rsidRDefault="00000000">
          <w:pPr>
            <w:pStyle w:val="Sumrio3"/>
            <w:numPr>
              <w:ilvl w:val="2"/>
              <w:numId w:val="2"/>
            </w:numPr>
            <w:tabs>
              <w:tab w:val="left" w:pos="1325"/>
              <w:tab w:val="left" w:leader="dot" w:pos="8953"/>
            </w:tabs>
            <w:spacing w:before="105"/>
            <w:ind w:left="1325" w:hanging="1185"/>
          </w:pPr>
          <w:hyperlink w:anchor="_bookmark38" w:history="1">
            <w:r>
              <w:t>Aplicação</w:t>
            </w:r>
            <w:r>
              <w:rPr>
                <w:spacing w:val="25"/>
              </w:rPr>
              <w:t xml:space="preserve"> </w:t>
            </w:r>
            <w:r>
              <w:t>da</w:t>
            </w:r>
            <w:r>
              <w:rPr>
                <w:spacing w:val="24"/>
              </w:rPr>
              <w:t xml:space="preserve"> </w:t>
            </w:r>
            <w:r>
              <w:t>média-variância</w:t>
            </w:r>
            <w:r>
              <w:rPr>
                <w:spacing w:val="25"/>
              </w:rPr>
              <w:t xml:space="preserve"> </w:t>
            </w:r>
            <w:r>
              <w:t>em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criptoativos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24</w:t>
          </w:r>
        </w:p>
        <w:p w14:paraId="07281F09" w14:textId="77777777" w:rsidR="006131AD" w:rsidRDefault="00000000">
          <w:pPr>
            <w:pStyle w:val="Sumrio1"/>
            <w:numPr>
              <w:ilvl w:val="0"/>
              <w:numId w:val="2"/>
            </w:numPr>
            <w:tabs>
              <w:tab w:val="left" w:pos="736"/>
              <w:tab w:val="left" w:pos="1334"/>
              <w:tab w:val="left" w:leader="dot" w:pos="8953"/>
            </w:tabs>
            <w:ind w:hanging="596"/>
          </w:pPr>
          <w:hyperlink w:anchor="_bookmark40" w:history="1">
            <w:r>
              <w:rPr>
                <w:spacing w:val="-10"/>
              </w:rPr>
              <w:t>–</w:t>
            </w:r>
            <w:r>
              <w:tab/>
              <w:t>ESTUDOS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RELACIONADOS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26</w:t>
          </w:r>
        </w:p>
        <w:p w14:paraId="293B6194" w14:textId="77777777" w:rsidR="006131AD" w:rsidRDefault="00000000">
          <w:pPr>
            <w:pStyle w:val="Sumrio3"/>
            <w:numPr>
              <w:ilvl w:val="1"/>
              <w:numId w:val="2"/>
            </w:numPr>
            <w:tabs>
              <w:tab w:val="left" w:pos="1334"/>
              <w:tab w:val="left" w:pos="8953"/>
            </w:tabs>
            <w:spacing w:before="105"/>
            <w:ind w:hanging="1194"/>
          </w:pPr>
          <w:hyperlink w:anchor="_bookmark42" w:history="1">
            <w:r>
              <w:rPr>
                <w:w w:val="105"/>
              </w:rPr>
              <w:t>Estudos</w:t>
            </w:r>
            <w:r>
              <w:rPr>
                <w:spacing w:val="-16"/>
                <w:w w:val="105"/>
              </w:rPr>
              <w:t xml:space="preserve"> </w:t>
            </w:r>
            <w:r>
              <w:rPr>
                <w:w w:val="105"/>
              </w:rPr>
              <w:t>sobre</w:t>
            </w:r>
            <w:r>
              <w:rPr>
                <w:spacing w:val="-16"/>
                <w:w w:val="105"/>
              </w:rPr>
              <w:t xml:space="preserve"> </w:t>
            </w:r>
            <w:r>
              <w:rPr>
                <w:w w:val="105"/>
              </w:rPr>
              <w:t>machine</w:t>
            </w:r>
            <w:r>
              <w:rPr>
                <w:spacing w:val="-15"/>
                <w:w w:val="105"/>
              </w:rPr>
              <w:t xml:space="preserve"> </w:t>
            </w:r>
            <w:r>
              <w:rPr>
                <w:w w:val="105"/>
              </w:rPr>
              <w:t>learning</w:t>
            </w:r>
            <w:r>
              <w:rPr>
                <w:spacing w:val="-16"/>
                <w:w w:val="105"/>
              </w:rPr>
              <w:t xml:space="preserve"> </w:t>
            </w:r>
            <w:r>
              <w:rPr>
                <w:w w:val="105"/>
              </w:rPr>
              <w:t>aplicado</w:t>
            </w:r>
            <w:r>
              <w:rPr>
                <w:spacing w:val="-16"/>
                <w:w w:val="105"/>
              </w:rPr>
              <w:t xml:space="preserve"> </w:t>
            </w:r>
            <w:r>
              <w:rPr>
                <w:w w:val="105"/>
              </w:rPr>
              <w:t>à</w:t>
            </w:r>
            <w:r>
              <w:rPr>
                <w:spacing w:val="-15"/>
                <w:w w:val="105"/>
              </w:rPr>
              <w:t xml:space="preserve"> </w:t>
            </w:r>
            <w:r>
              <w:rPr>
                <w:w w:val="105"/>
              </w:rPr>
              <w:t>otimização</w:t>
            </w:r>
            <w:r>
              <w:rPr>
                <w:spacing w:val="-16"/>
                <w:w w:val="105"/>
              </w:rPr>
              <w:t xml:space="preserve"> </w:t>
            </w:r>
            <w:r>
              <w:rPr>
                <w:w w:val="105"/>
              </w:rPr>
              <w:t>de</w:t>
            </w:r>
            <w:r>
              <w:rPr>
                <w:spacing w:val="-15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portfólios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  <w:w w:val="105"/>
            </w:rPr>
            <w:t>26</w:t>
          </w:r>
        </w:p>
        <w:p w14:paraId="661B4547" w14:textId="77777777" w:rsidR="006131AD" w:rsidRDefault="00000000">
          <w:pPr>
            <w:pStyle w:val="Sumrio3"/>
            <w:numPr>
              <w:ilvl w:val="1"/>
              <w:numId w:val="2"/>
            </w:numPr>
            <w:tabs>
              <w:tab w:val="left" w:pos="1334"/>
              <w:tab w:val="left" w:leader="dot" w:pos="8953"/>
            </w:tabs>
            <w:ind w:hanging="1194"/>
          </w:pPr>
          <w:hyperlink w:anchor="_bookmark44" w:history="1">
            <w:r>
              <w:t>Estudos</w:t>
            </w:r>
            <w:r>
              <w:rPr>
                <w:spacing w:val="22"/>
              </w:rPr>
              <w:t xml:space="preserve"> </w:t>
            </w:r>
            <w:r>
              <w:t>sobre</w:t>
            </w:r>
            <w:r>
              <w:rPr>
                <w:spacing w:val="23"/>
              </w:rPr>
              <w:t xml:space="preserve"> </w:t>
            </w:r>
            <w:r>
              <w:t>média-variância</w:t>
            </w:r>
            <w:r>
              <w:rPr>
                <w:spacing w:val="23"/>
              </w:rPr>
              <w:t xml:space="preserve"> </w:t>
            </w:r>
            <w:r>
              <w:t>e</w:t>
            </w:r>
            <w:r>
              <w:rPr>
                <w:spacing w:val="23"/>
              </w:rPr>
              <w:t xml:space="preserve"> </w:t>
            </w:r>
            <w:r>
              <w:t>Markowitz</w:t>
            </w:r>
            <w:r>
              <w:rPr>
                <w:spacing w:val="23"/>
              </w:rPr>
              <w:t xml:space="preserve"> </w:t>
            </w:r>
            <w:r>
              <w:t>em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criptoativos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27</w:t>
          </w:r>
        </w:p>
        <w:p w14:paraId="3F3D9ED1" w14:textId="77777777" w:rsidR="006131AD" w:rsidRDefault="00000000">
          <w:pPr>
            <w:pStyle w:val="Sumrio2"/>
            <w:numPr>
              <w:ilvl w:val="1"/>
              <w:numId w:val="2"/>
            </w:numPr>
            <w:tabs>
              <w:tab w:val="left" w:pos="1334"/>
              <w:tab w:val="left" w:leader="dot" w:pos="8953"/>
            </w:tabs>
            <w:spacing w:line="340" w:lineRule="auto"/>
            <w:ind w:right="146"/>
          </w:pPr>
          <w:hyperlink w:anchor="_bookmark47" w:history="1">
            <w:r>
              <w:t>Estudos híbridos entre Markowitz, machine learning, deep learning e</w:t>
            </w:r>
          </w:hyperlink>
          <w:r>
            <w:t xml:space="preserve"> </w:t>
          </w:r>
          <w:hyperlink w:anchor="_bookmark47" w:history="1">
            <w:r>
              <w:t>reinforcement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learning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29</w:t>
          </w:r>
        </w:p>
        <w:p w14:paraId="3A029297" w14:textId="77777777" w:rsidR="006131AD" w:rsidRDefault="00000000">
          <w:pPr>
            <w:pStyle w:val="Sumrio3"/>
            <w:numPr>
              <w:ilvl w:val="1"/>
              <w:numId w:val="2"/>
            </w:numPr>
            <w:tabs>
              <w:tab w:val="left" w:pos="1334"/>
              <w:tab w:val="left" w:leader="dot" w:pos="8953"/>
            </w:tabs>
            <w:spacing w:before="0" w:line="252" w:lineRule="exact"/>
            <w:ind w:hanging="1194"/>
          </w:pPr>
          <w:hyperlink w:anchor="_bookmark49" w:history="1">
            <w:r>
              <w:rPr>
                <w:w w:val="105"/>
              </w:rPr>
              <w:t>Síntese</w:t>
            </w:r>
            <w:r>
              <w:rPr>
                <w:spacing w:val="-15"/>
                <w:w w:val="105"/>
              </w:rPr>
              <w:t xml:space="preserve"> </w:t>
            </w:r>
            <w:r>
              <w:rPr>
                <w:w w:val="105"/>
              </w:rPr>
              <w:t>crítica</w:t>
            </w:r>
            <w:r>
              <w:rPr>
                <w:spacing w:val="-15"/>
                <w:w w:val="105"/>
              </w:rPr>
              <w:t xml:space="preserve"> </w:t>
            </w:r>
            <w:r>
              <w:rPr>
                <w:w w:val="105"/>
              </w:rPr>
              <w:t>dos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estudos</w:t>
            </w:r>
            <w:r>
              <w:rPr>
                <w:spacing w:val="-15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relacionados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  <w:w w:val="105"/>
            </w:rPr>
            <w:t>31</w:t>
          </w:r>
        </w:p>
        <w:p w14:paraId="0FBE7C75" w14:textId="77777777" w:rsidR="006131AD" w:rsidRDefault="00000000">
          <w:pPr>
            <w:pStyle w:val="Sumrio1"/>
            <w:numPr>
              <w:ilvl w:val="0"/>
              <w:numId w:val="2"/>
            </w:numPr>
            <w:tabs>
              <w:tab w:val="left" w:pos="736"/>
              <w:tab w:val="left" w:pos="1334"/>
              <w:tab w:val="left" w:leader="dot" w:pos="8953"/>
            </w:tabs>
            <w:ind w:hanging="596"/>
          </w:pPr>
          <w:hyperlink w:anchor="_bookmark53" w:history="1">
            <w:r>
              <w:rPr>
                <w:spacing w:val="-10"/>
                <w:w w:val="105"/>
              </w:rPr>
              <w:t>–</w:t>
            </w:r>
            <w:r>
              <w:tab/>
            </w:r>
            <w:r>
              <w:rPr>
                <w:spacing w:val="-2"/>
                <w:w w:val="105"/>
              </w:rPr>
              <w:t>METODOLOGIA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  <w:w w:val="105"/>
            </w:rPr>
            <w:t>34</w:t>
          </w:r>
        </w:p>
        <w:p w14:paraId="19B94090" w14:textId="77777777" w:rsidR="006131AD" w:rsidRDefault="00000000">
          <w:pPr>
            <w:pStyle w:val="Sumrio3"/>
            <w:numPr>
              <w:ilvl w:val="1"/>
              <w:numId w:val="2"/>
            </w:numPr>
            <w:tabs>
              <w:tab w:val="left" w:pos="1334"/>
              <w:tab w:val="left" w:leader="dot" w:pos="8953"/>
            </w:tabs>
            <w:spacing w:before="105"/>
            <w:ind w:hanging="1194"/>
          </w:pPr>
          <w:hyperlink w:anchor="_bookmark55" w:history="1">
            <w:r>
              <w:t>Classificação</w:t>
            </w:r>
            <w:r>
              <w:rPr>
                <w:spacing w:val="25"/>
              </w:rPr>
              <w:t xml:space="preserve"> </w:t>
            </w:r>
            <w:r>
              <w:t>da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pesquisa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34</w:t>
          </w:r>
        </w:p>
        <w:p w14:paraId="72EEA6A8" w14:textId="77777777" w:rsidR="006131AD" w:rsidRDefault="00000000">
          <w:pPr>
            <w:pStyle w:val="Sumrio3"/>
            <w:numPr>
              <w:ilvl w:val="1"/>
              <w:numId w:val="2"/>
            </w:numPr>
            <w:tabs>
              <w:tab w:val="left" w:pos="1334"/>
              <w:tab w:val="left" w:leader="dot" w:pos="8953"/>
            </w:tabs>
            <w:ind w:hanging="1194"/>
          </w:pPr>
          <w:hyperlink w:anchor="_bookmark56" w:history="1">
            <w:r>
              <w:rPr>
                <w:w w:val="105"/>
              </w:rPr>
              <w:t>Coleta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de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dados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  <w:w w:val="105"/>
            </w:rPr>
            <w:t>34</w:t>
          </w:r>
        </w:p>
        <w:p w14:paraId="487C6CC6" w14:textId="77777777" w:rsidR="006131AD" w:rsidRDefault="00000000">
          <w:pPr>
            <w:pStyle w:val="Sumrio3"/>
            <w:numPr>
              <w:ilvl w:val="1"/>
              <w:numId w:val="2"/>
            </w:numPr>
            <w:tabs>
              <w:tab w:val="left" w:pos="1334"/>
              <w:tab w:val="left" w:leader="dot" w:pos="8953"/>
            </w:tabs>
            <w:ind w:hanging="1194"/>
          </w:pPr>
          <w:hyperlink w:anchor="_bookmark57" w:history="1">
            <w:r>
              <w:t>Estratégias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comparadas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34</w:t>
          </w:r>
        </w:p>
        <w:p w14:paraId="6865B76D" w14:textId="77777777" w:rsidR="006131AD" w:rsidRDefault="00000000">
          <w:pPr>
            <w:pStyle w:val="Sumrio3"/>
            <w:numPr>
              <w:ilvl w:val="1"/>
              <w:numId w:val="2"/>
            </w:numPr>
            <w:tabs>
              <w:tab w:val="left" w:pos="1334"/>
              <w:tab w:val="left" w:leader="dot" w:pos="8953"/>
            </w:tabs>
            <w:spacing w:before="105"/>
            <w:ind w:hanging="1194"/>
          </w:pPr>
          <w:hyperlink w:anchor="_bookmark58" w:history="1">
            <w:r>
              <w:t>Procedimentos</w:t>
            </w:r>
            <w:r>
              <w:rPr>
                <w:spacing w:val="25"/>
              </w:rPr>
              <w:t xml:space="preserve"> </w:t>
            </w:r>
            <w:r>
              <w:t>de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análise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35</w:t>
          </w:r>
        </w:p>
        <w:p w14:paraId="213AC616" w14:textId="77777777" w:rsidR="006131AD" w:rsidRDefault="00000000">
          <w:pPr>
            <w:pStyle w:val="Sumrio1"/>
            <w:numPr>
              <w:ilvl w:val="0"/>
              <w:numId w:val="2"/>
            </w:numPr>
            <w:tabs>
              <w:tab w:val="left" w:pos="736"/>
              <w:tab w:val="left" w:pos="1334"/>
              <w:tab w:val="left" w:leader="dot" w:pos="8953"/>
            </w:tabs>
            <w:spacing w:after="20"/>
            <w:ind w:hanging="596"/>
          </w:pPr>
          <w:hyperlink w:anchor="_bookmark59" w:history="1">
            <w:r>
              <w:rPr>
                <w:spacing w:val="-10"/>
                <w:w w:val="105"/>
              </w:rPr>
              <w:t>–</w:t>
            </w:r>
            <w:r>
              <w:tab/>
            </w:r>
            <w:r>
              <w:rPr>
                <w:spacing w:val="-2"/>
                <w:w w:val="105"/>
              </w:rPr>
              <w:t>CRONOGRAMA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  <w:w w:val="105"/>
            </w:rPr>
            <w:t>36</w:t>
          </w:r>
        </w:p>
        <w:p w14:paraId="66CE0CA3" w14:textId="77777777" w:rsidR="006131AD" w:rsidRDefault="00000000">
          <w:pPr>
            <w:pStyle w:val="Sumrio6"/>
            <w:tabs>
              <w:tab w:val="right" w:leader="dot" w:pos="9205"/>
            </w:tabs>
          </w:pPr>
          <w:hyperlink w:anchor="_bookmark61" w:history="1">
            <w:r>
              <w:rPr>
                <w:spacing w:val="-2"/>
              </w:rPr>
              <w:t>REFERÊNCIAS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37</w:t>
          </w:r>
        </w:p>
      </w:sdtContent>
    </w:sdt>
    <w:p w14:paraId="09C7B078" w14:textId="77777777" w:rsidR="006131AD" w:rsidRDefault="006131AD">
      <w:pPr>
        <w:pStyle w:val="Sumrio6"/>
        <w:sectPr w:rsidR="006131AD">
          <w:type w:val="continuous"/>
          <w:pgSz w:w="11910" w:h="16840"/>
          <w:pgMar w:top="1638" w:right="992" w:bottom="1172" w:left="1559" w:header="720" w:footer="720" w:gutter="0"/>
          <w:cols w:space="720"/>
        </w:sectPr>
      </w:pPr>
    </w:p>
    <w:p w14:paraId="4CC9AA9C" w14:textId="77777777" w:rsidR="006131AD" w:rsidRDefault="00000000">
      <w:pPr>
        <w:pStyle w:val="Ttulo1"/>
        <w:numPr>
          <w:ilvl w:val="0"/>
          <w:numId w:val="1"/>
        </w:numPr>
        <w:tabs>
          <w:tab w:val="left" w:pos="385"/>
        </w:tabs>
        <w:ind w:left="385" w:hanging="252"/>
      </w:pPr>
      <w:bookmarkStart w:id="8" w:name="Introdução"/>
      <w:bookmarkStart w:id="9" w:name="_bookmark0"/>
      <w:bookmarkStart w:id="10" w:name="_bookmark1"/>
      <w:bookmarkEnd w:id="8"/>
      <w:bookmarkEnd w:id="9"/>
      <w:bookmarkEnd w:id="10"/>
      <w:r>
        <w:rPr>
          <w:spacing w:val="-2"/>
          <w:w w:val="105"/>
        </w:rPr>
        <w:lastRenderedPageBreak/>
        <w:t>INTRODUÇÃO</w:t>
      </w:r>
    </w:p>
    <w:p w14:paraId="6FA2F34B" w14:textId="77777777" w:rsidR="006131AD" w:rsidRDefault="006131AD">
      <w:pPr>
        <w:pStyle w:val="Corpodetexto"/>
        <w:rPr>
          <w:b/>
        </w:rPr>
      </w:pPr>
    </w:p>
    <w:p w14:paraId="595C6F2B" w14:textId="77777777" w:rsidR="006131AD" w:rsidRDefault="006131AD">
      <w:pPr>
        <w:pStyle w:val="Corpodetexto"/>
        <w:rPr>
          <w:b/>
        </w:rPr>
      </w:pPr>
    </w:p>
    <w:p w14:paraId="4A21A641" w14:textId="77777777" w:rsidR="006131AD" w:rsidRDefault="006131AD">
      <w:pPr>
        <w:pStyle w:val="Corpodetexto"/>
        <w:spacing w:before="144"/>
        <w:rPr>
          <w:b/>
        </w:rPr>
      </w:pPr>
    </w:p>
    <w:p w14:paraId="07F3D918" w14:textId="77777777" w:rsidR="006131AD" w:rsidRDefault="00000000">
      <w:pPr>
        <w:pStyle w:val="Ttulo2"/>
        <w:numPr>
          <w:ilvl w:val="1"/>
          <w:numId w:val="1"/>
        </w:numPr>
        <w:tabs>
          <w:tab w:val="left" w:pos="676"/>
        </w:tabs>
      </w:pPr>
      <w:bookmarkStart w:id="11" w:name="Contextualização"/>
      <w:bookmarkStart w:id="12" w:name="_bookmark2"/>
      <w:bookmarkEnd w:id="11"/>
      <w:bookmarkEnd w:id="12"/>
      <w:r>
        <w:rPr>
          <w:spacing w:val="-2"/>
          <w:w w:val="105"/>
        </w:rPr>
        <w:t>Contextualização</w:t>
      </w:r>
    </w:p>
    <w:p w14:paraId="30DC1A27" w14:textId="77777777" w:rsidR="006131AD" w:rsidRDefault="006131AD">
      <w:pPr>
        <w:pStyle w:val="Corpodetexto"/>
        <w:spacing w:before="89"/>
        <w:rPr>
          <w:b/>
        </w:rPr>
      </w:pPr>
    </w:p>
    <w:p w14:paraId="06E418FF" w14:textId="54D50FA4" w:rsidR="006131AD" w:rsidRDefault="00000000">
      <w:pPr>
        <w:pStyle w:val="Corpodetexto"/>
        <w:spacing w:line="340" w:lineRule="auto"/>
        <w:ind w:left="140" w:right="114" w:firstLine="708"/>
        <w:jc w:val="both"/>
      </w:pPr>
      <w:r>
        <w:rPr>
          <w:w w:val="105"/>
        </w:rPr>
        <w:t>“A</w:t>
      </w:r>
      <w:r>
        <w:rPr>
          <w:spacing w:val="-11"/>
          <w:w w:val="105"/>
        </w:rPr>
        <w:t xml:space="preserve"> </w:t>
      </w:r>
      <w:r>
        <w:rPr>
          <w:w w:val="105"/>
        </w:rPr>
        <w:t>administração</w:t>
      </w:r>
      <w:r>
        <w:rPr>
          <w:spacing w:val="-11"/>
          <w:w w:val="105"/>
        </w:rPr>
        <w:t xml:space="preserve"> </w:t>
      </w:r>
      <w:r>
        <w:rPr>
          <w:w w:val="105"/>
        </w:rPr>
        <w:t>financeira</w:t>
      </w:r>
      <w:r>
        <w:rPr>
          <w:spacing w:val="-11"/>
          <w:w w:val="105"/>
        </w:rPr>
        <w:t xml:space="preserve"> </w:t>
      </w:r>
      <w:r>
        <w:rPr>
          <w:w w:val="105"/>
        </w:rPr>
        <w:t>pode</w:t>
      </w:r>
      <w:r>
        <w:rPr>
          <w:spacing w:val="-11"/>
          <w:w w:val="105"/>
        </w:rPr>
        <w:t xml:space="preserve"> </w:t>
      </w:r>
      <w:r>
        <w:rPr>
          <w:w w:val="105"/>
        </w:rPr>
        <w:t>ser</w:t>
      </w:r>
      <w:r>
        <w:rPr>
          <w:spacing w:val="-11"/>
          <w:w w:val="105"/>
        </w:rPr>
        <w:t xml:space="preserve"> </w:t>
      </w:r>
      <w:r>
        <w:rPr>
          <w:w w:val="105"/>
        </w:rPr>
        <w:t>vista</w:t>
      </w:r>
      <w:r>
        <w:rPr>
          <w:spacing w:val="-11"/>
          <w:w w:val="105"/>
        </w:rPr>
        <w:t xml:space="preserve"> </w:t>
      </w:r>
      <w:r>
        <w:rPr>
          <w:w w:val="105"/>
        </w:rPr>
        <w:t>como</w:t>
      </w:r>
      <w:r>
        <w:rPr>
          <w:spacing w:val="-11"/>
          <w:w w:val="105"/>
        </w:rPr>
        <w:t xml:space="preserve"> </w:t>
      </w:r>
      <w:r>
        <w:rPr>
          <w:w w:val="105"/>
        </w:rPr>
        <w:t>uma</w:t>
      </w:r>
      <w:r>
        <w:rPr>
          <w:spacing w:val="-11"/>
          <w:w w:val="105"/>
        </w:rPr>
        <w:t xml:space="preserve"> </w:t>
      </w:r>
      <w:r>
        <w:rPr>
          <w:w w:val="105"/>
        </w:rPr>
        <w:t>forma</w:t>
      </w:r>
      <w:r>
        <w:rPr>
          <w:spacing w:val="-11"/>
          <w:w w:val="105"/>
        </w:rPr>
        <w:t xml:space="preserve"> </w:t>
      </w:r>
      <w:r>
        <w:rPr>
          <w:w w:val="105"/>
        </w:rPr>
        <w:t>de</w:t>
      </w:r>
      <w:r>
        <w:rPr>
          <w:spacing w:val="-11"/>
          <w:w w:val="105"/>
        </w:rPr>
        <w:t xml:space="preserve"> </w:t>
      </w:r>
      <w:r>
        <w:rPr>
          <w:w w:val="105"/>
        </w:rPr>
        <w:t>economia</w:t>
      </w:r>
      <w:r>
        <w:rPr>
          <w:spacing w:val="-11"/>
          <w:w w:val="105"/>
        </w:rPr>
        <w:t xml:space="preserve"> </w:t>
      </w:r>
      <w:r>
        <w:rPr>
          <w:w w:val="105"/>
        </w:rPr>
        <w:t>aplicada, que</w:t>
      </w:r>
      <w:r>
        <w:rPr>
          <w:spacing w:val="-4"/>
          <w:w w:val="105"/>
        </w:rPr>
        <w:t xml:space="preserve"> </w:t>
      </w:r>
      <w:r>
        <w:rPr>
          <w:w w:val="105"/>
        </w:rPr>
        <w:t>se</w:t>
      </w:r>
      <w:r>
        <w:rPr>
          <w:spacing w:val="-5"/>
          <w:w w:val="105"/>
        </w:rPr>
        <w:t xml:space="preserve"> </w:t>
      </w:r>
      <w:r>
        <w:rPr>
          <w:w w:val="105"/>
        </w:rPr>
        <w:t>baseia</w:t>
      </w:r>
      <w:r>
        <w:rPr>
          <w:spacing w:val="-4"/>
          <w:w w:val="105"/>
        </w:rPr>
        <w:t xml:space="preserve"> </w:t>
      </w:r>
      <w:r>
        <w:rPr>
          <w:w w:val="105"/>
        </w:rPr>
        <w:t>amplamente</w:t>
      </w:r>
      <w:r>
        <w:rPr>
          <w:spacing w:val="-4"/>
          <w:w w:val="105"/>
        </w:rPr>
        <w:t xml:space="preserve"> </w:t>
      </w:r>
      <w:r>
        <w:rPr>
          <w:w w:val="105"/>
        </w:rPr>
        <w:t>em</w:t>
      </w:r>
      <w:r>
        <w:rPr>
          <w:spacing w:val="-5"/>
          <w:w w:val="105"/>
        </w:rPr>
        <w:t xml:space="preserve"> </w:t>
      </w:r>
      <w:r>
        <w:rPr>
          <w:w w:val="105"/>
        </w:rPr>
        <w:t>conceitos</w:t>
      </w:r>
      <w:r>
        <w:rPr>
          <w:spacing w:val="-4"/>
          <w:w w:val="105"/>
        </w:rPr>
        <w:t xml:space="preserve"> </w:t>
      </w:r>
      <w:r>
        <w:rPr>
          <w:w w:val="105"/>
        </w:rPr>
        <w:t>teóricos</w:t>
      </w:r>
      <w:r>
        <w:rPr>
          <w:spacing w:val="-5"/>
          <w:w w:val="105"/>
        </w:rPr>
        <w:t xml:space="preserve"> </w:t>
      </w:r>
      <w:r>
        <w:rPr>
          <w:w w:val="105"/>
        </w:rPr>
        <w:t>econômicos”</w:t>
      </w:r>
      <w:r>
        <w:rPr>
          <w:spacing w:val="-4"/>
          <w:w w:val="105"/>
        </w:rPr>
        <w:t xml:space="preserve"> </w:t>
      </w:r>
      <w:hyperlink w:anchor="_bookmark87" w:history="1">
        <w:r>
          <w:rPr>
            <w:w w:val="105"/>
          </w:rPr>
          <w:t>Gitman</w:t>
        </w:r>
      </w:hyperlink>
      <w:r>
        <w:rPr>
          <w:spacing w:val="-4"/>
          <w:w w:val="105"/>
        </w:rPr>
        <w:t xml:space="preserve"> </w:t>
      </w:r>
      <w:r>
        <w:rPr>
          <w:w w:val="105"/>
        </w:rPr>
        <w:t>(</w:t>
      </w:r>
      <w:hyperlink w:anchor="_bookmark87" w:history="1">
        <w:r>
          <w:rPr>
            <w:w w:val="105"/>
          </w:rPr>
          <w:t>2004</w:t>
        </w:r>
      </w:hyperlink>
      <w:r>
        <w:rPr>
          <w:w w:val="105"/>
        </w:rPr>
        <w:t>,</w:t>
      </w:r>
      <w:r>
        <w:rPr>
          <w:spacing w:val="-5"/>
          <w:w w:val="105"/>
        </w:rPr>
        <w:t xml:space="preserve"> </w:t>
      </w:r>
      <w:r>
        <w:rPr>
          <w:w w:val="105"/>
        </w:rPr>
        <w:t>p.</w:t>
      </w:r>
      <w:r>
        <w:rPr>
          <w:spacing w:val="-4"/>
          <w:w w:val="105"/>
        </w:rPr>
        <w:t xml:space="preserve"> </w:t>
      </w:r>
      <w:r>
        <w:rPr>
          <w:w w:val="105"/>
        </w:rPr>
        <w:t>4).</w:t>
      </w:r>
      <w:r>
        <w:rPr>
          <w:spacing w:val="-5"/>
          <w:w w:val="105"/>
        </w:rPr>
        <w:t xml:space="preserve"> </w:t>
      </w:r>
      <w:r>
        <w:rPr>
          <w:w w:val="105"/>
        </w:rPr>
        <w:t>Com essa</w:t>
      </w:r>
      <w:r>
        <w:rPr>
          <w:spacing w:val="-4"/>
          <w:w w:val="105"/>
        </w:rPr>
        <w:t xml:space="preserve"> </w:t>
      </w:r>
      <w:r>
        <w:rPr>
          <w:w w:val="105"/>
        </w:rPr>
        <w:t>citação,</w:t>
      </w:r>
      <w:r>
        <w:rPr>
          <w:spacing w:val="-4"/>
          <w:w w:val="105"/>
        </w:rPr>
        <w:t xml:space="preserve"> </w:t>
      </w:r>
      <w:r>
        <w:rPr>
          <w:w w:val="105"/>
        </w:rPr>
        <w:t>se</w:t>
      </w:r>
      <w:r>
        <w:rPr>
          <w:spacing w:val="-4"/>
          <w:w w:val="105"/>
        </w:rPr>
        <w:t xml:space="preserve"> </w:t>
      </w:r>
      <w:r>
        <w:rPr>
          <w:w w:val="105"/>
        </w:rPr>
        <w:t>introduz</w:t>
      </w:r>
      <w:r>
        <w:rPr>
          <w:spacing w:val="-4"/>
          <w:w w:val="105"/>
        </w:rPr>
        <w:t xml:space="preserve"> </w:t>
      </w:r>
      <w:r>
        <w:rPr>
          <w:w w:val="105"/>
        </w:rPr>
        <w:t>o</w:t>
      </w:r>
      <w:r>
        <w:rPr>
          <w:spacing w:val="-4"/>
          <w:w w:val="105"/>
        </w:rPr>
        <w:t xml:space="preserve"> </w:t>
      </w:r>
      <w:r>
        <w:rPr>
          <w:w w:val="105"/>
        </w:rPr>
        <w:t>presente</w:t>
      </w:r>
      <w:r>
        <w:rPr>
          <w:spacing w:val="-4"/>
          <w:w w:val="105"/>
        </w:rPr>
        <w:t xml:space="preserve"> </w:t>
      </w:r>
      <w:del w:id="13" w:author="Felipe ." w:date="2026-07-08T17:15:00Z" w16du:dateUtc="2026-07-08T20:15:00Z">
        <w:r w:rsidDel="0049492A">
          <w:rPr>
            <w:w w:val="105"/>
          </w:rPr>
          <w:delText>artigo</w:delText>
        </w:r>
        <w:r w:rsidDel="0049492A">
          <w:rPr>
            <w:spacing w:val="-4"/>
            <w:w w:val="105"/>
          </w:rPr>
          <w:delText xml:space="preserve"> </w:delText>
        </w:r>
      </w:del>
      <w:ins w:id="14" w:author="Felipe ." w:date="2026-07-08T17:15:00Z" w16du:dateUtc="2026-07-08T20:15:00Z">
        <w:r w:rsidR="0049492A">
          <w:rPr>
            <w:w w:val="105"/>
          </w:rPr>
          <w:t>trabalho</w:t>
        </w:r>
        <w:r w:rsidR="0049492A">
          <w:rPr>
            <w:spacing w:val="-4"/>
            <w:w w:val="105"/>
          </w:rPr>
          <w:t xml:space="preserve"> </w:t>
        </w:r>
      </w:ins>
      <w:r>
        <w:rPr>
          <w:w w:val="105"/>
        </w:rPr>
        <w:t>abordando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definição</w:t>
      </w:r>
      <w:r>
        <w:rPr>
          <w:spacing w:val="-4"/>
          <w:w w:val="105"/>
        </w:rPr>
        <w:t xml:space="preserve"> </w:t>
      </w:r>
      <w:r>
        <w:rPr>
          <w:w w:val="105"/>
        </w:rPr>
        <w:t>d</w:t>
      </w:r>
      <w:ins w:id="15" w:author="Felipe ." w:date="2026-07-08T17:15:00Z" w16du:dateUtc="2026-07-08T20:15:00Z">
        <w:r w:rsidR="0049492A">
          <w:rPr>
            <w:w w:val="105"/>
          </w:rPr>
          <w:t>a</w:t>
        </w:r>
      </w:ins>
      <w:del w:id="16" w:author="Felipe ." w:date="2026-07-08T17:15:00Z" w16du:dateUtc="2026-07-08T20:15:00Z">
        <w:r w:rsidDel="0049492A">
          <w:rPr>
            <w:w w:val="105"/>
          </w:rPr>
          <w:delText>e</w:delText>
        </w:r>
        <w:r w:rsidDel="0049492A">
          <w:rPr>
            <w:spacing w:val="-4"/>
            <w:w w:val="105"/>
          </w:rPr>
          <w:delText xml:space="preserve"> </w:delText>
        </w:r>
        <w:r w:rsidDel="0049492A">
          <w:rPr>
            <w:w w:val="105"/>
          </w:rPr>
          <w:delText>sua</w:delText>
        </w:r>
      </w:del>
      <w:r>
        <w:rPr>
          <w:spacing w:val="-4"/>
          <w:w w:val="105"/>
        </w:rPr>
        <w:t xml:space="preserve"> </w:t>
      </w:r>
      <w:r>
        <w:rPr>
          <w:w w:val="105"/>
        </w:rPr>
        <w:t>área</w:t>
      </w:r>
      <w:r>
        <w:rPr>
          <w:spacing w:val="-4"/>
          <w:w w:val="105"/>
        </w:rPr>
        <w:t xml:space="preserve"> </w:t>
      </w:r>
      <w:ins w:id="17" w:author="Felipe ." w:date="2026-07-08T17:15:00Z" w16du:dateUtc="2026-07-08T20:15:00Z">
        <w:r w:rsidR="0049492A">
          <w:rPr>
            <w:spacing w:val="-4"/>
            <w:w w:val="105"/>
          </w:rPr>
          <w:t xml:space="preserve">macro </w:t>
        </w:r>
      </w:ins>
      <w:r>
        <w:rPr>
          <w:w w:val="105"/>
        </w:rPr>
        <w:t>d</w:t>
      </w:r>
      <w:ins w:id="18" w:author="Felipe ." w:date="2026-07-08T17:15:00Z" w16du:dateUtc="2026-07-08T20:15:00Z">
        <w:r w:rsidR="0049492A">
          <w:rPr>
            <w:w w:val="105"/>
          </w:rPr>
          <w:t>o</w:t>
        </w:r>
      </w:ins>
      <w:del w:id="19" w:author="Felipe ." w:date="2026-07-08T17:15:00Z" w16du:dateUtc="2026-07-08T20:15:00Z">
        <w:r w:rsidDel="0049492A">
          <w:rPr>
            <w:w w:val="105"/>
          </w:rPr>
          <w:delText>e</w:delText>
        </w:r>
      </w:del>
      <w:r>
        <w:rPr>
          <w:spacing w:val="-4"/>
          <w:w w:val="105"/>
        </w:rPr>
        <w:t xml:space="preserve"> </w:t>
      </w:r>
      <w:r>
        <w:rPr>
          <w:w w:val="105"/>
        </w:rPr>
        <w:t xml:space="preserve">estudo, a Administração Financeira. Área que se caracteriza por dinamismo, </w:t>
      </w:r>
      <w:ins w:id="20" w:author="Felipe ." w:date="2026-07-08T17:15:00Z" w16du:dateUtc="2026-07-08T20:15:00Z">
        <w:r w:rsidR="0049492A">
          <w:rPr>
            <w:w w:val="105"/>
          </w:rPr>
          <w:t xml:space="preserve">que cada </w:t>
        </w:r>
      </w:ins>
      <w:ins w:id="21" w:author="Felipe ." w:date="2026-07-08T17:16:00Z" w16du:dateUtc="2026-07-08T20:16:00Z">
        <w:r w:rsidR="0049492A">
          <w:rPr>
            <w:w w:val="105"/>
          </w:rPr>
          <w:t xml:space="preserve">vez mais vem se apropriando </w:t>
        </w:r>
      </w:ins>
      <w:del w:id="22" w:author="Felipe ." w:date="2026-07-08T17:16:00Z" w16du:dateUtc="2026-07-08T20:16:00Z">
        <w:r w:rsidDel="0049492A">
          <w:rPr>
            <w:w w:val="105"/>
          </w:rPr>
          <w:delText xml:space="preserve">utilizando </w:delText>
        </w:r>
      </w:del>
      <w:r>
        <w:rPr>
          <w:w w:val="105"/>
        </w:rPr>
        <w:t>de novas tecnologias em busca de maximização de resultados.</w:t>
      </w:r>
    </w:p>
    <w:p w14:paraId="779FA568" w14:textId="367629C0" w:rsidR="006131AD" w:rsidRDefault="0049492A">
      <w:pPr>
        <w:pStyle w:val="Corpodetexto"/>
        <w:spacing w:line="340" w:lineRule="auto"/>
        <w:ind w:left="140" w:right="146" w:firstLine="708"/>
        <w:jc w:val="both"/>
      </w:pPr>
      <w:ins w:id="23" w:author="Felipe ." w:date="2026-07-08T17:16:00Z" w16du:dateUtc="2026-07-08T20:16:00Z">
        <w:r>
          <w:rPr>
            <w:spacing w:val="-2"/>
            <w:w w:val="105"/>
          </w:rPr>
          <w:t>Meio a essa instiga</w:t>
        </w:r>
      </w:ins>
      <w:ins w:id="24" w:author="Felipe ." w:date="2026-07-08T17:17:00Z" w16du:dateUtc="2026-07-08T20:17:00Z">
        <w:r>
          <w:rPr>
            <w:spacing w:val="-2"/>
            <w:w w:val="105"/>
          </w:rPr>
          <w:t>nte área, um dos assuntos bastante pesquisado trata-se das decisões de investimento</w:t>
        </w:r>
      </w:ins>
      <w:ins w:id="25" w:author="Felipe ." w:date="2026-07-08T17:18:00Z" w16du:dateUtc="2026-07-08T20:18:00Z">
        <w:r>
          <w:rPr>
            <w:spacing w:val="-2"/>
            <w:w w:val="105"/>
          </w:rPr>
          <w:t xml:space="preserve"> (</w:t>
        </w:r>
        <w:r w:rsidRPr="0049492A">
          <w:rPr>
            <w:spacing w:val="-2"/>
            <w:w w:val="105"/>
            <w:highlight w:val="yellow"/>
            <w:rPrChange w:id="26" w:author="Felipe ." w:date="2026-07-08T17:18:00Z" w16du:dateUtc="2026-07-08T20:18:00Z">
              <w:rPr>
                <w:spacing w:val="-2"/>
                <w:w w:val="105"/>
              </w:rPr>
            </w:rPrChange>
          </w:rPr>
          <w:t>inserir umas 3 referências que trataram do assunto</w:t>
        </w:r>
        <w:r>
          <w:rPr>
            <w:spacing w:val="-2"/>
            <w:w w:val="105"/>
          </w:rPr>
          <w:t xml:space="preserve">). </w:t>
        </w:r>
      </w:ins>
      <w:ins w:id="27" w:author="Felipe ." w:date="2026-07-08T17:19:00Z" w16du:dateUtc="2026-07-08T20:19:00Z">
        <w:r>
          <w:rPr>
            <w:spacing w:val="-2"/>
            <w:w w:val="105"/>
          </w:rPr>
          <w:t>Mas,</w:t>
        </w:r>
      </w:ins>
      <w:del w:id="28" w:author="Felipe ." w:date="2026-07-08T17:19:00Z" w16du:dateUtc="2026-07-08T20:19:00Z">
        <w:r w:rsidR="00000000" w:rsidDel="0049492A">
          <w:rPr>
            <w:spacing w:val="-2"/>
            <w:w w:val="105"/>
          </w:rPr>
          <w:delText>Nesse</w:delText>
        </w:r>
        <w:r w:rsidR="00000000" w:rsidDel="0049492A">
          <w:rPr>
            <w:spacing w:val="-9"/>
            <w:w w:val="105"/>
          </w:rPr>
          <w:delText xml:space="preserve"> </w:delText>
        </w:r>
        <w:r w:rsidR="00000000" w:rsidDel="0049492A">
          <w:rPr>
            <w:spacing w:val="-2"/>
            <w:w w:val="105"/>
          </w:rPr>
          <w:delText>sentido,</w:delText>
        </w:r>
      </w:del>
      <w:r w:rsidR="00000000">
        <w:rPr>
          <w:spacing w:val="-9"/>
          <w:w w:val="105"/>
        </w:rPr>
        <w:t xml:space="preserve"> </w:t>
      </w:r>
      <w:hyperlink w:anchor="_bookmark104" w:history="1">
        <w:r w:rsidR="00000000">
          <w:rPr>
            <w:spacing w:val="-2"/>
            <w:w w:val="105"/>
          </w:rPr>
          <w:t>Paiva</w:t>
        </w:r>
      </w:hyperlink>
      <w:r w:rsidR="00000000">
        <w:rPr>
          <w:spacing w:val="-10"/>
          <w:w w:val="105"/>
        </w:rPr>
        <w:t xml:space="preserve"> </w:t>
      </w:r>
      <w:r w:rsidR="00000000">
        <w:rPr>
          <w:spacing w:val="-2"/>
          <w:w w:val="105"/>
        </w:rPr>
        <w:t>(</w:t>
      </w:r>
      <w:commentRangeStart w:id="29"/>
      <w:r w:rsidR="00000000">
        <w:fldChar w:fldCharType="begin"/>
      </w:r>
      <w:r w:rsidR="00000000">
        <w:instrText>HYPERLINK \l "_bookmark104"</w:instrText>
      </w:r>
      <w:r w:rsidR="00000000">
        <w:fldChar w:fldCharType="separate"/>
      </w:r>
      <w:r w:rsidR="00000000">
        <w:rPr>
          <w:spacing w:val="-2"/>
          <w:w w:val="105"/>
        </w:rPr>
        <w:t>2014</w:t>
      </w:r>
      <w:r w:rsidR="00000000">
        <w:fldChar w:fldCharType="end"/>
      </w:r>
      <w:r w:rsidR="00000000">
        <w:rPr>
          <w:spacing w:val="-2"/>
          <w:w w:val="105"/>
        </w:rPr>
        <w:t>,</w:t>
      </w:r>
      <w:r w:rsidR="00000000">
        <w:rPr>
          <w:spacing w:val="-9"/>
          <w:w w:val="105"/>
        </w:rPr>
        <w:t xml:space="preserve"> </w:t>
      </w:r>
      <w:r w:rsidR="00000000">
        <w:rPr>
          <w:spacing w:val="-2"/>
          <w:w w:val="105"/>
        </w:rPr>
        <w:t>p.</w:t>
      </w:r>
      <w:r w:rsidR="00000000">
        <w:rPr>
          <w:spacing w:val="-10"/>
          <w:w w:val="105"/>
        </w:rPr>
        <w:t xml:space="preserve"> </w:t>
      </w:r>
      <w:r w:rsidR="00000000">
        <w:rPr>
          <w:spacing w:val="-2"/>
          <w:w w:val="105"/>
        </w:rPr>
        <w:t>15),</w:t>
      </w:r>
      <w:r w:rsidR="00000000">
        <w:rPr>
          <w:spacing w:val="-9"/>
          <w:w w:val="105"/>
        </w:rPr>
        <w:t xml:space="preserve"> </w:t>
      </w:r>
      <w:commentRangeEnd w:id="29"/>
      <w:r>
        <w:rPr>
          <w:rStyle w:val="Refdecomentrio"/>
          <w:spacing w:val="-2"/>
          <w:w w:val="105"/>
          <w:sz w:val="22"/>
          <w:szCs w:val="22"/>
        </w:rPr>
        <w:commentReference w:id="29"/>
      </w:r>
      <w:r w:rsidR="00000000">
        <w:rPr>
          <w:spacing w:val="-2"/>
          <w:w w:val="105"/>
        </w:rPr>
        <w:t>diz</w:t>
      </w:r>
      <w:r w:rsidR="00000000">
        <w:rPr>
          <w:spacing w:val="-10"/>
          <w:w w:val="105"/>
        </w:rPr>
        <w:t xml:space="preserve"> </w:t>
      </w:r>
      <w:r w:rsidR="00000000">
        <w:rPr>
          <w:spacing w:val="-2"/>
          <w:w w:val="105"/>
        </w:rPr>
        <w:t>que</w:t>
      </w:r>
      <w:r w:rsidR="00000000">
        <w:rPr>
          <w:spacing w:val="-9"/>
          <w:w w:val="105"/>
        </w:rPr>
        <w:t xml:space="preserve"> </w:t>
      </w:r>
      <w:r w:rsidR="00000000">
        <w:rPr>
          <w:spacing w:val="-2"/>
          <w:w w:val="105"/>
        </w:rPr>
        <w:t>a</w:t>
      </w:r>
      <w:r w:rsidR="00000000">
        <w:rPr>
          <w:spacing w:val="-10"/>
          <w:w w:val="105"/>
        </w:rPr>
        <w:t xml:space="preserve"> </w:t>
      </w:r>
      <w:r w:rsidR="00000000">
        <w:rPr>
          <w:spacing w:val="-2"/>
          <w:w w:val="105"/>
        </w:rPr>
        <w:t>possibilidade</w:t>
      </w:r>
      <w:r w:rsidR="00000000">
        <w:rPr>
          <w:spacing w:val="-9"/>
          <w:w w:val="105"/>
        </w:rPr>
        <w:t xml:space="preserve"> </w:t>
      </w:r>
      <w:r w:rsidR="00000000">
        <w:rPr>
          <w:spacing w:val="-2"/>
          <w:w w:val="105"/>
        </w:rPr>
        <w:t>de</w:t>
      </w:r>
      <w:r w:rsidR="00000000">
        <w:rPr>
          <w:spacing w:val="-9"/>
          <w:w w:val="105"/>
        </w:rPr>
        <w:t xml:space="preserve"> </w:t>
      </w:r>
      <w:r w:rsidR="00000000">
        <w:rPr>
          <w:spacing w:val="-2"/>
          <w:w w:val="105"/>
        </w:rPr>
        <w:t>prever</w:t>
      </w:r>
      <w:r w:rsidR="00000000">
        <w:rPr>
          <w:spacing w:val="-9"/>
          <w:w w:val="105"/>
        </w:rPr>
        <w:t xml:space="preserve"> </w:t>
      </w:r>
      <w:r w:rsidR="00000000">
        <w:rPr>
          <w:spacing w:val="-2"/>
          <w:w w:val="105"/>
        </w:rPr>
        <w:t>preços</w:t>
      </w:r>
      <w:r w:rsidR="00000000">
        <w:rPr>
          <w:spacing w:val="-10"/>
          <w:w w:val="105"/>
        </w:rPr>
        <w:t xml:space="preserve"> </w:t>
      </w:r>
      <w:r w:rsidR="00000000">
        <w:rPr>
          <w:spacing w:val="-2"/>
          <w:w w:val="105"/>
        </w:rPr>
        <w:t xml:space="preserve">futuros </w:t>
      </w:r>
      <w:r w:rsidR="00000000">
        <w:rPr>
          <w:w w:val="105"/>
        </w:rPr>
        <w:t>em ativos financeiros</w:t>
      </w:r>
      <w:ins w:id="30" w:author="Felipe ." w:date="2026-07-08T17:18:00Z" w16du:dateUtc="2026-07-08T20:18:00Z">
        <w:r>
          <w:rPr>
            <w:w w:val="105"/>
          </w:rPr>
          <w:t xml:space="preserve"> a fim</w:t>
        </w:r>
      </w:ins>
      <w:ins w:id="31" w:author="Felipe ." w:date="2026-07-08T17:19:00Z" w16du:dateUtc="2026-07-08T20:19:00Z">
        <w:r>
          <w:rPr>
            <w:w w:val="105"/>
          </w:rPr>
          <w:t xml:space="preserve"> de obter ganhos anormais</w:t>
        </w:r>
      </w:ins>
      <w:r w:rsidR="00000000">
        <w:rPr>
          <w:w w:val="105"/>
        </w:rPr>
        <w:t xml:space="preserve">, contraria a teoria financeira dominante, a Hipótese de Mercado </w:t>
      </w:r>
      <w:r w:rsidR="00000000">
        <w:t>Eficiente (HME)</w:t>
      </w:r>
      <w:ins w:id="32" w:author="Felipe ." w:date="2026-07-08T17:19:00Z" w16du:dateUtc="2026-07-08T20:19:00Z">
        <w:r>
          <w:t xml:space="preserve">, mainstream da </w:t>
        </w:r>
      </w:ins>
      <w:ins w:id="33" w:author="Felipe ." w:date="2026-07-08T17:20:00Z" w16du:dateUtc="2026-07-08T20:20:00Z">
        <w:r>
          <w:t>Finanças Moderna</w:t>
        </w:r>
      </w:ins>
      <w:r w:rsidR="00000000">
        <w:t>.</w:t>
      </w:r>
      <w:del w:id="34" w:author="Felipe ." w:date="2026-07-08T17:20:00Z" w16du:dateUtc="2026-07-08T20:20:00Z">
        <w:r w:rsidR="00000000" w:rsidDel="0049492A">
          <w:delText xml:space="preserve"> Esta</w:delText>
        </w:r>
      </w:del>
      <w:ins w:id="35" w:author="Felipe ." w:date="2026-07-08T17:20:00Z" w16du:dateUtc="2026-07-08T20:20:00Z">
        <w:r>
          <w:t xml:space="preserve"> A HME</w:t>
        </w:r>
      </w:ins>
      <w:del w:id="36" w:author="Felipe ." w:date="2026-07-08T17:20:00Z" w16du:dateUtc="2026-07-08T20:20:00Z">
        <w:r w:rsidR="00000000" w:rsidDel="0049492A">
          <w:delText>,</w:delText>
        </w:r>
      </w:del>
      <w:r w:rsidR="00000000">
        <w:t xml:space="preserve"> denota ineficácia na previsão de preços do mercado se utilizando de informações passadas. A afirmativa é justificada pelo pressuposto de movimento browniano </w:t>
      </w:r>
      <w:r w:rsidR="00000000">
        <w:rPr>
          <w:w w:val="105"/>
        </w:rPr>
        <w:t xml:space="preserve">da HME, concebido por características randômicas e independentes. Entretanto, Paiva </w:t>
      </w:r>
      <w:ins w:id="37" w:author="Felipe ." w:date="2026-07-08T17:20:00Z" w16du:dateUtc="2026-07-08T20:20:00Z">
        <w:r>
          <w:rPr>
            <w:w w:val="105"/>
          </w:rPr>
          <w:t xml:space="preserve">(2014) </w:t>
        </w:r>
      </w:ins>
      <w:r w:rsidR="00000000">
        <w:rPr>
          <w:w w:val="105"/>
        </w:rPr>
        <w:t>pontua</w:t>
      </w:r>
      <w:r w:rsidR="00000000">
        <w:rPr>
          <w:spacing w:val="-11"/>
          <w:w w:val="105"/>
        </w:rPr>
        <w:t xml:space="preserve"> </w:t>
      </w:r>
      <w:r w:rsidR="00000000">
        <w:rPr>
          <w:w w:val="105"/>
        </w:rPr>
        <w:t>que</w:t>
      </w:r>
      <w:r w:rsidR="00000000">
        <w:rPr>
          <w:spacing w:val="-11"/>
          <w:w w:val="105"/>
        </w:rPr>
        <w:t xml:space="preserve"> </w:t>
      </w:r>
      <w:r w:rsidR="00000000">
        <w:rPr>
          <w:w w:val="105"/>
        </w:rPr>
        <w:t>há</w:t>
      </w:r>
      <w:r w:rsidR="00000000">
        <w:rPr>
          <w:spacing w:val="-11"/>
          <w:w w:val="105"/>
        </w:rPr>
        <w:t xml:space="preserve"> </w:t>
      </w:r>
      <w:r w:rsidR="00000000">
        <w:rPr>
          <w:w w:val="105"/>
        </w:rPr>
        <w:t>estudos</w:t>
      </w:r>
      <w:r w:rsidR="00000000">
        <w:rPr>
          <w:spacing w:val="-11"/>
          <w:w w:val="105"/>
        </w:rPr>
        <w:t xml:space="preserve"> </w:t>
      </w:r>
      <w:r w:rsidR="00000000">
        <w:rPr>
          <w:w w:val="105"/>
        </w:rPr>
        <w:t>que</w:t>
      </w:r>
      <w:r w:rsidR="00000000">
        <w:rPr>
          <w:spacing w:val="-10"/>
          <w:w w:val="105"/>
        </w:rPr>
        <w:t xml:space="preserve"> </w:t>
      </w:r>
      <w:r w:rsidR="00000000">
        <w:rPr>
          <w:w w:val="105"/>
        </w:rPr>
        <w:t>defendem</w:t>
      </w:r>
      <w:r w:rsidR="00000000">
        <w:rPr>
          <w:spacing w:val="-11"/>
          <w:w w:val="105"/>
        </w:rPr>
        <w:t xml:space="preserve"> </w:t>
      </w:r>
      <w:r w:rsidR="00000000">
        <w:rPr>
          <w:w w:val="105"/>
        </w:rPr>
        <w:t>que</w:t>
      </w:r>
      <w:r w:rsidR="00000000">
        <w:rPr>
          <w:spacing w:val="-11"/>
          <w:w w:val="105"/>
        </w:rPr>
        <w:t xml:space="preserve"> </w:t>
      </w:r>
      <w:r w:rsidR="00000000">
        <w:rPr>
          <w:w w:val="105"/>
        </w:rPr>
        <w:t>o</w:t>
      </w:r>
      <w:r w:rsidR="00000000">
        <w:rPr>
          <w:spacing w:val="-11"/>
          <w:w w:val="105"/>
        </w:rPr>
        <w:t xml:space="preserve"> </w:t>
      </w:r>
      <w:r w:rsidR="00000000">
        <w:rPr>
          <w:w w:val="105"/>
        </w:rPr>
        <w:t>mercado</w:t>
      </w:r>
      <w:r w:rsidR="00000000">
        <w:rPr>
          <w:spacing w:val="-11"/>
          <w:w w:val="105"/>
        </w:rPr>
        <w:t xml:space="preserve"> </w:t>
      </w:r>
      <w:r w:rsidR="00000000">
        <w:rPr>
          <w:w w:val="105"/>
        </w:rPr>
        <w:t>acionário,</w:t>
      </w:r>
      <w:r w:rsidR="00000000">
        <w:rPr>
          <w:spacing w:val="-11"/>
          <w:w w:val="105"/>
        </w:rPr>
        <w:t xml:space="preserve"> </w:t>
      </w:r>
      <w:r w:rsidR="00000000">
        <w:rPr>
          <w:w w:val="105"/>
        </w:rPr>
        <w:t>na</w:t>
      </w:r>
      <w:r w:rsidR="00000000">
        <w:rPr>
          <w:spacing w:val="-10"/>
          <w:w w:val="105"/>
        </w:rPr>
        <w:t xml:space="preserve"> </w:t>
      </w:r>
      <w:r w:rsidR="00000000">
        <w:rPr>
          <w:w w:val="105"/>
        </w:rPr>
        <w:t>verdade,</w:t>
      </w:r>
      <w:r w:rsidR="00000000">
        <w:rPr>
          <w:spacing w:val="-11"/>
          <w:w w:val="105"/>
        </w:rPr>
        <w:t xml:space="preserve"> </w:t>
      </w:r>
      <w:r w:rsidR="00000000">
        <w:rPr>
          <w:w w:val="105"/>
        </w:rPr>
        <w:t>não</w:t>
      </w:r>
      <w:r w:rsidR="00000000">
        <w:rPr>
          <w:spacing w:val="-11"/>
          <w:w w:val="105"/>
        </w:rPr>
        <w:t xml:space="preserve"> </w:t>
      </w:r>
      <w:r w:rsidR="00000000">
        <w:rPr>
          <w:w w:val="105"/>
        </w:rPr>
        <w:t>se</w:t>
      </w:r>
      <w:r w:rsidR="00000000">
        <w:rPr>
          <w:spacing w:val="-11"/>
          <w:w w:val="105"/>
        </w:rPr>
        <w:t xml:space="preserve"> </w:t>
      </w:r>
      <w:r w:rsidR="00000000">
        <w:rPr>
          <w:w w:val="105"/>
        </w:rPr>
        <w:t xml:space="preserve">firma </w:t>
      </w:r>
      <w:r w:rsidR="00000000">
        <w:t>como</w:t>
      </w:r>
      <w:r w:rsidR="00000000">
        <w:rPr>
          <w:spacing w:val="-8"/>
        </w:rPr>
        <w:t xml:space="preserve"> </w:t>
      </w:r>
      <w:r w:rsidR="00000000">
        <w:t>aleatório</w:t>
      </w:r>
      <w:r w:rsidR="00000000">
        <w:rPr>
          <w:spacing w:val="-8"/>
        </w:rPr>
        <w:t xml:space="preserve"> </w:t>
      </w:r>
      <w:r w:rsidR="00000000">
        <w:t>e</w:t>
      </w:r>
      <w:r w:rsidR="00000000">
        <w:rPr>
          <w:spacing w:val="-9"/>
        </w:rPr>
        <w:t xml:space="preserve"> </w:t>
      </w:r>
      <w:r w:rsidR="00000000">
        <w:t>as</w:t>
      </w:r>
      <w:r w:rsidR="00000000">
        <w:rPr>
          <w:spacing w:val="-8"/>
        </w:rPr>
        <w:t xml:space="preserve"> </w:t>
      </w:r>
      <w:r w:rsidR="00000000">
        <w:t>séries</w:t>
      </w:r>
      <w:r w:rsidR="00000000">
        <w:rPr>
          <w:spacing w:val="-8"/>
        </w:rPr>
        <w:t xml:space="preserve"> </w:t>
      </w:r>
      <w:r w:rsidR="00000000">
        <w:t>financeiras</w:t>
      </w:r>
      <w:r w:rsidR="00000000">
        <w:rPr>
          <w:spacing w:val="-9"/>
        </w:rPr>
        <w:t xml:space="preserve"> </w:t>
      </w:r>
      <w:r w:rsidR="00000000">
        <w:t>têm</w:t>
      </w:r>
      <w:r w:rsidR="00000000">
        <w:rPr>
          <w:spacing w:val="-8"/>
        </w:rPr>
        <w:t xml:space="preserve"> </w:t>
      </w:r>
      <w:r w:rsidR="00000000">
        <w:t>memória</w:t>
      </w:r>
      <w:r w:rsidR="00000000">
        <w:rPr>
          <w:spacing w:val="-8"/>
        </w:rPr>
        <w:t xml:space="preserve"> </w:t>
      </w:r>
      <w:r w:rsidR="00000000">
        <w:t>de</w:t>
      </w:r>
      <w:r w:rsidR="00000000">
        <w:rPr>
          <w:spacing w:val="-8"/>
        </w:rPr>
        <w:t xml:space="preserve"> </w:t>
      </w:r>
      <w:r w:rsidR="00000000">
        <w:t>longo-prazo.</w:t>
      </w:r>
      <w:r w:rsidR="00000000">
        <w:rPr>
          <w:spacing w:val="-8"/>
        </w:rPr>
        <w:t xml:space="preserve"> </w:t>
      </w:r>
      <w:r w:rsidR="00000000">
        <w:t>De</w:t>
      </w:r>
      <w:r w:rsidR="00000000">
        <w:rPr>
          <w:spacing w:val="-9"/>
        </w:rPr>
        <w:t xml:space="preserve"> </w:t>
      </w:r>
      <w:r w:rsidR="00000000">
        <w:t>tal</w:t>
      </w:r>
      <w:r w:rsidR="00000000">
        <w:rPr>
          <w:spacing w:val="-8"/>
        </w:rPr>
        <w:t xml:space="preserve"> </w:t>
      </w:r>
      <w:r w:rsidR="00000000">
        <w:t>maneira</w:t>
      </w:r>
      <w:r w:rsidR="00000000">
        <w:rPr>
          <w:spacing w:val="-8"/>
        </w:rPr>
        <w:t xml:space="preserve"> </w:t>
      </w:r>
      <w:r w:rsidR="00000000">
        <w:t>que,</w:t>
      </w:r>
      <w:r w:rsidR="00000000">
        <w:rPr>
          <w:spacing w:val="-8"/>
        </w:rPr>
        <w:t xml:space="preserve"> </w:t>
      </w:r>
      <w:r w:rsidR="00000000">
        <w:t xml:space="preserve">caso </w:t>
      </w:r>
      <w:r w:rsidR="00000000">
        <w:rPr>
          <w:w w:val="105"/>
        </w:rPr>
        <w:t>seja</w:t>
      </w:r>
      <w:r w:rsidR="00000000">
        <w:rPr>
          <w:spacing w:val="-3"/>
          <w:w w:val="105"/>
        </w:rPr>
        <w:t xml:space="preserve"> </w:t>
      </w:r>
      <w:r w:rsidR="00000000">
        <w:rPr>
          <w:w w:val="105"/>
        </w:rPr>
        <w:t>possível</w:t>
      </w:r>
      <w:r w:rsidR="00000000">
        <w:rPr>
          <w:spacing w:val="-4"/>
          <w:w w:val="105"/>
        </w:rPr>
        <w:t xml:space="preserve"> </w:t>
      </w:r>
      <w:r w:rsidR="00000000">
        <w:rPr>
          <w:w w:val="105"/>
        </w:rPr>
        <w:t>identificar</w:t>
      </w:r>
      <w:r w:rsidR="00000000">
        <w:rPr>
          <w:spacing w:val="-3"/>
          <w:w w:val="105"/>
        </w:rPr>
        <w:t xml:space="preserve"> </w:t>
      </w:r>
      <w:r w:rsidR="00000000">
        <w:rPr>
          <w:w w:val="105"/>
        </w:rPr>
        <w:t>os</w:t>
      </w:r>
      <w:r w:rsidR="00000000">
        <w:rPr>
          <w:spacing w:val="-4"/>
          <w:w w:val="105"/>
        </w:rPr>
        <w:t xml:space="preserve"> </w:t>
      </w:r>
      <w:r w:rsidR="00000000">
        <w:rPr>
          <w:w w:val="105"/>
        </w:rPr>
        <w:t>padrões</w:t>
      </w:r>
      <w:r w:rsidR="00000000">
        <w:rPr>
          <w:spacing w:val="-3"/>
          <w:w w:val="105"/>
        </w:rPr>
        <w:t xml:space="preserve"> </w:t>
      </w:r>
      <w:r w:rsidR="00000000">
        <w:rPr>
          <w:w w:val="105"/>
        </w:rPr>
        <w:t>de</w:t>
      </w:r>
      <w:r w:rsidR="00000000">
        <w:rPr>
          <w:spacing w:val="-4"/>
          <w:w w:val="105"/>
        </w:rPr>
        <w:t xml:space="preserve"> </w:t>
      </w:r>
      <w:r w:rsidR="00000000">
        <w:rPr>
          <w:w w:val="105"/>
        </w:rPr>
        <w:t>comportamento</w:t>
      </w:r>
      <w:r w:rsidR="00000000">
        <w:rPr>
          <w:spacing w:val="-3"/>
          <w:w w:val="105"/>
        </w:rPr>
        <w:t xml:space="preserve"> </w:t>
      </w:r>
      <w:r w:rsidR="00000000">
        <w:rPr>
          <w:w w:val="105"/>
        </w:rPr>
        <w:t>do</w:t>
      </w:r>
      <w:r w:rsidR="00000000">
        <w:rPr>
          <w:spacing w:val="-4"/>
          <w:w w:val="105"/>
        </w:rPr>
        <w:t xml:space="preserve"> </w:t>
      </w:r>
      <w:r w:rsidR="00000000">
        <w:rPr>
          <w:w w:val="105"/>
        </w:rPr>
        <w:t>mercado,</w:t>
      </w:r>
      <w:r w:rsidR="00000000">
        <w:rPr>
          <w:spacing w:val="-3"/>
          <w:w w:val="105"/>
        </w:rPr>
        <w:t xml:space="preserve"> </w:t>
      </w:r>
      <w:r w:rsidR="00000000">
        <w:rPr>
          <w:w w:val="105"/>
        </w:rPr>
        <w:t>se</w:t>
      </w:r>
      <w:r w:rsidR="00000000">
        <w:rPr>
          <w:spacing w:val="-4"/>
          <w:w w:val="105"/>
        </w:rPr>
        <w:t xml:space="preserve"> </w:t>
      </w:r>
      <w:r w:rsidR="00000000">
        <w:rPr>
          <w:w w:val="105"/>
        </w:rPr>
        <w:t>tornaria</w:t>
      </w:r>
      <w:r w:rsidR="00000000">
        <w:rPr>
          <w:spacing w:val="-3"/>
          <w:w w:val="105"/>
        </w:rPr>
        <w:t xml:space="preserve"> </w:t>
      </w:r>
      <w:r w:rsidR="00000000">
        <w:rPr>
          <w:w w:val="105"/>
        </w:rPr>
        <w:t>plausível uma abordagem preditiva.</w:t>
      </w:r>
    </w:p>
    <w:p w14:paraId="42997E84" w14:textId="77777777" w:rsidR="006131AD" w:rsidRDefault="00000000">
      <w:pPr>
        <w:pStyle w:val="Corpodetexto"/>
        <w:spacing w:line="340" w:lineRule="auto"/>
        <w:ind w:left="140" w:right="146" w:firstLine="708"/>
        <w:jc w:val="both"/>
      </w:pPr>
      <w:r>
        <w:t>Sendo</w:t>
      </w:r>
      <w:r>
        <w:rPr>
          <w:spacing w:val="-3"/>
        </w:rPr>
        <w:t xml:space="preserve"> </w:t>
      </w:r>
      <w:r>
        <w:t>assim,</w:t>
      </w:r>
      <w:r>
        <w:rPr>
          <w:spacing w:val="-3"/>
        </w:rPr>
        <w:t xml:space="preserve"> </w:t>
      </w:r>
      <w:r>
        <w:t>diversos</w:t>
      </w:r>
      <w:r>
        <w:rPr>
          <w:spacing w:val="-3"/>
        </w:rPr>
        <w:t xml:space="preserve"> </w:t>
      </w:r>
      <w:r>
        <w:t>estudos</w:t>
      </w:r>
      <w:r>
        <w:rPr>
          <w:spacing w:val="-3"/>
        </w:rPr>
        <w:t xml:space="preserve"> </w:t>
      </w:r>
      <w:r>
        <w:t>demonstraram</w:t>
      </w:r>
      <w:r>
        <w:rPr>
          <w:spacing w:val="-3"/>
        </w:rPr>
        <w:t xml:space="preserve"> </w:t>
      </w:r>
      <w:r>
        <w:t>obter</w:t>
      </w:r>
      <w:r>
        <w:rPr>
          <w:spacing w:val="-3"/>
        </w:rPr>
        <w:t xml:space="preserve"> </w:t>
      </w:r>
      <w:r>
        <w:t>sucesso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previsões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preços de</w:t>
      </w:r>
      <w:r>
        <w:rPr>
          <w:spacing w:val="-5"/>
        </w:rPr>
        <w:t xml:space="preserve"> </w:t>
      </w:r>
      <w:r>
        <w:t>ativos,</w:t>
      </w:r>
      <w:r>
        <w:rPr>
          <w:spacing w:val="-5"/>
        </w:rPr>
        <w:t xml:space="preserve"> </w:t>
      </w:r>
      <w:r>
        <w:t>fazendo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utilização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ferramentas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aprendizado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máquina.</w:t>
      </w:r>
      <w:r>
        <w:rPr>
          <w:spacing w:val="-5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sua</w:t>
      </w:r>
      <w:r>
        <w:rPr>
          <w:spacing w:val="-5"/>
        </w:rPr>
        <w:t xml:space="preserve"> </w:t>
      </w:r>
      <w:r>
        <w:t xml:space="preserve">definição </w:t>
      </w:r>
      <w:r>
        <w:rPr>
          <w:w w:val="105"/>
        </w:rPr>
        <w:t>clássica,</w:t>
      </w:r>
      <w:r>
        <w:rPr>
          <w:spacing w:val="-2"/>
          <w:w w:val="105"/>
        </w:rPr>
        <w:t xml:space="preserve"> </w:t>
      </w:r>
      <w:hyperlink w:anchor="_bookmark97" w:history="1">
        <w:r>
          <w:rPr>
            <w:w w:val="105"/>
          </w:rPr>
          <w:t>Mitchell</w:t>
        </w:r>
      </w:hyperlink>
      <w:r>
        <w:rPr>
          <w:spacing w:val="-1"/>
          <w:w w:val="105"/>
        </w:rPr>
        <w:t xml:space="preserve"> </w:t>
      </w:r>
      <w:r>
        <w:rPr>
          <w:w w:val="105"/>
        </w:rPr>
        <w:t>(</w:t>
      </w:r>
      <w:hyperlink w:anchor="_bookmark97" w:history="1">
        <w:r>
          <w:rPr>
            <w:w w:val="105"/>
          </w:rPr>
          <w:t>1997</w:t>
        </w:r>
      </w:hyperlink>
      <w:r>
        <w:rPr>
          <w:w w:val="105"/>
        </w:rPr>
        <w:t>,</w:t>
      </w:r>
      <w:r>
        <w:rPr>
          <w:spacing w:val="-2"/>
          <w:w w:val="105"/>
        </w:rPr>
        <w:t xml:space="preserve"> </w:t>
      </w:r>
      <w:r>
        <w:rPr>
          <w:w w:val="105"/>
        </w:rPr>
        <w:t>p.</w:t>
      </w:r>
      <w:r>
        <w:rPr>
          <w:spacing w:val="-2"/>
          <w:w w:val="105"/>
        </w:rPr>
        <w:t xml:space="preserve"> </w:t>
      </w:r>
      <w:r>
        <w:rPr>
          <w:w w:val="105"/>
        </w:rPr>
        <w:t>2)</w:t>
      </w:r>
      <w:r>
        <w:rPr>
          <w:spacing w:val="-1"/>
          <w:w w:val="105"/>
        </w:rPr>
        <w:t xml:space="preserve"> </w:t>
      </w:r>
      <w:r>
        <w:rPr>
          <w:w w:val="105"/>
        </w:rPr>
        <w:t>define</w:t>
      </w:r>
      <w:r>
        <w:rPr>
          <w:spacing w:val="-2"/>
          <w:w w:val="105"/>
        </w:rPr>
        <w:t xml:space="preserve"> </w:t>
      </w:r>
      <w:r>
        <w:rPr>
          <w:w w:val="105"/>
        </w:rPr>
        <w:t>aprendizado</w:t>
      </w:r>
      <w:r>
        <w:rPr>
          <w:spacing w:val="-2"/>
          <w:w w:val="105"/>
        </w:rPr>
        <w:t xml:space="preserve"> </w:t>
      </w:r>
      <w:r>
        <w:rPr>
          <w:w w:val="105"/>
        </w:rPr>
        <w:t>de</w:t>
      </w:r>
      <w:r>
        <w:rPr>
          <w:spacing w:val="-1"/>
          <w:w w:val="105"/>
        </w:rPr>
        <w:t xml:space="preserve"> </w:t>
      </w:r>
      <w:r>
        <w:rPr>
          <w:w w:val="105"/>
        </w:rPr>
        <w:t>máquina</w:t>
      </w:r>
      <w:r>
        <w:rPr>
          <w:spacing w:val="-2"/>
          <w:w w:val="105"/>
        </w:rPr>
        <w:t xml:space="preserve"> </w:t>
      </w:r>
      <w:r>
        <w:rPr>
          <w:w w:val="105"/>
        </w:rPr>
        <w:t>como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capacidade</w:t>
      </w:r>
      <w:r>
        <w:rPr>
          <w:spacing w:val="-2"/>
          <w:w w:val="105"/>
        </w:rPr>
        <w:t xml:space="preserve"> </w:t>
      </w:r>
      <w:r>
        <w:rPr>
          <w:w w:val="105"/>
        </w:rPr>
        <w:t>de</w:t>
      </w:r>
      <w:r>
        <w:rPr>
          <w:spacing w:val="-1"/>
          <w:w w:val="105"/>
        </w:rPr>
        <w:t xml:space="preserve"> </w:t>
      </w:r>
      <w:r>
        <w:rPr>
          <w:w w:val="105"/>
        </w:rPr>
        <w:t>um programa</w:t>
      </w:r>
      <w:r>
        <w:rPr>
          <w:spacing w:val="-2"/>
          <w:w w:val="105"/>
        </w:rPr>
        <w:t xml:space="preserve"> </w:t>
      </w:r>
      <w:r>
        <w:rPr>
          <w:w w:val="105"/>
        </w:rPr>
        <w:t>de</w:t>
      </w:r>
      <w:r>
        <w:rPr>
          <w:spacing w:val="-2"/>
          <w:w w:val="105"/>
        </w:rPr>
        <w:t xml:space="preserve"> </w:t>
      </w:r>
      <w:r>
        <w:rPr>
          <w:w w:val="105"/>
        </w:rPr>
        <w:t>computador</w:t>
      </w:r>
      <w:r>
        <w:rPr>
          <w:spacing w:val="-2"/>
          <w:w w:val="105"/>
        </w:rPr>
        <w:t xml:space="preserve"> </w:t>
      </w:r>
      <w:r>
        <w:rPr>
          <w:w w:val="105"/>
        </w:rPr>
        <w:t>aprender</w:t>
      </w:r>
      <w:r>
        <w:rPr>
          <w:spacing w:val="-2"/>
          <w:w w:val="105"/>
        </w:rPr>
        <w:t xml:space="preserve"> </w:t>
      </w:r>
      <w:r>
        <w:rPr>
          <w:w w:val="105"/>
        </w:rPr>
        <w:t>com</w:t>
      </w:r>
      <w:r>
        <w:rPr>
          <w:spacing w:val="-2"/>
          <w:w w:val="105"/>
        </w:rPr>
        <w:t xml:space="preserve"> </w:t>
      </w:r>
      <w:r w:rsidRPr="0049492A">
        <w:rPr>
          <w:w w:val="105"/>
          <w:highlight w:val="yellow"/>
          <w:rPrChange w:id="38" w:author="Felipe ." w:date="2026-07-08T17:22:00Z" w16du:dateUtc="2026-07-08T20:22:00Z">
            <w:rPr>
              <w:w w:val="105"/>
            </w:rPr>
          </w:rPrChange>
        </w:rPr>
        <w:t>experiência</w:t>
      </w:r>
      <w:r w:rsidRPr="0049492A">
        <w:rPr>
          <w:spacing w:val="-2"/>
          <w:w w:val="105"/>
          <w:highlight w:val="yellow"/>
          <w:rPrChange w:id="39" w:author="Felipe ." w:date="2026-07-08T17:22:00Z" w16du:dateUtc="2026-07-08T20:22:00Z">
            <w:rPr>
              <w:spacing w:val="-2"/>
              <w:w w:val="105"/>
            </w:rPr>
          </w:rPrChange>
        </w:rPr>
        <w:t xml:space="preserve"> </w:t>
      </w:r>
      <w:r w:rsidRPr="0049492A">
        <w:rPr>
          <w:w w:val="105"/>
          <w:highlight w:val="yellow"/>
          <w:rPrChange w:id="40" w:author="Felipe ." w:date="2026-07-08T17:22:00Z" w16du:dateUtc="2026-07-08T20:22:00Z">
            <w:rPr>
              <w:w w:val="105"/>
            </w:rPr>
          </w:rPrChange>
        </w:rPr>
        <w:t>E,</w:t>
      </w:r>
      <w:r w:rsidRPr="0049492A">
        <w:rPr>
          <w:spacing w:val="-2"/>
          <w:w w:val="105"/>
          <w:highlight w:val="yellow"/>
          <w:rPrChange w:id="41" w:author="Felipe ." w:date="2026-07-08T17:22:00Z" w16du:dateUtc="2026-07-08T20:22:00Z">
            <w:rPr>
              <w:spacing w:val="-2"/>
              <w:w w:val="105"/>
            </w:rPr>
          </w:rPrChange>
        </w:rPr>
        <w:t xml:space="preserve"> </w:t>
      </w:r>
      <w:r w:rsidRPr="0049492A">
        <w:rPr>
          <w:w w:val="105"/>
          <w:highlight w:val="yellow"/>
          <w:rPrChange w:id="42" w:author="Felipe ." w:date="2026-07-08T17:22:00Z" w16du:dateUtc="2026-07-08T20:22:00Z">
            <w:rPr>
              <w:w w:val="105"/>
            </w:rPr>
          </w:rPrChange>
        </w:rPr>
        <w:t>com</w:t>
      </w:r>
      <w:r w:rsidRPr="0049492A">
        <w:rPr>
          <w:spacing w:val="-2"/>
          <w:w w:val="105"/>
          <w:highlight w:val="yellow"/>
          <w:rPrChange w:id="43" w:author="Felipe ." w:date="2026-07-08T17:22:00Z" w16du:dateUtc="2026-07-08T20:22:00Z">
            <w:rPr>
              <w:spacing w:val="-2"/>
              <w:w w:val="105"/>
            </w:rPr>
          </w:rPrChange>
        </w:rPr>
        <w:t xml:space="preserve"> </w:t>
      </w:r>
      <w:r w:rsidRPr="0049492A">
        <w:rPr>
          <w:w w:val="105"/>
          <w:highlight w:val="yellow"/>
          <w:rPrChange w:id="44" w:author="Felipe ." w:date="2026-07-08T17:22:00Z" w16du:dateUtc="2026-07-08T20:22:00Z">
            <w:rPr>
              <w:w w:val="105"/>
            </w:rPr>
          </w:rPrChange>
        </w:rPr>
        <w:t>respeito</w:t>
      </w:r>
      <w:r w:rsidRPr="0049492A">
        <w:rPr>
          <w:spacing w:val="-2"/>
          <w:w w:val="105"/>
          <w:highlight w:val="yellow"/>
          <w:rPrChange w:id="45" w:author="Felipe ." w:date="2026-07-08T17:22:00Z" w16du:dateUtc="2026-07-08T20:22:00Z">
            <w:rPr>
              <w:spacing w:val="-2"/>
              <w:w w:val="105"/>
            </w:rPr>
          </w:rPrChange>
        </w:rPr>
        <w:t xml:space="preserve"> </w:t>
      </w:r>
      <w:r w:rsidRPr="0049492A">
        <w:rPr>
          <w:w w:val="105"/>
          <w:highlight w:val="yellow"/>
          <w:rPrChange w:id="46" w:author="Felipe ." w:date="2026-07-08T17:22:00Z" w16du:dateUtc="2026-07-08T20:22:00Z">
            <w:rPr>
              <w:w w:val="105"/>
            </w:rPr>
          </w:rPrChange>
        </w:rPr>
        <w:t>a</w:t>
      </w:r>
      <w:r w:rsidRPr="0049492A">
        <w:rPr>
          <w:spacing w:val="-2"/>
          <w:w w:val="105"/>
          <w:highlight w:val="yellow"/>
          <w:rPrChange w:id="47" w:author="Felipe ." w:date="2026-07-08T17:22:00Z" w16du:dateUtc="2026-07-08T20:22:00Z">
            <w:rPr>
              <w:spacing w:val="-2"/>
              <w:w w:val="105"/>
            </w:rPr>
          </w:rPrChange>
        </w:rPr>
        <w:t xml:space="preserve"> </w:t>
      </w:r>
      <w:r w:rsidRPr="0049492A">
        <w:rPr>
          <w:w w:val="105"/>
          <w:highlight w:val="yellow"/>
          <w:rPrChange w:id="48" w:author="Felipe ." w:date="2026-07-08T17:22:00Z" w16du:dateUtc="2026-07-08T20:22:00Z">
            <w:rPr>
              <w:w w:val="105"/>
            </w:rPr>
          </w:rPrChange>
        </w:rPr>
        <w:t>uma</w:t>
      </w:r>
      <w:r w:rsidRPr="0049492A">
        <w:rPr>
          <w:spacing w:val="-2"/>
          <w:w w:val="105"/>
          <w:highlight w:val="yellow"/>
          <w:rPrChange w:id="49" w:author="Felipe ." w:date="2026-07-08T17:22:00Z" w16du:dateUtc="2026-07-08T20:22:00Z">
            <w:rPr>
              <w:spacing w:val="-2"/>
              <w:w w:val="105"/>
            </w:rPr>
          </w:rPrChange>
        </w:rPr>
        <w:t xml:space="preserve"> </w:t>
      </w:r>
      <w:r w:rsidRPr="0049492A">
        <w:rPr>
          <w:w w:val="105"/>
          <w:highlight w:val="yellow"/>
          <w:rPrChange w:id="50" w:author="Felipe ." w:date="2026-07-08T17:22:00Z" w16du:dateUtc="2026-07-08T20:22:00Z">
            <w:rPr>
              <w:w w:val="105"/>
            </w:rPr>
          </w:rPrChange>
        </w:rPr>
        <w:t>determinada classe</w:t>
      </w:r>
      <w:r w:rsidRPr="0049492A">
        <w:rPr>
          <w:spacing w:val="-9"/>
          <w:w w:val="105"/>
          <w:highlight w:val="yellow"/>
          <w:rPrChange w:id="51" w:author="Felipe ." w:date="2026-07-08T17:22:00Z" w16du:dateUtc="2026-07-08T20:22:00Z">
            <w:rPr>
              <w:spacing w:val="-9"/>
              <w:w w:val="105"/>
            </w:rPr>
          </w:rPrChange>
        </w:rPr>
        <w:t xml:space="preserve"> </w:t>
      </w:r>
      <w:r w:rsidRPr="0049492A">
        <w:rPr>
          <w:w w:val="105"/>
          <w:highlight w:val="yellow"/>
          <w:rPrChange w:id="52" w:author="Felipe ." w:date="2026-07-08T17:22:00Z" w16du:dateUtc="2026-07-08T20:22:00Z">
            <w:rPr>
              <w:w w:val="105"/>
            </w:rPr>
          </w:rPrChange>
        </w:rPr>
        <w:t>de</w:t>
      </w:r>
      <w:r w:rsidRPr="0049492A">
        <w:rPr>
          <w:spacing w:val="-9"/>
          <w:w w:val="105"/>
          <w:highlight w:val="yellow"/>
          <w:rPrChange w:id="53" w:author="Felipe ." w:date="2026-07-08T17:22:00Z" w16du:dateUtc="2026-07-08T20:22:00Z">
            <w:rPr>
              <w:spacing w:val="-9"/>
              <w:w w:val="105"/>
            </w:rPr>
          </w:rPrChange>
        </w:rPr>
        <w:t xml:space="preserve"> </w:t>
      </w:r>
      <w:r w:rsidRPr="0049492A">
        <w:rPr>
          <w:w w:val="105"/>
          <w:highlight w:val="yellow"/>
          <w:rPrChange w:id="54" w:author="Felipe ." w:date="2026-07-08T17:22:00Z" w16du:dateUtc="2026-07-08T20:22:00Z">
            <w:rPr>
              <w:w w:val="105"/>
            </w:rPr>
          </w:rPrChange>
        </w:rPr>
        <w:t>tarefas</w:t>
      </w:r>
      <w:r w:rsidRPr="0049492A">
        <w:rPr>
          <w:spacing w:val="-9"/>
          <w:w w:val="105"/>
          <w:highlight w:val="yellow"/>
          <w:rPrChange w:id="55" w:author="Felipe ." w:date="2026-07-08T17:22:00Z" w16du:dateUtc="2026-07-08T20:22:00Z">
            <w:rPr>
              <w:spacing w:val="-9"/>
              <w:w w:val="105"/>
            </w:rPr>
          </w:rPrChange>
        </w:rPr>
        <w:t xml:space="preserve"> </w:t>
      </w:r>
      <w:r w:rsidRPr="0049492A">
        <w:rPr>
          <w:w w:val="105"/>
          <w:highlight w:val="yellow"/>
          <w:rPrChange w:id="56" w:author="Felipe ." w:date="2026-07-08T17:22:00Z" w16du:dateUtc="2026-07-08T20:22:00Z">
            <w:rPr>
              <w:w w:val="105"/>
            </w:rPr>
          </w:rPrChange>
        </w:rPr>
        <w:t>T</w:t>
      </w:r>
      <w:r w:rsidRPr="0049492A">
        <w:rPr>
          <w:spacing w:val="-9"/>
          <w:w w:val="105"/>
          <w:highlight w:val="yellow"/>
          <w:rPrChange w:id="57" w:author="Felipe ." w:date="2026-07-08T17:22:00Z" w16du:dateUtc="2026-07-08T20:22:00Z">
            <w:rPr>
              <w:spacing w:val="-9"/>
              <w:w w:val="105"/>
            </w:rPr>
          </w:rPrChange>
        </w:rPr>
        <w:t xml:space="preserve"> </w:t>
      </w:r>
      <w:r w:rsidRPr="0049492A">
        <w:rPr>
          <w:w w:val="105"/>
          <w:highlight w:val="yellow"/>
          <w:rPrChange w:id="58" w:author="Felipe ." w:date="2026-07-08T17:22:00Z" w16du:dateUtc="2026-07-08T20:22:00Z">
            <w:rPr>
              <w:w w:val="105"/>
            </w:rPr>
          </w:rPrChange>
        </w:rPr>
        <w:t>e</w:t>
      </w:r>
      <w:r w:rsidRPr="0049492A">
        <w:rPr>
          <w:spacing w:val="-9"/>
          <w:w w:val="105"/>
          <w:highlight w:val="yellow"/>
          <w:rPrChange w:id="59" w:author="Felipe ." w:date="2026-07-08T17:22:00Z" w16du:dateUtc="2026-07-08T20:22:00Z">
            <w:rPr>
              <w:spacing w:val="-9"/>
              <w:w w:val="105"/>
            </w:rPr>
          </w:rPrChange>
        </w:rPr>
        <w:t xml:space="preserve"> </w:t>
      </w:r>
      <w:r w:rsidRPr="0049492A">
        <w:rPr>
          <w:w w:val="105"/>
          <w:highlight w:val="yellow"/>
          <w:rPrChange w:id="60" w:author="Felipe ." w:date="2026-07-08T17:22:00Z" w16du:dateUtc="2026-07-08T20:22:00Z">
            <w:rPr>
              <w:w w:val="105"/>
            </w:rPr>
          </w:rPrChange>
        </w:rPr>
        <w:t>em</w:t>
      </w:r>
      <w:r w:rsidRPr="0049492A">
        <w:rPr>
          <w:spacing w:val="-9"/>
          <w:w w:val="105"/>
          <w:highlight w:val="yellow"/>
          <w:rPrChange w:id="61" w:author="Felipe ." w:date="2026-07-08T17:22:00Z" w16du:dateUtc="2026-07-08T20:22:00Z">
            <w:rPr>
              <w:spacing w:val="-9"/>
              <w:w w:val="105"/>
            </w:rPr>
          </w:rPrChange>
        </w:rPr>
        <w:t xml:space="preserve"> </w:t>
      </w:r>
      <w:r w:rsidRPr="0049492A">
        <w:rPr>
          <w:w w:val="105"/>
          <w:highlight w:val="yellow"/>
          <w:rPrChange w:id="62" w:author="Felipe ." w:date="2026-07-08T17:22:00Z" w16du:dateUtc="2026-07-08T20:22:00Z">
            <w:rPr>
              <w:w w:val="105"/>
            </w:rPr>
          </w:rPrChange>
        </w:rPr>
        <w:t>seguida,</w:t>
      </w:r>
      <w:r w:rsidRPr="0049492A">
        <w:rPr>
          <w:spacing w:val="-9"/>
          <w:w w:val="105"/>
          <w:highlight w:val="yellow"/>
          <w:rPrChange w:id="63" w:author="Felipe ." w:date="2026-07-08T17:22:00Z" w16du:dateUtc="2026-07-08T20:22:00Z">
            <w:rPr>
              <w:spacing w:val="-9"/>
              <w:w w:val="105"/>
            </w:rPr>
          </w:rPrChange>
        </w:rPr>
        <w:t xml:space="preserve"> </w:t>
      </w:r>
      <w:r w:rsidRPr="0049492A">
        <w:rPr>
          <w:w w:val="105"/>
          <w:highlight w:val="yellow"/>
          <w:rPrChange w:id="64" w:author="Felipe ." w:date="2026-07-08T17:22:00Z" w16du:dateUtc="2026-07-08T20:22:00Z">
            <w:rPr>
              <w:w w:val="105"/>
            </w:rPr>
          </w:rPrChange>
        </w:rPr>
        <w:t>aferir</w:t>
      </w:r>
      <w:r w:rsidRPr="0049492A">
        <w:rPr>
          <w:spacing w:val="-9"/>
          <w:w w:val="105"/>
          <w:highlight w:val="yellow"/>
          <w:rPrChange w:id="65" w:author="Felipe ." w:date="2026-07-08T17:22:00Z" w16du:dateUtc="2026-07-08T20:22:00Z">
            <w:rPr>
              <w:spacing w:val="-9"/>
              <w:w w:val="105"/>
            </w:rPr>
          </w:rPrChange>
        </w:rPr>
        <w:t xml:space="preserve"> </w:t>
      </w:r>
      <w:r w:rsidRPr="0049492A">
        <w:rPr>
          <w:w w:val="105"/>
          <w:highlight w:val="yellow"/>
          <w:rPrChange w:id="66" w:author="Felipe ." w:date="2026-07-08T17:22:00Z" w16du:dateUtc="2026-07-08T20:22:00Z">
            <w:rPr>
              <w:w w:val="105"/>
            </w:rPr>
          </w:rPrChange>
        </w:rPr>
        <w:t>a</w:t>
      </w:r>
      <w:r w:rsidRPr="0049492A">
        <w:rPr>
          <w:spacing w:val="-9"/>
          <w:w w:val="105"/>
          <w:highlight w:val="yellow"/>
          <w:rPrChange w:id="67" w:author="Felipe ." w:date="2026-07-08T17:22:00Z" w16du:dateUtc="2026-07-08T20:22:00Z">
            <w:rPr>
              <w:spacing w:val="-9"/>
              <w:w w:val="105"/>
            </w:rPr>
          </w:rPrChange>
        </w:rPr>
        <w:t xml:space="preserve"> </w:t>
      </w:r>
      <w:r w:rsidRPr="0049492A">
        <w:rPr>
          <w:w w:val="105"/>
          <w:highlight w:val="yellow"/>
          <w:rPrChange w:id="68" w:author="Felipe ." w:date="2026-07-08T17:22:00Z" w16du:dateUtc="2026-07-08T20:22:00Z">
            <w:rPr>
              <w:w w:val="105"/>
            </w:rPr>
          </w:rPrChange>
        </w:rPr>
        <w:t>partir</w:t>
      </w:r>
      <w:r w:rsidRPr="0049492A">
        <w:rPr>
          <w:spacing w:val="-9"/>
          <w:w w:val="105"/>
          <w:highlight w:val="yellow"/>
          <w:rPrChange w:id="69" w:author="Felipe ." w:date="2026-07-08T17:22:00Z" w16du:dateUtc="2026-07-08T20:22:00Z">
            <w:rPr>
              <w:spacing w:val="-9"/>
              <w:w w:val="105"/>
            </w:rPr>
          </w:rPrChange>
        </w:rPr>
        <w:t xml:space="preserve"> </w:t>
      </w:r>
      <w:r w:rsidRPr="0049492A">
        <w:rPr>
          <w:w w:val="105"/>
          <w:highlight w:val="yellow"/>
          <w:rPrChange w:id="70" w:author="Felipe ." w:date="2026-07-08T17:22:00Z" w16du:dateUtc="2026-07-08T20:22:00Z">
            <w:rPr>
              <w:w w:val="105"/>
            </w:rPr>
          </w:rPrChange>
        </w:rPr>
        <w:t>de</w:t>
      </w:r>
      <w:r w:rsidRPr="0049492A">
        <w:rPr>
          <w:spacing w:val="-9"/>
          <w:w w:val="105"/>
          <w:highlight w:val="yellow"/>
          <w:rPrChange w:id="71" w:author="Felipe ." w:date="2026-07-08T17:22:00Z" w16du:dateUtc="2026-07-08T20:22:00Z">
            <w:rPr>
              <w:spacing w:val="-9"/>
              <w:w w:val="105"/>
            </w:rPr>
          </w:rPrChange>
        </w:rPr>
        <w:t xml:space="preserve"> </w:t>
      </w:r>
      <w:r w:rsidRPr="0049492A">
        <w:rPr>
          <w:w w:val="105"/>
          <w:highlight w:val="yellow"/>
          <w:rPrChange w:id="72" w:author="Felipe ." w:date="2026-07-08T17:22:00Z" w16du:dateUtc="2026-07-08T20:22:00Z">
            <w:rPr>
              <w:w w:val="105"/>
            </w:rPr>
          </w:rPrChange>
        </w:rPr>
        <w:t>uma</w:t>
      </w:r>
      <w:r w:rsidRPr="0049492A">
        <w:rPr>
          <w:spacing w:val="-9"/>
          <w:w w:val="105"/>
          <w:highlight w:val="yellow"/>
          <w:rPrChange w:id="73" w:author="Felipe ." w:date="2026-07-08T17:22:00Z" w16du:dateUtc="2026-07-08T20:22:00Z">
            <w:rPr>
              <w:spacing w:val="-9"/>
              <w:w w:val="105"/>
            </w:rPr>
          </w:rPrChange>
        </w:rPr>
        <w:t xml:space="preserve"> </w:t>
      </w:r>
      <w:r w:rsidRPr="0049492A">
        <w:rPr>
          <w:w w:val="105"/>
          <w:highlight w:val="yellow"/>
          <w:rPrChange w:id="74" w:author="Felipe ." w:date="2026-07-08T17:22:00Z" w16du:dateUtc="2026-07-08T20:22:00Z">
            <w:rPr>
              <w:w w:val="105"/>
            </w:rPr>
          </w:rPrChange>
        </w:rPr>
        <w:t>métrica</w:t>
      </w:r>
      <w:r w:rsidRPr="0049492A">
        <w:rPr>
          <w:spacing w:val="-9"/>
          <w:w w:val="105"/>
          <w:highlight w:val="yellow"/>
          <w:rPrChange w:id="75" w:author="Felipe ." w:date="2026-07-08T17:22:00Z" w16du:dateUtc="2026-07-08T20:22:00Z">
            <w:rPr>
              <w:spacing w:val="-9"/>
              <w:w w:val="105"/>
            </w:rPr>
          </w:rPrChange>
        </w:rPr>
        <w:t xml:space="preserve"> </w:t>
      </w:r>
      <w:r w:rsidRPr="0049492A">
        <w:rPr>
          <w:w w:val="105"/>
          <w:highlight w:val="yellow"/>
          <w:rPrChange w:id="76" w:author="Felipe ." w:date="2026-07-08T17:22:00Z" w16du:dateUtc="2026-07-08T20:22:00Z">
            <w:rPr>
              <w:w w:val="105"/>
            </w:rPr>
          </w:rPrChange>
        </w:rPr>
        <w:t>de</w:t>
      </w:r>
      <w:r w:rsidRPr="0049492A">
        <w:rPr>
          <w:spacing w:val="-9"/>
          <w:w w:val="105"/>
          <w:highlight w:val="yellow"/>
          <w:rPrChange w:id="77" w:author="Felipe ." w:date="2026-07-08T17:22:00Z" w16du:dateUtc="2026-07-08T20:22:00Z">
            <w:rPr>
              <w:spacing w:val="-9"/>
              <w:w w:val="105"/>
            </w:rPr>
          </w:rPrChange>
        </w:rPr>
        <w:t xml:space="preserve"> </w:t>
      </w:r>
      <w:r w:rsidRPr="0049492A">
        <w:rPr>
          <w:w w:val="105"/>
          <w:highlight w:val="yellow"/>
          <w:rPrChange w:id="78" w:author="Felipe ." w:date="2026-07-08T17:22:00Z" w16du:dateUtc="2026-07-08T20:22:00Z">
            <w:rPr>
              <w:w w:val="105"/>
            </w:rPr>
          </w:rPrChange>
        </w:rPr>
        <w:t>desempenho</w:t>
      </w:r>
      <w:r w:rsidRPr="0049492A">
        <w:rPr>
          <w:spacing w:val="-9"/>
          <w:w w:val="105"/>
          <w:highlight w:val="yellow"/>
          <w:rPrChange w:id="79" w:author="Felipe ." w:date="2026-07-08T17:22:00Z" w16du:dateUtc="2026-07-08T20:22:00Z">
            <w:rPr>
              <w:spacing w:val="-9"/>
              <w:w w:val="105"/>
            </w:rPr>
          </w:rPrChange>
        </w:rPr>
        <w:t xml:space="preserve"> </w:t>
      </w:r>
      <w:r w:rsidRPr="0049492A">
        <w:rPr>
          <w:w w:val="105"/>
          <w:highlight w:val="yellow"/>
          <w:rPrChange w:id="80" w:author="Felipe ." w:date="2026-07-08T17:22:00Z" w16du:dateUtc="2026-07-08T20:22:00Z">
            <w:rPr>
              <w:w w:val="105"/>
            </w:rPr>
          </w:rPrChange>
        </w:rPr>
        <w:t>P</w:t>
      </w:r>
      <w:r w:rsidRPr="0049492A">
        <w:rPr>
          <w:spacing w:val="-9"/>
          <w:w w:val="105"/>
          <w:highlight w:val="yellow"/>
          <w:rPrChange w:id="81" w:author="Felipe ." w:date="2026-07-08T17:22:00Z" w16du:dateUtc="2026-07-08T20:22:00Z">
            <w:rPr>
              <w:spacing w:val="-9"/>
              <w:w w:val="105"/>
            </w:rPr>
          </w:rPrChange>
        </w:rPr>
        <w:t xml:space="preserve"> </w:t>
      </w:r>
      <w:r w:rsidRPr="0049492A">
        <w:rPr>
          <w:w w:val="105"/>
          <w:highlight w:val="yellow"/>
          <w:rPrChange w:id="82" w:author="Felipe ." w:date="2026-07-08T17:22:00Z" w16du:dateUtc="2026-07-08T20:22:00Z">
            <w:rPr>
              <w:w w:val="105"/>
            </w:rPr>
          </w:rPrChange>
        </w:rPr>
        <w:t>se</w:t>
      </w:r>
      <w:r w:rsidRPr="0049492A">
        <w:rPr>
          <w:spacing w:val="-9"/>
          <w:w w:val="105"/>
          <w:highlight w:val="yellow"/>
          <w:rPrChange w:id="83" w:author="Felipe ." w:date="2026-07-08T17:22:00Z" w16du:dateUtc="2026-07-08T20:22:00Z">
            <w:rPr>
              <w:spacing w:val="-9"/>
              <w:w w:val="105"/>
            </w:rPr>
          </w:rPrChange>
        </w:rPr>
        <w:t xml:space="preserve"> </w:t>
      </w:r>
      <w:r w:rsidRPr="0049492A">
        <w:rPr>
          <w:w w:val="105"/>
          <w:highlight w:val="yellow"/>
          <w:rPrChange w:id="84" w:author="Felipe ." w:date="2026-07-08T17:22:00Z" w16du:dateUtc="2026-07-08T20:22:00Z">
            <w:rPr>
              <w:w w:val="105"/>
            </w:rPr>
          </w:rPrChange>
        </w:rPr>
        <w:t xml:space="preserve">seu desempenho em T melhora com experiência </w:t>
      </w:r>
      <w:commentRangeStart w:id="85"/>
      <w:r w:rsidRPr="0049492A">
        <w:rPr>
          <w:w w:val="105"/>
          <w:highlight w:val="yellow"/>
          <w:rPrChange w:id="86" w:author="Felipe ." w:date="2026-07-08T17:22:00Z" w16du:dateUtc="2026-07-08T20:22:00Z">
            <w:rPr>
              <w:w w:val="105"/>
            </w:rPr>
          </w:rPrChange>
        </w:rPr>
        <w:t>E</w:t>
      </w:r>
      <w:commentRangeEnd w:id="85"/>
      <w:r w:rsidR="0049492A" w:rsidRPr="0049492A">
        <w:rPr>
          <w:rStyle w:val="Refdecomentrio"/>
          <w:w w:val="105"/>
          <w:sz w:val="22"/>
          <w:szCs w:val="22"/>
          <w:highlight w:val="yellow"/>
          <w:rPrChange w:id="87" w:author="Felipe ." w:date="2026-07-08T17:22:00Z" w16du:dateUtc="2026-07-08T20:22:00Z">
            <w:rPr>
              <w:rStyle w:val="Refdecomentrio"/>
              <w:w w:val="105"/>
              <w:sz w:val="22"/>
              <w:szCs w:val="22"/>
            </w:rPr>
          </w:rPrChange>
        </w:rPr>
        <w:commentReference w:id="85"/>
      </w:r>
      <w:r w:rsidRPr="0049492A">
        <w:rPr>
          <w:w w:val="105"/>
          <w:highlight w:val="yellow"/>
          <w:rPrChange w:id="88" w:author="Felipe ." w:date="2026-07-08T17:22:00Z" w16du:dateUtc="2026-07-08T20:22:00Z">
            <w:rPr>
              <w:w w:val="105"/>
            </w:rPr>
          </w:rPrChange>
        </w:rPr>
        <w:t>.</w:t>
      </w:r>
    </w:p>
    <w:p w14:paraId="159771D6" w14:textId="77777777" w:rsidR="006131AD" w:rsidRDefault="00000000">
      <w:pPr>
        <w:pStyle w:val="Corpodetexto"/>
        <w:spacing w:line="340" w:lineRule="auto"/>
        <w:ind w:left="132" w:right="146" w:firstLine="716"/>
        <w:jc w:val="both"/>
      </w:pPr>
      <w:hyperlink w:anchor="_bookmark65" w:history="1">
        <w:r>
          <w:t>Aquart, Köpke e Weinhardt</w:t>
        </w:r>
      </w:hyperlink>
      <w:r>
        <w:t xml:space="preserve"> (</w:t>
      </w:r>
      <w:hyperlink w:anchor="_bookmark65" w:history="1">
        <w:r>
          <w:t>2022</w:t>
        </w:r>
      </w:hyperlink>
      <w:r>
        <w:t>, p. 331), empregou e analisou vários modelos de Aprendizado de máquina para prever e negociar movimentos das 100 maiores criptomoedas concluiu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todos</w:t>
      </w:r>
      <w:r>
        <w:rPr>
          <w:spacing w:val="40"/>
        </w:rPr>
        <w:t xml:space="preserve"> </w:t>
      </w:r>
      <w:r>
        <w:t>os</w:t>
      </w:r>
      <w:r>
        <w:rPr>
          <w:spacing w:val="40"/>
        </w:rPr>
        <w:t xml:space="preserve"> </w:t>
      </w:r>
      <w:r>
        <w:t>modelos</w:t>
      </w:r>
      <w:r>
        <w:rPr>
          <w:spacing w:val="40"/>
        </w:rPr>
        <w:t xml:space="preserve"> </w:t>
      </w:r>
      <w:r>
        <w:t>utilizados</w:t>
      </w:r>
      <w:r>
        <w:rPr>
          <w:spacing w:val="40"/>
        </w:rPr>
        <w:t xml:space="preserve"> </w:t>
      </w:r>
      <w:r>
        <w:t>fazem</w:t>
      </w:r>
      <w:r>
        <w:rPr>
          <w:spacing w:val="40"/>
        </w:rPr>
        <w:t xml:space="preserve"> </w:t>
      </w:r>
      <w:r>
        <w:t>previsões</w:t>
      </w:r>
      <w:r>
        <w:rPr>
          <w:spacing w:val="40"/>
        </w:rPr>
        <w:t xml:space="preserve"> </w:t>
      </w:r>
      <w:r>
        <w:t>estatisticamente</w:t>
      </w:r>
      <w:r>
        <w:rPr>
          <w:spacing w:val="40"/>
        </w:rPr>
        <w:t xml:space="preserve"> </w:t>
      </w:r>
      <w:r>
        <w:t>viáveis.</w:t>
      </w:r>
    </w:p>
    <w:p w14:paraId="6DF6D716" w14:textId="77777777" w:rsidR="006131AD" w:rsidRDefault="00000000">
      <w:pPr>
        <w:pStyle w:val="Corpodetexto"/>
        <w:spacing w:line="340" w:lineRule="auto"/>
        <w:ind w:left="140" w:right="146" w:firstLine="708"/>
        <w:jc w:val="both"/>
      </w:pPr>
      <w:hyperlink w:anchor="_bookmark116" w:history="1">
        <w:r>
          <w:t>Wei, Sermpinis e Stasinakis</w:t>
        </w:r>
      </w:hyperlink>
      <w:r>
        <w:t xml:space="preserve"> (</w:t>
      </w:r>
      <w:hyperlink w:anchor="_bookmark116" w:history="1">
        <w:r>
          <w:t>2023</w:t>
        </w:r>
      </w:hyperlink>
      <w:r>
        <w:t xml:space="preserve">, p. 852) descobriram que, ao combinar a previsão </w:t>
      </w:r>
      <w:r>
        <w:rPr>
          <w:w w:val="105"/>
        </w:rPr>
        <w:t>de</w:t>
      </w:r>
      <w:r>
        <w:rPr>
          <w:spacing w:val="-14"/>
          <w:w w:val="105"/>
        </w:rPr>
        <w:t xml:space="preserve"> </w:t>
      </w:r>
      <w:r>
        <w:rPr>
          <w:w w:val="105"/>
        </w:rPr>
        <w:t>retornos</w:t>
      </w:r>
      <w:r>
        <w:rPr>
          <w:spacing w:val="-14"/>
          <w:w w:val="105"/>
        </w:rPr>
        <w:t xml:space="preserve"> </w:t>
      </w:r>
      <w:r>
        <w:rPr>
          <w:w w:val="105"/>
        </w:rPr>
        <w:t>do</w:t>
      </w:r>
      <w:r>
        <w:rPr>
          <w:spacing w:val="-14"/>
          <w:w w:val="105"/>
        </w:rPr>
        <w:t xml:space="preserve"> </w:t>
      </w:r>
      <w:r>
        <w:rPr>
          <w:w w:val="105"/>
        </w:rPr>
        <w:t>Bitcoin</w:t>
      </w:r>
      <w:r>
        <w:rPr>
          <w:spacing w:val="-14"/>
          <w:w w:val="105"/>
        </w:rPr>
        <w:t xml:space="preserve"> </w:t>
      </w:r>
      <w:r>
        <w:rPr>
          <w:w w:val="105"/>
        </w:rPr>
        <w:t>com</w:t>
      </w:r>
      <w:r>
        <w:rPr>
          <w:spacing w:val="-14"/>
          <w:w w:val="105"/>
        </w:rPr>
        <w:t xml:space="preserve"> </w:t>
      </w:r>
      <w:r>
        <w:rPr>
          <w:w w:val="105"/>
        </w:rPr>
        <w:t>uma</w:t>
      </w:r>
      <w:r>
        <w:rPr>
          <w:spacing w:val="-14"/>
          <w:w w:val="105"/>
        </w:rPr>
        <w:t xml:space="preserve"> </w:t>
      </w:r>
      <w:r>
        <w:rPr>
          <w:w w:val="105"/>
        </w:rPr>
        <w:t>estratégia</w:t>
      </w:r>
      <w:r>
        <w:rPr>
          <w:spacing w:val="-14"/>
          <w:w w:val="105"/>
        </w:rPr>
        <w:t xml:space="preserve"> </w:t>
      </w:r>
      <w:r>
        <w:rPr>
          <w:w w:val="105"/>
        </w:rPr>
        <w:t>de</w:t>
      </w:r>
      <w:r>
        <w:rPr>
          <w:spacing w:val="-14"/>
          <w:w w:val="105"/>
        </w:rPr>
        <w:t xml:space="preserve"> </w:t>
      </w:r>
      <w:r>
        <w:rPr>
          <w:w w:val="105"/>
        </w:rPr>
        <w:t>alavancagem</w:t>
      </w:r>
      <w:r>
        <w:rPr>
          <w:spacing w:val="-14"/>
          <w:w w:val="105"/>
        </w:rPr>
        <w:t xml:space="preserve"> </w:t>
      </w:r>
      <w:r>
        <w:rPr>
          <w:w w:val="105"/>
        </w:rPr>
        <w:t>híbrida</w:t>
      </w:r>
      <w:r>
        <w:rPr>
          <w:spacing w:val="-14"/>
          <w:w w:val="105"/>
        </w:rPr>
        <w:t xml:space="preserve"> </w:t>
      </w:r>
      <w:r>
        <w:rPr>
          <w:w w:val="105"/>
        </w:rPr>
        <w:t>que</w:t>
      </w:r>
      <w:r>
        <w:rPr>
          <w:spacing w:val="-14"/>
          <w:w w:val="105"/>
        </w:rPr>
        <w:t xml:space="preserve"> </w:t>
      </w:r>
      <w:r>
        <w:rPr>
          <w:w w:val="105"/>
        </w:rPr>
        <w:t>utiliza</w:t>
      </w:r>
      <w:r>
        <w:rPr>
          <w:spacing w:val="-14"/>
          <w:w w:val="105"/>
        </w:rPr>
        <w:t xml:space="preserve"> </w:t>
      </w:r>
      <w:r>
        <w:rPr>
          <w:w w:val="105"/>
        </w:rPr>
        <w:t>volatilidade e sentimento narrativo, que segundo o texto são informações de sentimento extraídas de fontes textuais formais e públicas, como publicações, notícias e artigos de negócios globais,</w:t>
      </w:r>
      <w:r>
        <w:rPr>
          <w:spacing w:val="-6"/>
          <w:w w:val="105"/>
        </w:rPr>
        <w:t xml:space="preserve"> </w:t>
      </w:r>
      <w:r>
        <w:rPr>
          <w:w w:val="105"/>
        </w:rPr>
        <w:t>que</w:t>
      </w:r>
      <w:r>
        <w:rPr>
          <w:spacing w:val="-5"/>
          <w:w w:val="105"/>
        </w:rPr>
        <w:t xml:space="preserve"> </w:t>
      </w:r>
      <w:r>
        <w:rPr>
          <w:w w:val="105"/>
        </w:rPr>
        <w:t>influenciam</w:t>
      </w:r>
      <w:r>
        <w:rPr>
          <w:spacing w:val="-6"/>
          <w:w w:val="105"/>
        </w:rPr>
        <w:t xml:space="preserve"> </w:t>
      </w:r>
      <w:r>
        <w:rPr>
          <w:w w:val="105"/>
        </w:rPr>
        <w:t>o</w:t>
      </w:r>
      <w:r>
        <w:rPr>
          <w:spacing w:val="-6"/>
          <w:w w:val="105"/>
        </w:rPr>
        <w:t xml:space="preserve"> </w:t>
      </w:r>
      <w:r>
        <w:rPr>
          <w:w w:val="105"/>
        </w:rPr>
        <w:t>mercado</w:t>
      </w:r>
      <w:r>
        <w:rPr>
          <w:spacing w:val="-6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criptomoedas,</w:t>
      </w:r>
      <w:r>
        <w:rPr>
          <w:spacing w:val="-6"/>
          <w:w w:val="105"/>
        </w:rPr>
        <w:t xml:space="preserve"> </w:t>
      </w:r>
      <w:r>
        <w:rPr>
          <w:w w:val="105"/>
        </w:rPr>
        <w:t>em</w:t>
      </w:r>
      <w:r>
        <w:rPr>
          <w:spacing w:val="-6"/>
          <w:w w:val="105"/>
        </w:rPr>
        <w:t xml:space="preserve"> </w:t>
      </w:r>
      <w:r>
        <w:rPr>
          <w:w w:val="105"/>
        </w:rPr>
        <w:t>contraste</w:t>
      </w:r>
      <w:r>
        <w:rPr>
          <w:spacing w:val="-6"/>
          <w:w w:val="105"/>
        </w:rPr>
        <w:t xml:space="preserve"> </w:t>
      </w:r>
      <w:r>
        <w:rPr>
          <w:w w:val="105"/>
        </w:rPr>
        <w:t>com</w:t>
      </w:r>
      <w:r>
        <w:rPr>
          <w:spacing w:val="-5"/>
          <w:w w:val="105"/>
        </w:rPr>
        <w:t xml:space="preserve"> </w:t>
      </w:r>
      <w:r>
        <w:rPr>
          <w:w w:val="105"/>
        </w:rPr>
        <w:t>dados</w:t>
      </w:r>
      <w:r>
        <w:rPr>
          <w:spacing w:val="-6"/>
          <w:w w:val="105"/>
        </w:rPr>
        <w:t xml:space="preserve"> </w:t>
      </w:r>
      <w:r>
        <w:rPr>
          <w:w w:val="105"/>
        </w:rPr>
        <w:t>brutos</w:t>
      </w:r>
      <w:r>
        <w:rPr>
          <w:spacing w:val="-6"/>
          <w:w w:val="105"/>
        </w:rPr>
        <w:t xml:space="preserve"> </w:t>
      </w:r>
      <w:r>
        <w:rPr>
          <w:w w:val="105"/>
        </w:rPr>
        <w:t xml:space="preserve">de </w:t>
      </w:r>
      <w:r>
        <w:rPr>
          <w:spacing w:val="-2"/>
          <w:w w:val="105"/>
        </w:rPr>
        <w:t>mídias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sociais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ou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indicadores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técnicos.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Todas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as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estratégias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alavancagem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 xml:space="preserve">melhoraram </w:t>
      </w:r>
      <w:r>
        <w:rPr>
          <w:w w:val="105"/>
        </w:rPr>
        <w:t>significativamente</w:t>
      </w:r>
      <w:r>
        <w:rPr>
          <w:spacing w:val="-12"/>
          <w:w w:val="105"/>
        </w:rPr>
        <w:t xml:space="preserve"> </w:t>
      </w:r>
      <w:r>
        <w:rPr>
          <w:w w:val="105"/>
        </w:rPr>
        <w:t>o</w:t>
      </w:r>
      <w:r>
        <w:rPr>
          <w:spacing w:val="-12"/>
          <w:w w:val="105"/>
        </w:rPr>
        <w:t xml:space="preserve"> </w:t>
      </w:r>
      <w:r>
        <w:rPr>
          <w:w w:val="105"/>
        </w:rPr>
        <w:t>desempenho</w:t>
      </w:r>
      <w:r>
        <w:rPr>
          <w:spacing w:val="-12"/>
          <w:w w:val="105"/>
        </w:rPr>
        <w:t xml:space="preserve"> </w:t>
      </w:r>
      <w:r>
        <w:rPr>
          <w:w w:val="105"/>
        </w:rPr>
        <w:t>da</w:t>
      </w:r>
      <w:r>
        <w:rPr>
          <w:spacing w:val="-12"/>
          <w:w w:val="105"/>
        </w:rPr>
        <w:t xml:space="preserve"> </w:t>
      </w:r>
      <w:r>
        <w:rPr>
          <w:w w:val="105"/>
        </w:rPr>
        <w:t>negociação,</w:t>
      </w:r>
      <w:r>
        <w:rPr>
          <w:spacing w:val="-12"/>
          <w:w w:val="105"/>
        </w:rPr>
        <w:t xml:space="preserve"> </w:t>
      </w:r>
      <w:r>
        <w:rPr>
          <w:w w:val="105"/>
        </w:rPr>
        <w:t>sendo</w:t>
      </w:r>
      <w:r>
        <w:rPr>
          <w:spacing w:val="-12"/>
          <w:w w:val="105"/>
        </w:rPr>
        <w:t xml:space="preserve"> </w:t>
      </w:r>
      <w:r>
        <w:rPr>
          <w:w w:val="105"/>
        </w:rPr>
        <w:t>que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estratégia</w:t>
      </w:r>
      <w:r>
        <w:rPr>
          <w:spacing w:val="-12"/>
          <w:w w:val="105"/>
        </w:rPr>
        <w:t xml:space="preserve"> </w:t>
      </w:r>
      <w:r>
        <w:rPr>
          <w:w w:val="105"/>
        </w:rPr>
        <w:t>híbrida</w:t>
      </w:r>
      <w:r>
        <w:rPr>
          <w:spacing w:val="-12"/>
          <w:w w:val="105"/>
        </w:rPr>
        <w:t xml:space="preserve"> </w:t>
      </w:r>
      <w:r>
        <w:rPr>
          <w:w w:val="105"/>
        </w:rPr>
        <w:t>superou as demais.</w:t>
      </w:r>
    </w:p>
    <w:p w14:paraId="31A6579C" w14:textId="77777777" w:rsidR="006131AD" w:rsidRDefault="00000000">
      <w:pPr>
        <w:pStyle w:val="Corpodetexto"/>
        <w:spacing w:line="340" w:lineRule="auto"/>
        <w:ind w:left="140" w:right="146" w:firstLine="708"/>
        <w:jc w:val="both"/>
      </w:pPr>
      <w:hyperlink w:anchor="_bookmark70" w:history="1">
        <w:r>
          <w:rPr>
            <w:w w:val="105"/>
          </w:rPr>
          <w:t>Belcastro et al.</w:t>
        </w:r>
      </w:hyperlink>
      <w:r>
        <w:rPr>
          <w:w w:val="105"/>
        </w:rPr>
        <w:t xml:space="preserve"> (</w:t>
      </w:r>
      <w:hyperlink w:anchor="_bookmark70" w:history="1">
        <w:r>
          <w:rPr>
            <w:w w:val="105"/>
          </w:rPr>
          <w:t>2023</w:t>
        </w:r>
      </w:hyperlink>
      <w:r>
        <w:rPr>
          <w:w w:val="105"/>
        </w:rPr>
        <w:t xml:space="preserve">) afirma que a partir da previsão de preços de criptomoedas </w:t>
      </w:r>
      <w:r>
        <w:lastRenderedPageBreak/>
        <w:t xml:space="preserve">através da integração de dados de mídias sociais e de mercado, alcançou um ganho médio </w:t>
      </w:r>
      <w:r>
        <w:rPr>
          <w:w w:val="105"/>
        </w:rPr>
        <w:t>geral de 194% sem taxas de transação e de 117% considerando as taxas.</w:t>
      </w:r>
    </w:p>
    <w:p w14:paraId="557BD5CF" w14:textId="77777777" w:rsidR="006131AD" w:rsidRDefault="006131AD">
      <w:pPr>
        <w:pStyle w:val="Corpodetexto"/>
        <w:spacing w:line="340" w:lineRule="auto"/>
        <w:jc w:val="both"/>
        <w:sectPr w:rsidR="006131AD">
          <w:headerReference w:type="default" r:id="rId11"/>
          <w:pgSz w:w="11910" w:h="16840"/>
          <w:pgMar w:top="1580" w:right="992" w:bottom="280" w:left="1559" w:header="1038" w:footer="0" w:gutter="0"/>
          <w:pgNumType w:start="9"/>
          <w:cols w:space="720"/>
        </w:sectPr>
      </w:pPr>
    </w:p>
    <w:p w14:paraId="0AC653BF" w14:textId="77777777" w:rsidR="006131AD" w:rsidRDefault="00000000">
      <w:pPr>
        <w:pStyle w:val="Ttulo2"/>
        <w:numPr>
          <w:ilvl w:val="1"/>
          <w:numId w:val="1"/>
        </w:numPr>
        <w:tabs>
          <w:tab w:val="left" w:pos="676"/>
        </w:tabs>
        <w:spacing w:before="135"/>
      </w:pPr>
      <w:bookmarkStart w:id="89" w:name="Problema_de_Pesquisa"/>
      <w:bookmarkStart w:id="90" w:name="_bookmark3"/>
      <w:bookmarkStart w:id="91" w:name="_bookmark4"/>
      <w:bookmarkEnd w:id="89"/>
      <w:bookmarkEnd w:id="90"/>
      <w:bookmarkEnd w:id="91"/>
      <w:r>
        <w:rPr>
          <w:spacing w:val="-2"/>
          <w:w w:val="105"/>
        </w:rPr>
        <w:lastRenderedPageBreak/>
        <w:t>Problema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Pesquisa</w:t>
      </w:r>
    </w:p>
    <w:p w14:paraId="75878F4A" w14:textId="77777777" w:rsidR="006131AD" w:rsidRDefault="006131AD">
      <w:pPr>
        <w:pStyle w:val="Corpodetexto"/>
        <w:spacing w:before="90"/>
        <w:rPr>
          <w:b/>
        </w:rPr>
      </w:pPr>
    </w:p>
    <w:p w14:paraId="6C90FFF8" w14:textId="77777777" w:rsidR="006131AD" w:rsidRDefault="00000000">
      <w:pPr>
        <w:pStyle w:val="Corpodetexto"/>
        <w:spacing w:line="340" w:lineRule="auto"/>
        <w:ind w:left="140" w:right="80" w:firstLine="708"/>
      </w:pPr>
      <w:r>
        <w:t xml:space="preserve">Tendo em vista o cenário citado acima, a presente pesquisa busca responder: </w:t>
      </w:r>
      <w:commentRangeStart w:id="92"/>
      <w:r>
        <w:t>quais as</w:t>
      </w:r>
      <w:r>
        <w:rPr>
          <w:spacing w:val="39"/>
        </w:rPr>
        <w:t xml:space="preserve"> </w:t>
      </w:r>
      <w:r>
        <w:t>contribuições</w:t>
      </w:r>
      <w:r>
        <w:rPr>
          <w:spacing w:val="39"/>
        </w:rPr>
        <w:t xml:space="preserve"> </w:t>
      </w:r>
      <w:r>
        <w:t>da</w:t>
      </w:r>
      <w:r>
        <w:rPr>
          <w:spacing w:val="39"/>
        </w:rPr>
        <w:t xml:space="preserve"> </w:t>
      </w:r>
      <w:r>
        <w:t>aprendizagem</w:t>
      </w:r>
      <w:r>
        <w:rPr>
          <w:spacing w:val="39"/>
        </w:rPr>
        <w:t xml:space="preserve"> </w:t>
      </w:r>
      <w:r>
        <w:t>de</w:t>
      </w:r>
      <w:r>
        <w:rPr>
          <w:spacing w:val="39"/>
        </w:rPr>
        <w:t xml:space="preserve"> </w:t>
      </w:r>
      <w:r>
        <w:t>máquina</w:t>
      </w:r>
      <w:r>
        <w:rPr>
          <w:spacing w:val="39"/>
        </w:rPr>
        <w:t xml:space="preserve"> </w:t>
      </w:r>
      <w:r>
        <w:t>na</w:t>
      </w:r>
      <w:r>
        <w:rPr>
          <w:spacing w:val="39"/>
        </w:rPr>
        <w:t xml:space="preserve"> </w:t>
      </w:r>
      <w:r>
        <w:t>gestão</w:t>
      </w:r>
      <w:r>
        <w:rPr>
          <w:spacing w:val="39"/>
        </w:rPr>
        <w:t xml:space="preserve"> </w:t>
      </w:r>
      <w:r>
        <w:t>de</w:t>
      </w:r>
      <w:r>
        <w:rPr>
          <w:spacing w:val="39"/>
        </w:rPr>
        <w:t xml:space="preserve"> </w:t>
      </w:r>
      <w:r>
        <w:t>carteiras</w:t>
      </w:r>
      <w:r>
        <w:rPr>
          <w:spacing w:val="39"/>
        </w:rPr>
        <w:t xml:space="preserve"> </w:t>
      </w:r>
      <w:r>
        <w:t>de</w:t>
      </w:r>
      <w:r>
        <w:rPr>
          <w:spacing w:val="39"/>
        </w:rPr>
        <w:t xml:space="preserve"> </w:t>
      </w:r>
      <w:r>
        <w:t>criptoativos?</w:t>
      </w:r>
      <w:commentRangeEnd w:id="92"/>
      <w:r w:rsidR="0049492A">
        <w:rPr>
          <w:rStyle w:val="Refdecomentrio"/>
          <w:sz w:val="22"/>
          <w:szCs w:val="22"/>
        </w:rPr>
        <w:commentReference w:id="92"/>
      </w:r>
    </w:p>
    <w:p w14:paraId="11B8B120" w14:textId="0F5EBF2D" w:rsidR="006131AD" w:rsidRPr="0049492A" w:rsidRDefault="0049492A" w:rsidP="0049492A">
      <w:pPr>
        <w:widowControl/>
        <w:adjustRightInd w:val="0"/>
        <w:rPr>
          <w:ins w:id="93" w:author="Felipe ." w:date="2026-07-08T19:16:00Z" w16du:dateUtc="2026-07-08T22:16:00Z"/>
          <w:rFonts w:ascii="Times New Roman" w:eastAsiaTheme="minorHAnsi" w:hAnsi="Times New Roman" w:cs="Times New Roman"/>
          <w:i/>
          <w:iCs/>
          <w:sz w:val="24"/>
          <w:szCs w:val="24"/>
          <w:lang w:val="pt-BR"/>
          <w:rPrChange w:id="94" w:author="Felipe ." w:date="2026-07-08T19:16:00Z" w16du:dateUtc="2026-07-08T22:16:00Z">
            <w:rPr>
              <w:ins w:id="95" w:author="Felipe ." w:date="2026-07-08T19:16:00Z" w16du:dateUtc="2026-07-08T22:16:00Z"/>
            </w:rPr>
          </w:rPrChange>
        </w:rPr>
        <w:pPrChange w:id="96" w:author="Felipe ." w:date="2026-07-08T19:16:00Z" w16du:dateUtc="2026-07-08T22:16:00Z">
          <w:pPr>
            <w:pStyle w:val="Corpodetexto"/>
            <w:spacing w:before="106"/>
          </w:pPr>
        </w:pPrChange>
      </w:pPr>
      <w:ins w:id="97" w:author="Felipe ." w:date="2026-07-08T19:16:00Z" w16du:dateUtc="2026-07-08T22:16:00Z">
        <w:r>
          <w:rPr>
            <w:rFonts w:ascii="Times New Roman" w:eastAsiaTheme="minorHAnsi" w:hAnsi="Times New Roman" w:cs="Times New Roman"/>
            <w:i/>
            <w:iCs/>
            <w:sz w:val="24"/>
            <w:szCs w:val="24"/>
            <w:lang w:val="pt-BR"/>
          </w:rPr>
          <w:t>como integrar</w:t>
        </w:r>
        <w:r>
          <w:rPr>
            <w:rFonts w:ascii="Times New Roman" w:eastAsiaTheme="minorHAnsi" w:hAnsi="Times New Roman" w:cs="Times New Roman"/>
            <w:i/>
            <w:iCs/>
            <w:sz w:val="24"/>
            <w:szCs w:val="24"/>
            <w:lang w:val="pt-BR"/>
          </w:rPr>
          <w:t xml:space="preserve"> </w:t>
        </w:r>
        <w:r>
          <w:rPr>
            <w:rFonts w:ascii="Times New Roman" w:eastAsiaTheme="minorHAnsi" w:hAnsi="Times New Roman" w:cs="Times New Roman"/>
            <w:i/>
            <w:iCs/>
            <w:sz w:val="24"/>
            <w:szCs w:val="24"/>
            <w:lang w:val="pt-BR"/>
          </w:rPr>
          <w:t xml:space="preserve">previsões de </w:t>
        </w:r>
      </w:ins>
      <w:ins w:id="98" w:author="Felipe ." w:date="2026-07-08T19:17:00Z" w16du:dateUtc="2026-07-08T22:17:00Z">
        <w:r>
          <w:rPr>
            <w:rFonts w:ascii="Times New Roman" w:eastAsiaTheme="minorHAnsi" w:hAnsi="Times New Roman" w:cs="Times New Roman"/>
            <w:i/>
            <w:iCs/>
            <w:sz w:val="24"/>
            <w:szCs w:val="24"/>
            <w:lang w:val="pt-BR"/>
          </w:rPr>
          <w:t xml:space="preserve">cripto </w:t>
        </w:r>
      </w:ins>
      <w:ins w:id="99" w:author="Felipe ." w:date="2026-07-08T19:16:00Z" w16du:dateUtc="2026-07-08T22:16:00Z">
        <w:r>
          <w:rPr>
            <w:rFonts w:ascii="Times New Roman" w:eastAsiaTheme="minorHAnsi" w:hAnsi="Times New Roman" w:cs="Times New Roman"/>
            <w:i/>
            <w:iCs/>
            <w:sz w:val="24"/>
            <w:szCs w:val="24"/>
            <w:lang w:val="pt-BR"/>
          </w:rPr>
          <w:t>ativos baseados em machine learning ao processo de otimização</w:t>
        </w:r>
        <w:r>
          <w:rPr>
            <w:rFonts w:ascii="Times New Roman" w:eastAsiaTheme="minorHAnsi" w:hAnsi="Times New Roman" w:cs="Times New Roman"/>
            <w:i/>
            <w:iCs/>
            <w:sz w:val="24"/>
            <w:szCs w:val="24"/>
            <w:lang w:val="pt-BR"/>
          </w:rPr>
          <w:t xml:space="preserve"> </w:t>
        </w:r>
        <w:r>
          <w:rPr>
            <w:rFonts w:ascii="Times New Roman" w:eastAsiaTheme="minorHAnsi" w:hAnsi="Times New Roman" w:cs="Times New Roman"/>
            <w:i/>
            <w:iCs/>
            <w:sz w:val="24"/>
            <w:szCs w:val="24"/>
            <w:lang w:val="pt-BR"/>
          </w:rPr>
          <w:t xml:space="preserve">de portfólio fundamentado no modelo de </w:t>
        </w:r>
      </w:ins>
      <w:ins w:id="100" w:author="Felipe ." w:date="2026-07-08T19:17:00Z" w16du:dateUtc="2026-07-08T22:17:00Z">
        <w:r>
          <w:rPr>
            <w:rFonts w:ascii="Times New Roman" w:eastAsiaTheme="minorHAnsi" w:hAnsi="Times New Roman" w:cs="Times New Roman"/>
            <w:i/>
            <w:iCs/>
            <w:sz w:val="24"/>
            <w:szCs w:val="24"/>
            <w:lang w:val="pt-BR"/>
          </w:rPr>
          <w:t>Ma</w:t>
        </w:r>
      </w:ins>
      <w:ins w:id="101" w:author="Felipe ." w:date="2026-07-08T19:18:00Z" w16du:dateUtc="2026-07-08T22:18:00Z">
        <w:r>
          <w:rPr>
            <w:rFonts w:ascii="Times New Roman" w:eastAsiaTheme="minorHAnsi" w:hAnsi="Times New Roman" w:cs="Times New Roman"/>
            <w:i/>
            <w:iCs/>
            <w:sz w:val="24"/>
            <w:szCs w:val="24"/>
            <w:lang w:val="pt-BR"/>
          </w:rPr>
          <w:t>rkowitz</w:t>
        </w:r>
      </w:ins>
      <w:ins w:id="102" w:author="Felipe ." w:date="2026-07-08T19:16:00Z" w16du:dateUtc="2026-07-08T22:16:00Z">
        <w:r>
          <w:rPr>
            <w:rFonts w:ascii="Times New Roman" w:eastAsiaTheme="minorHAnsi" w:hAnsi="Times New Roman" w:cs="Times New Roman"/>
            <w:i/>
            <w:iCs/>
            <w:sz w:val="24"/>
            <w:szCs w:val="24"/>
            <w:lang w:val="pt-BR"/>
          </w:rPr>
          <w:t>?</w:t>
        </w:r>
      </w:ins>
    </w:p>
    <w:p w14:paraId="692FBB7C" w14:textId="77777777" w:rsidR="0049492A" w:rsidRDefault="0049492A">
      <w:pPr>
        <w:pStyle w:val="Corpodetexto"/>
        <w:spacing w:before="106"/>
        <w:rPr>
          <w:ins w:id="103" w:author="Felipe ." w:date="2026-07-08T19:16:00Z" w16du:dateUtc="2026-07-08T22:16:00Z"/>
        </w:rPr>
      </w:pPr>
    </w:p>
    <w:p w14:paraId="7E057F1E" w14:textId="77777777" w:rsidR="0049492A" w:rsidRDefault="0049492A">
      <w:pPr>
        <w:pStyle w:val="Corpodetexto"/>
        <w:spacing w:before="106"/>
        <w:rPr>
          <w:ins w:id="104" w:author="Felipe ." w:date="2026-07-08T19:16:00Z" w16du:dateUtc="2026-07-08T22:16:00Z"/>
        </w:rPr>
      </w:pPr>
    </w:p>
    <w:p w14:paraId="4A487D67" w14:textId="77777777" w:rsidR="0049492A" w:rsidRDefault="0049492A">
      <w:pPr>
        <w:pStyle w:val="Corpodetexto"/>
        <w:spacing w:before="106"/>
      </w:pPr>
    </w:p>
    <w:p w14:paraId="756FDEFB" w14:textId="77777777" w:rsidR="006131AD" w:rsidRDefault="00000000">
      <w:pPr>
        <w:pStyle w:val="Ttulo2"/>
        <w:numPr>
          <w:ilvl w:val="1"/>
          <w:numId w:val="1"/>
        </w:numPr>
        <w:tabs>
          <w:tab w:val="left" w:pos="676"/>
        </w:tabs>
      </w:pPr>
      <w:bookmarkStart w:id="105" w:name="Objetivos_de_pesquisa"/>
      <w:bookmarkStart w:id="106" w:name="_bookmark5"/>
      <w:bookmarkEnd w:id="105"/>
      <w:bookmarkEnd w:id="106"/>
      <w:r>
        <w:rPr>
          <w:spacing w:val="-2"/>
          <w:w w:val="105"/>
        </w:rPr>
        <w:t>Objetivos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pesquisa</w:t>
      </w:r>
    </w:p>
    <w:p w14:paraId="5FCA3287" w14:textId="77777777" w:rsidR="006131AD" w:rsidRDefault="006131AD">
      <w:pPr>
        <w:pStyle w:val="Corpodetexto"/>
        <w:spacing w:before="89"/>
        <w:rPr>
          <w:b/>
        </w:rPr>
      </w:pPr>
    </w:p>
    <w:p w14:paraId="6B013BBC" w14:textId="77777777" w:rsidR="006131AD" w:rsidRDefault="00000000">
      <w:pPr>
        <w:pStyle w:val="Ttulo2"/>
        <w:numPr>
          <w:ilvl w:val="2"/>
          <w:numId w:val="1"/>
        </w:numPr>
        <w:tabs>
          <w:tab w:val="left" w:pos="865"/>
        </w:tabs>
        <w:ind w:hanging="732"/>
      </w:pPr>
      <w:bookmarkStart w:id="107" w:name="Objetivo_geral"/>
      <w:bookmarkStart w:id="108" w:name="_bookmark6"/>
      <w:bookmarkEnd w:id="107"/>
      <w:bookmarkEnd w:id="108"/>
      <w:r>
        <w:t>Objetivo</w:t>
      </w:r>
      <w:r>
        <w:rPr>
          <w:spacing w:val="21"/>
        </w:rPr>
        <w:t xml:space="preserve"> </w:t>
      </w:r>
      <w:r>
        <w:rPr>
          <w:spacing w:val="-2"/>
        </w:rPr>
        <w:t>geral</w:t>
      </w:r>
    </w:p>
    <w:p w14:paraId="295D7B35" w14:textId="77777777" w:rsidR="006131AD" w:rsidRDefault="006131AD">
      <w:pPr>
        <w:pStyle w:val="Corpodetexto"/>
        <w:spacing w:before="7"/>
        <w:rPr>
          <w:b/>
        </w:rPr>
      </w:pPr>
    </w:p>
    <w:p w14:paraId="024C66EA" w14:textId="77777777" w:rsidR="006131AD" w:rsidRDefault="00000000">
      <w:pPr>
        <w:pStyle w:val="Corpodetexto"/>
        <w:spacing w:line="340" w:lineRule="auto"/>
        <w:ind w:left="140" w:firstLine="708"/>
      </w:pPr>
      <w:r>
        <w:rPr>
          <w:w w:val="105"/>
        </w:rPr>
        <w:t>Diante</w:t>
      </w:r>
      <w:r>
        <w:rPr>
          <w:spacing w:val="25"/>
          <w:w w:val="105"/>
        </w:rPr>
        <w:t xml:space="preserve"> </w:t>
      </w:r>
      <w:r>
        <w:rPr>
          <w:w w:val="105"/>
        </w:rPr>
        <w:t>de</w:t>
      </w:r>
      <w:r>
        <w:rPr>
          <w:spacing w:val="25"/>
          <w:w w:val="105"/>
        </w:rPr>
        <w:t xml:space="preserve"> </w:t>
      </w:r>
      <w:r>
        <w:rPr>
          <w:w w:val="105"/>
        </w:rPr>
        <w:t>tal</w:t>
      </w:r>
      <w:r>
        <w:rPr>
          <w:spacing w:val="25"/>
          <w:w w:val="105"/>
        </w:rPr>
        <w:t xml:space="preserve"> </w:t>
      </w:r>
      <w:r>
        <w:rPr>
          <w:w w:val="105"/>
        </w:rPr>
        <w:t>pergunta,</w:t>
      </w:r>
      <w:r>
        <w:rPr>
          <w:spacing w:val="25"/>
          <w:w w:val="105"/>
        </w:rPr>
        <w:t xml:space="preserve"> </w:t>
      </w:r>
      <w:r>
        <w:rPr>
          <w:w w:val="105"/>
        </w:rPr>
        <w:t>a</w:t>
      </w:r>
      <w:r>
        <w:rPr>
          <w:spacing w:val="25"/>
          <w:w w:val="105"/>
        </w:rPr>
        <w:t xml:space="preserve"> </w:t>
      </w:r>
      <w:r>
        <w:rPr>
          <w:w w:val="105"/>
        </w:rPr>
        <w:t>pesquisa</w:t>
      </w:r>
      <w:r>
        <w:rPr>
          <w:spacing w:val="25"/>
          <w:w w:val="105"/>
        </w:rPr>
        <w:t xml:space="preserve"> </w:t>
      </w:r>
      <w:r>
        <w:rPr>
          <w:w w:val="105"/>
        </w:rPr>
        <w:t>há</w:t>
      </w:r>
      <w:r>
        <w:rPr>
          <w:spacing w:val="25"/>
          <w:w w:val="105"/>
        </w:rPr>
        <w:t xml:space="preserve"> </w:t>
      </w:r>
      <w:r>
        <w:rPr>
          <w:w w:val="105"/>
        </w:rPr>
        <w:t>de</w:t>
      </w:r>
      <w:r>
        <w:rPr>
          <w:spacing w:val="25"/>
          <w:w w:val="105"/>
        </w:rPr>
        <w:t xml:space="preserve"> </w:t>
      </w:r>
      <w:r>
        <w:rPr>
          <w:w w:val="105"/>
        </w:rPr>
        <w:t>examinar</w:t>
      </w:r>
      <w:r>
        <w:rPr>
          <w:spacing w:val="25"/>
          <w:w w:val="105"/>
        </w:rPr>
        <w:t xml:space="preserve"> </w:t>
      </w:r>
      <w:r>
        <w:rPr>
          <w:w w:val="105"/>
        </w:rPr>
        <w:t>as</w:t>
      </w:r>
      <w:r>
        <w:rPr>
          <w:spacing w:val="25"/>
          <w:w w:val="105"/>
        </w:rPr>
        <w:t xml:space="preserve"> </w:t>
      </w:r>
      <w:r>
        <w:rPr>
          <w:w w:val="105"/>
        </w:rPr>
        <w:t>contribuições</w:t>
      </w:r>
      <w:r>
        <w:rPr>
          <w:spacing w:val="25"/>
          <w:w w:val="105"/>
        </w:rPr>
        <w:t xml:space="preserve"> </w:t>
      </w:r>
      <w:r>
        <w:rPr>
          <w:w w:val="105"/>
        </w:rPr>
        <w:t>do</w:t>
      </w:r>
      <w:r>
        <w:rPr>
          <w:spacing w:val="25"/>
          <w:w w:val="105"/>
        </w:rPr>
        <w:t xml:space="preserve"> </w:t>
      </w:r>
      <w:r>
        <w:rPr>
          <w:w w:val="105"/>
        </w:rPr>
        <w:t>uso</w:t>
      </w:r>
      <w:r>
        <w:rPr>
          <w:spacing w:val="25"/>
          <w:w w:val="105"/>
        </w:rPr>
        <w:t xml:space="preserve"> </w:t>
      </w:r>
      <w:r>
        <w:rPr>
          <w:w w:val="105"/>
        </w:rPr>
        <w:t>de aprendizado de máquina para a gestão de carteiras de criptoativos.</w:t>
      </w:r>
    </w:p>
    <w:p w14:paraId="4814DD7F" w14:textId="77777777" w:rsidR="006131AD" w:rsidRDefault="006131AD">
      <w:pPr>
        <w:pStyle w:val="Corpodetexto"/>
        <w:spacing w:before="80"/>
      </w:pPr>
    </w:p>
    <w:p w14:paraId="63823DB5" w14:textId="77777777" w:rsidR="006131AD" w:rsidRDefault="00000000">
      <w:pPr>
        <w:pStyle w:val="Ttulo2"/>
        <w:numPr>
          <w:ilvl w:val="2"/>
          <w:numId w:val="1"/>
        </w:numPr>
        <w:tabs>
          <w:tab w:val="left" w:pos="865"/>
        </w:tabs>
        <w:ind w:hanging="732"/>
      </w:pPr>
      <w:bookmarkStart w:id="109" w:name="Objetivos_específicos"/>
      <w:bookmarkStart w:id="110" w:name="_bookmark7"/>
      <w:bookmarkEnd w:id="109"/>
      <w:bookmarkEnd w:id="110"/>
      <w:r>
        <w:t>Objetivos</w:t>
      </w:r>
      <w:r>
        <w:rPr>
          <w:spacing w:val="25"/>
        </w:rPr>
        <w:t xml:space="preserve"> </w:t>
      </w:r>
      <w:r>
        <w:rPr>
          <w:spacing w:val="-2"/>
        </w:rPr>
        <w:t>específicos</w:t>
      </w:r>
    </w:p>
    <w:p w14:paraId="1686412B" w14:textId="77777777" w:rsidR="006131AD" w:rsidRDefault="006131AD">
      <w:pPr>
        <w:pStyle w:val="Corpodetexto"/>
        <w:spacing w:before="7"/>
        <w:rPr>
          <w:b/>
        </w:rPr>
      </w:pPr>
    </w:p>
    <w:p w14:paraId="377EBE20" w14:textId="77777777" w:rsidR="006131AD" w:rsidRDefault="00000000">
      <w:pPr>
        <w:pStyle w:val="Corpodetexto"/>
        <w:spacing w:line="340" w:lineRule="auto"/>
        <w:ind w:left="134" w:firstLine="714"/>
      </w:pPr>
      <w:r>
        <w:t>Firmando se a esse objetivo, delinearam-se os seguintes objetivos específicos para viabilizar a acurácia das determinações da pesquisa:</w:t>
      </w:r>
    </w:p>
    <w:p w14:paraId="1450B19C" w14:textId="77777777" w:rsidR="006131AD" w:rsidRDefault="00000000">
      <w:pPr>
        <w:pStyle w:val="PargrafodaLista"/>
        <w:numPr>
          <w:ilvl w:val="3"/>
          <w:numId w:val="1"/>
        </w:numPr>
        <w:tabs>
          <w:tab w:val="left" w:pos="1191"/>
          <w:tab w:val="left" w:pos="1199"/>
        </w:tabs>
        <w:spacing w:before="57" w:line="340" w:lineRule="auto"/>
        <w:ind w:right="146" w:hanging="319"/>
      </w:pPr>
      <w:r>
        <w:rPr>
          <w:w w:val="105"/>
        </w:rPr>
        <w:t>Analisar</w:t>
      </w:r>
      <w:r>
        <w:rPr>
          <w:spacing w:val="-7"/>
          <w:w w:val="105"/>
        </w:rPr>
        <w:t xml:space="preserve"> </w:t>
      </w:r>
      <w:r>
        <w:rPr>
          <w:w w:val="105"/>
        </w:rPr>
        <w:t>os</w:t>
      </w:r>
      <w:r>
        <w:rPr>
          <w:spacing w:val="-6"/>
          <w:w w:val="105"/>
        </w:rPr>
        <w:t xml:space="preserve"> </w:t>
      </w:r>
      <w:r>
        <w:rPr>
          <w:w w:val="105"/>
        </w:rPr>
        <w:t>resultados</w:t>
      </w:r>
      <w:r>
        <w:rPr>
          <w:spacing w:val="-6"/>
          <w:w w:val="105"/>
        </w:rPr>
        <w:t xml:space="preserve"> </w:t>
      </w:r>
      <w:r>
        <w:rPr>
          <w:w w:val="105"/>
        </w:rPr>
        <w:t>obtidos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partir</w:t>
      </w:r>
      <w:r>
        <w:rPr>
          <w:spacing w:val="-7"/>
          <w:w w:val="105"/>
        </w:rPr>
        <w:t xml:space="preserve"> </w:t>
      </w:r>
      <w:r>
        <w:rPr>
          <w:w w:val="105"/>
        </w:rPr>
        <w:t>do</w:t>
      </w:r>
      <w:r>
        <w:rPr>
          <w:spacing w:val="-7"/>
          <w:w w:val="105"/>
        </w:rPr>
        <w:t xml:space="preserve"> </w:t>
      </w:r>
      <w:r>
        <w:rPr>
          <w:w w:val="105"/>
        </w:rPr>
        <w:t>modelo</w:t>
      </w:r>
      <w:r>
        <w:rPr>
          <w:spacing w:val="-6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w w:val="105"/>
        </w:rPr>
        <w:t>diversificação</w:t>
      </w:r>
      <w:r>
        <w:rPr>
          <w:spacing w:val="-7"/>
          <w:w w:val="105"/>
        </w:rPr>
        <w:t xml:space="preserve"> </w:t>
      </w:r>
      <w:r>
        <w:rPr>
          <w:w w:val="105"/>
        </w:rPr>
        <w:t>de</w:t>
      </w:r>
      <w:r>
        <w:rPr>
          <w:spacing w:val="-6"/>
          <w:w w:val="105"/>
        </w:rPr>
        <w:t xml:space="preserve"> </w:t>
      </w:r>
      <w:r>
        <w:rPr>
          <w:w w:val="105"/>
        </w:rPr>
        <w:t>portifólio de Markowitz em conjunto com o aprendizado de máquina.</w:t>
      </w:r>
    </w:p>
    <w:p w14:paraId="76BA7B4B" w14:textId="77777777" w:rsidR="006131AD" w:rsidRDefault="00000000">
      <w:pPr>
        <w:pStyle w:val="PargrafodaLista"/>
        <w:numPr>
          <w:ilvl w:val="3"/>
          <w:numId w:val="1"/>
        </w:numPr>
        <w:tabs>
          <w:tab w:val="left" w:pos="1199"/>
        </w:tabs>
        <w:spacing w:before="95" w:line="340" w:lineRule="auto"/>
        <w:ind w:right="146" w:hanging="319"/>
      </w:pPr>
      <w:r>
        <w:rPr>
          <w:w w:val="105"/>
        </w:rPr>
        <w:t>Comparar</w:t>
      </w:r>
      <w:r>
        <w:rPr>
          <w:spacing w:val="-6"/>
          <w:w w:val="105"/>
        </w:rPr>
        <w:t xml:space="preserve"> </w:t>
      </w:r>
      <w:r>
        <w:rPr>
          <w:w w:val="105"/>
        </w:rPr>
        <w:t>estratégias</w:t>
      </w:r>
      <w:r>
        <w:rPr>
          <w:spacing w:val="-6"/>
          <w:w w:val="105"/>
        </w:rPr>
        <w:t xml:space="preserve"> </w:t>
      </w:r>
      <w:r>
        <w:rPr>
          <w:w w:val="105"/>
        </w:rPr>
        <w:t>de</w:t>
      </w:r>
      <w:r>
        <w:rPr>
          <w:spacing w:val="-6"/>
          <w:w w:val="105"/>
        </w:rPr>
        <w:t xml:space="preserve"> </w:t>
      </w:r>
      <w:r>
        <w:rPr>
          <w:w w:val="105"/>
        </w:rPr>
        <w:t>investimento</w:t>
      </w:r>
      <w:r>
        <w:rPr>
          <w:spacing w:val="-6"/>
          <w:w w:val="105"/>
        </w:rPr>
        <w:t xml:space="preserve"> </w:t>
      </w:r>
      <w:r>
        <w:rPr>
          <w:w w:val="105"/>
        </w:rPr>
        <w:t>tradicionais</w:t>
      </w:r>
      <w:r>
        <w:rPr>
          <w:spacing w:val="-6"/>
          <w:w w:val="105"/>
        </w:rPr>
        <w:t xml:space="preserve"> </w:t>
      </w:r>
      <w:r>
        <w:rPr>
          <w:w w:val="105"/>
        </w:rPr>
        <w:t>e</w:t>
      </w:r>
      <w:r>
        <w:rPr>
          <w:spacing w:val="-6"/>
          <w:w w:val="105"/>
        </w:rPr>
        <w:t xml:space="preserve"> </w:t>
      </w:r>
      <w:r>
        <w:rPr>
          <w:w w:val="105"/>
        </w:rPr>
        <w:t>as</w:t>
      </w:r>
      <w:r>
        <w:rPr>
          <w:spacing w:val="-6"/>
          <w:w w:val="105"/>
        </w:rPr>
        <w:t xml:space="preserve"> </w:t>
      </w:r>
      <w:r>
        <w:rPr>
          <w:w w:val="105"/>
        </w:rPr>
        <w:t>com</w:t>
      </w:r>
      <w:r>
        <w:rPr>
          <w:spacing w:val="-6"/>
          <w:w w:val="105"/>
        </w:rPr>
        <w:t xml:space="preserve"> </w:t>
      </w:r>
      <w:r>
        <w:rPr>
          <w:w w:val="105"/>
        </w:rPr>
        <w:t>base</w:t>
      </w:r>
      <w:r>
        <w:rPr>
          <w:spacing w:val="-6"/>
          <w:w w:val="105"/>
        </w:rPr>
        <w:t xml:space="preserve"> </w:t>
      </w:r>
      <w:r>
        <w:rPr>
          <w:w w:val="105"/>
        </w:rPr>
        <w:t>em</w:t>
      </w:r>
      <w:r>
        <w:rPr>
          <w:spacing w:val="-6"/>
          <w:w w:val="105"/>
        </w:rPr>
        <w:t xml:space="preserve"> </w:t>
      </w:r>
      <w:r>
        <w:rPr>
          <w:w w:val="105"/>
        </w:rPr>
        <w:t>modelos de aprendizado de máquina.</w:t>
      </w:r>
    </w:p>
    <w:p w14:paraId="6B18F357" w14:textId="77777777" w:rsidR="006131AD" w:rsidRDefault="00000000">
      <w:pPr>
        <w:pStyle w:val="PargrafodaLista"/>
        <w:numPr>
          <w:ilvl w:val="3"/>
          <w:numId w:val="1"/>
        </w:numPr>
        <w:tabs>
          <w:tab w:val="left" w:pos="1190"/>
          <w:tab w:val="left" w:pos="1199"/>
        </w:tabs>
        <w:spacing w:before="95" w:line="340" w:lineRule="auto"/>
        <w:ind w:right="108" w:hanging="307"/>
      </w:pPr>
      <w:r>
        <w:rPr>
          <w:w w:val="105"/>
        </w:rPr>
        <w:t>Avaliar</w:t>
      </w:r>
      <w:r>
        <w:rPr>
          <w:spacing w:val="-12"/>
          <w:w w:val="105"/>
        </w:rPr>
        <w:t xml:space="preserve"> </w:t>
      </w:r>
      <w:r>
        <w:rPr>
          <w:w w:val="105"/>
        </w:rPr>
        <w:t>se</w:t>
      </w:r>
      <w:r>
        <w:rPr>
          <w:spacing w:val="-12"/>
          <w:w w:val="105"/>
        </w:rPr>
        <w:t xml:space="preserve"> </w:t>
      </w:r>
      <w:r>
        <w:rPr>
          <w:w w:val="105"/>
        </w:rPr>
        <w:t>há</w:t>
      </w:r>
      <w:r>
        <w:rPr>
          <w:spacing w:val="-12"/>
          <w:w w:val="105"/>
        </w:rPr>
        <w:t xml:space="preserve"> </w:t>
      </w:r>
      <w:r>
        <w:rPr>
          <w:w w:val="105"/>
        </w:rPr>
        <w:t>consistência</w:t>
      </w:r>
      <w:r>
        <w:rPr>
          <w:spacing w:val="-13"/>
          <w:w w:val="105"/>
        </w:rPr>
        <w:t xml:space="preserve"> </w:t>
      </w:r>
      <w:r>
        <w:rPr>
          <w:w w:val="105"/>
        </w:rPr>
        <w:t>entre</w:t>
      </w:r>
      <w:r>
        <w:rPr>
          <w:spacing w:val="-12"/>
          <w:w w:val="105"/>
        </w:rPr>
        <w:t xml:space="preserve"> </w:t>
      </w:r>
      <w:r>
        <w:rPr>
          <w:w w:val="105"/>
        </w:rPr>
        <w:t>os</w:t>
      </w:r>
      <w:r>
        <w:rPr>
          <w:spacing w:val="-12"/>
          <w:w w:val="105"/>
        </w:rPr>
        <w:t xml:space="preserve"> </w:t>
      </w:r>
      <w:r>
        <w:rPr>
          <w:w w:val="105"/>
        </w:rPr>
        <w:t>resultados</w:t>
      </w:r>
      <w:r>
        <w:rPr>
          <w:spacing w:val="-12"/>
          <w:w w:val="105"/>
        </w:rPr>
        <w:t xml:space="preserve"> </w:t>
      </w:r>
      <w:r>
        <w:rPr>
          <w:w w:val="105"/>
        </w:rPr>
        <w:t>apresentados</w:t>
      </w:r>
      <w:r>
        <w:rPr>
          <w:spacing w:val="-13"/>
          <w:w w:val="105"/>
        </w:rPr>
        <w:t xml:space="preserve"> </w:t>
      </w:r>
      <w:r>
        <w:rPr>
          <w:w w:val="105"/>
        </w:rPr>
        <w:t>em</w:t>
      </w:r>
      <w:r>
        <w:rPr>
          <w:spacing w:val="-12"/>
          <w:w w:val="105"/>
        </w:rPr>
        <w:t xml:space="preserve"> </w:t>
      </w:r>
      <w:r>
        <w:rPr>
          <w:w w:val="105"/>
        </w:rPr>
        <w:t>diferentes</w:t>
      </w:r>
      <w:r>
        <w:rPr>
          <w:spacing w:val="-12"/>
          <w:w w:val="105"/>
        </w:rPr>
        <w:t xml:space="preserve"> </w:t>
      </w:r>
      <w:r>
        <w:rPr>
          <w:w w:val="105"/>
        </w:rPr>
        <w:t>pes-</w:t>
      </w:r>
      <w:r>
        <w:rPr>
          <w:spacing w:val="-2"/>
          <w:w w:val="105"/>
        </w:rPr>
        <w:t>quisas.</w:t>
      </w:r>
    </w:p>
    <w:p w14:paraId="373C3DA1" w14:textId="77777777" w:rsidR="006131AD" w:rsidRDefault="006131AD">
      <w:pPr>
        <w:pStyle w:val="Corpodetexto"/>
        <w:spacing w:before="105"/>
      </w:pPr>
    </w:p>
    <w:p w14:paraId="1D15080E" w14:textId="77777777" w:rsidR="006131AD" w:rsidRDefault="00000000">
      <w:pPr>
        <w:pStyle w:val="Ttulo2"/>
        <w:numPr>
          <w:ilvl w:val="1"/>
          <w:numId w:val="1"/>
        </w:numPr>
        <w:tabs>
          <w:tab w:val="left" w:pos="676"/>
        </w:tabs>
        <w:spacing w:before="1"/>
      </w:pPr>
      <w:bookmarkStart w:id="111" w:name="Justificativa"/>
      <w:bookmarkStart w:id="112" w:name="_bookmark8"/>
      <w:bookmarkEnd w:id="111"/>
      <w:bookmarkEnd w:id="112"/>
      <w:r>
        <w:rPr>
          <w:spacing w:val="-2"/>
          <w:w w:val="105"/>
        </w:rPr>
        <w:t>Justificativa</w:t>
      </w:r>
    </w:p>
    <w:p w14:paraId="4AE2CE43" w14:textId="77777777" w:rsidR="006131AD" w:rsidRDefault="006131AD">
      <w:pPr>
        <w:pStyle w:val="Corpodetexto"/>
        <w:spacing w:before="89"/>
        <w:rPr>
          <w:b/>
        </w:rPr>
      </w:pPr>
    </w:p>
    <w:p w14:paraId="7A0FBD9F" w14:textId="77777777" w:rsidR="006131AD" w:rsidRDefault="00000000">
      <w:pPr>
        <w:pStyle w:val="Corpodetexto"/>
        <w:spacing w:line="340" w:lineRule="auto"/>
        <w:ind w:left="140" w:right="108" w:firstLine="708"/>
        <w:jc w:val="both"/>
      </w:pPr>
      <w:r>
        <w:rPr>
          <w:w w:val="105"/>
        </w:rPr>
        <w:t>Em um contexto de ascensão do termo “inteligência artificial”, é difícil saber fac-tualmente o que pode ser promissor na utilização de novas tecnologias computacionais baseadas</w:t>
      </w:r>
      <w:r>
        <w:rPr>
          <w:spacing w:val="-15"/>
          <w:w w:val="105"/>
        </w:rPr>
        <w:t xml:space="preserve"> </w:t>
      </w:r>
      <w:r>
        <w:rPr>
          <w:w w:val="105"/>
        </w:rPr>
        <w:t>em</w:t>
      </w:r>
      <w:r>
        <w:rPr>
          <w:spacing w:val="-15"/>
          <w:w w:val="105"/>
        </w:rPr>
        <w:t xml:space="preserve"> </w:t>
      </w:r>
      <w:r>
        <w:rPr>
          <w:w w:val="105"/>
        </w:rPr>
        <w:t>interações</w:t>
      </w:r>
      <w:r>
        <w:rPr>
          <w:spacing w:val="-15"/>
          <w:w w:val="105"/>
        </w:rPr>
        <w:t xml:space="preserve"> </w:t>
      </w:r>
      <w:r>
        <w:rPr>
          <w:w w:val="105"/>
        </w:rPr>
        <w:t>não</w:t>
      </w:r>
      <w:r>
        <w:rPr>
          <w:spacing w:val="-15"/>
          <w:w w:val="105"/>
        </w:rPr>
        <w:t xml:space="preserve"> </w:t>
      </w:r>
      <w:r>
        <w:rPr>
          <w:w w:val="105"/>
        </w:rPr>
        <w:t>lineares.</w:t>
      </w:r>
      <w:r>
        <w:rPr>
          <w:spacing w:val="-14"/>
          <w:w w:val="105"/>
        </w:rPr>
        <w:t xml:space="preserve"> </w:t>
      </w:r>
      <w:r>
        <w:rPr>
          <w:w w:val="105"/>
        </w:rPr>
        <w:t>Segundo</w:t>
      </w:r>
      <w:r>
        <w:rPr>
          <w:spacing w:val="-15"/>
          <w:w w:val="105"/>
        </w:rPr>
        <w:t xml:space="preserve"> </w:t>
      </w:r>
      <w:hyperlink w:anchor="_bookmark99" w:history="1">
        <w:r>
          <w:rPr>
            <w:w w:val="105"/>
          </w:rPr>
          <w:t>Molnar</w:t>
        </w:r>
      </w:hyperlink>
      <w:r>
        <w:rPr>
          <w:spacing w:val="-15"/>
          <w:w w:val="105"/>
        </w:rPr>
        <w:t xml:space="preserve"> </w:t>
      </w:r>
      <w:r>
        <w:rPr>
          <w:w w:val="105"/>
        </w:rPr>
        <w:t>(</w:t>
      </w:r>
      <w:hyperlink w:anchor="_bookmark99" w:history="1">
        <w:r>
          <w:rPr>
            <w:w w:val="105"/>
          </w:rPr>
          <w:t>2019</w:t>
        </w:r>
      </w:hyperlink>
      <w:r>
        <w:rPr>
          <w:w w:val="105"/>
        </w:rPr>
        <w:t>,</w:t>
      </w:r>
      <w:r>
        <w:rPr>
          <w:spacing w:val="-15"/>
          <w:w w:val="105"/>
        </w:rPr>
        <w:t xml:space="preserve"> </w:t>
      </w:r>
      <w:r>
        <w:rPr>
          <w:w w:val="105"/>
        </w:rPr>
        <w:t>p.</w:t>
      </w:r>
      <w:r>
        <w:rPr>
          <w:spacing w:val="-15"/>
          <w:w w:val="105"/>
        </w:rPr>
        <w:t xml:space="preserve"> </w:t>
      </w:r>
      <w:r>
        <w:rPr>
          <w:w w:val="105"/>
        </w:rPr>
        <w:t>140),</w:t>
      </w:r>
      <w:r>
        <w:rPr>
          <w:spacing w:val="-15"/>
          <w:w w:val="105"/>
        </w:rPr>
        <w:t xml:space="preserve"> </w:t>
      </w:r>
      <w:r>
        <w:rPr>
          <w:w w:val="105"/>
        </w:rPr>
        <w:t>são</w:t>
      </w:r>
      <w:r>
        <w:rPr>
          <w:spacing w:val="-15"/>
          <w:w w:val="105"/>
        </w:rPr>
        <w:t xml:space="preserve"> </w:t>
      </w:r>
      <w:r>
        <w:rPr>
          <w:w w:val="105"/>
        </w:rPr>
        <w:t>interações</w:t>
      </w:r>
      <w:r>
        <w:rPr>
          <w:spacing w:val="-15"/>
          <w:w w:val="105"/>
        </w:rPr>
        <w:t xml:space="preserve"> </w:t>
      </w:r>
      <w:r>
        <w:rPr>
          <w:w w:val="105"/>
        </w:rPr>
        <w:t xml:space="preserve">não </w:t>
      </w:r>
      <w:r>
        <w:rPr>
          <w:spacing w:val="-2"/>
          <w:w w:val="105"/>
        </w:rPr>
        <w:t>lineares,</w:t>
      </w:r>
    </w:p>
    <w:p w14:paraId="48EA826F" w14:textId="77777777" w:rsidR="006131AD" w:rsidRDefault="00000000">
      <w:pPr>
        <w:spacing w:before="214" w:line="261" w:lineRule="auto"/>
        <w:ind w:left="2993" w:right="115"/>
        <w:jc w:val="both"/>
        <w:rPr>
          <w:sz w:val="19"/>
        </w:rPr>
      </w:pPr>
      <w:r>
        <w:rPr>
          <w:sz w:val="19"/>
        </w:rPr>
        <w:t xml:space="preserve">Quando características interagem entre si em um modelo de previsão, a previsão não pode ser expressa como a soma dos efeitos das caracte-rísticas, porque o efeito de uma característica depende do valor da outra </w:t>
      </w:r>
      <w:r>
        <w:rPr>
          <w:spacing w:val="-2"/>
          <w:sz w:val="19"/>
        </w:rPr>
        <w:t>característica.</w:t>
      </w:r>
    </w:p>
    <w:p w14:paraId="679AB7F6" w14:textId="77777777" w:rsidR="006131AD" w:rsidRDefault="006131AD">
      <w:pPr>
        <w:pStyle w:val="Corpodetexto"/>
        <w:spacing w:before="127"/>
        <w:rPr>
          <w:sz w:val="19"/>
        </w:rPr>
      </w:pPr>
    </w:p>
    <w:p w14:paraId="359037D4" w14:textId="77777777" w:rsidR="006131AD" w:rsidRDefault="00000000">
      <w:pPr>
        <w:pStyle w:val="Corpodetexto"/>
        <w:spacing w:line="340" w:lineRule="auto"/>
        <w:ind w:left="140" w:right="114" w:firstLine="708"/>
        <w:jc w:val="both"/>
      </w:pPr>
      <w:r>
        <w:rPr>
          <w:w w:val="105"/>
        </w:rPr>
        <w:t>Por</w:t>
      </w:r>
      <w:r>
        <w:rPr>
          <w:spacing w:val="-7"/>
          <w:w w:val="105"/>
        </w:rPr>
        <w:t xml:space="preserve"> </w:t>
      </w:r>
      <w:r>
        <w:rPr>
          <w:w w:val="105"/>
        </w:rPr>
        <w:t>isso,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presente</w:t>
      </w:r>
      <w:r>
        <w:rPr>
          <w:spacing w:val="-6"/>
          <w:w w:val="105"/>
        </w:rPr>
        <w:t xml:space="preserve"> </w:t>
      </w:r>
      <w:r>
        <w:rPr>
          <w:w w:val="105"/>
        </w:rPr>
        <w:t>pesquisa</w:t>
      </w:r>
      <w:r>
        <w:rPr>
          <w:spacing w:val="-6"/>
          <w:w w:val="105"/>
        </w:rPr>
        <w:t xml:space="preserve"> </w:t>
      </w:r>
      <w:r>
        <w:rPr>
          <w:w w:val="105"/>
        </w:rPr>
        <w:t>tem</w:t>
      </w:r>
      <w:r>
        <w:rPr>
          <w:spacing w:val="-6"/>
          <w:w w:val="105"/>
        </w:rPr>
        <w:t xml:space="preserve"> </w:t>
      </w:r>
      <w:r>
        <w:rPr>
          <w:w w:val="105"/>
        </w:rPr>
        <w:t>por</w:t>
      </w:r>
      <w:r>
        <w:rPr>
          <w:spacing w:val="-7"/>
          <w:w w:val="105"/>
        </w:rPr>
        <w:t xml:space="preserve"> </w:t>
      </w:r>
      <w:r>
        <w:rPr>
          <w:w w:val="105"/>
        </w:rPr>
        <w:t>objetivo</w:t>
      </w:r>
      <w:r>
        <w:rPr>
          <w:spacing w:val="-7"/>
          <w:w w:val="105"/>
        </w:rPr>
        <w:t xml:space="preserve"> </w:t>
      </w:r>
      <w:r>
        <w:rPr>
          <w:w w:val="105"/>
        </w:rPr>
        <w:t>analisar</w:t>
      </w:r>
      <w:r>
        <w:rPr>
          <w:spacing w:val="-6"/>
          <w:w w:val="105"/>
        </w:rPr>
        <w:t xml:space="preserve"> </w:t>
      </w:r>
      <w:r>
        <w:rPr>
          <w:w w:val="105"/>
        </w:rPr>
        <w:t>as</w:t>
      </w:r>
      <w:r>
        <w:rPr>
          <w:spacing w:val="-6"/>
          <w:w w:val="105"/>
        </w:rPr>
        <w:t xml:space="preserve"> </w:t>
      </w:r>
      <w:r>
        <w:rPr>
          <w:w w:val="105"/>
        </w:rPr>
        <w:t>contribuições</w:t>
      </w:r>
      <w:r>
        <w:rPr>
          <w:spacing w:val="-6"/>
          <w:w w:val="105"/>
        </w:rPr>
        <w:t xml:space="preserve"> </w:t>
      </w:r>
      <w:r>
        <w:rPr>
          <w:w w:val="105"/>
        </w:rPr>
        <w:t>do</w:t>
      </w:r>
      <w:r>
        <w:rPr>
          <w:spacing w:val="-6"/>
          <w:w w:val="105"/>
        </w:rPr>
        <w:t xml:space="preserve"> </w:t>
      </w:r>
      <w:r>
        <w:rPr>
          <w:w w:val="105"/>
        </w:rPr>
        <w:t>uso</w:t>
      </w:r>
      <w:r>
        <w:rPr>
          <w:spacing w:val="-7"/>
          <w:w w:val="105"/>
        </w:rPr>
        <w:t xml:space="preserve"> </w:t>
      </w:r>
      <w:r>
        <w:rPr>
          <w:w w:val="105"/>
        </w:rPr>
        <w:t xml:space="preserve">de </w:t>
      </w:r>
      <w:r>
        <w:t xml:space="preserve">aprendizado de máquina para a gestão de carteiras de criptoativos. Tal objetivo se justifica, </w:t>
      </w:r>
      <w:r>
        <w:rPr>
          <w:w w:val="105"/>
        </w:rPr>
        <w:t>pois</w:t>
      </w:r>
      <w:r>
        <w:rPr>
          <w:spacing w:val="-17"/>
          <w:w w:val="105"/>
        </w:rPr>
        <w:t xml:space="preserve"> </w:t>
      </w:r>
      <w:r>
        <w:rPr>
          <w:w w:val="105"/>
        </w:rPr>
        <w:t>é</w:t>
      </w:r>
      <w:r>
        <w:rPr>
          <w:spacing w:val="-16"/>
          <w:w w:val="105"/>
        </w:rPr>
        <w:t xml:space="preserve"> </w:t>
      </w:r>
      <w:r>
        <w:rPr>
          <w:w w:val="105"/>
        </w:rPr>
        <w:t>capaz</w:t>
      </w:r>
      <w:r>
        <w:rPr>
          <w:spacing w:val="-16"/>
          <w:w w:val="105"/>
        </w:rPr>
        <w:t xml:space="preserve"> </w:t>
      </w:r>
      <w:r>
        <w:rPr>
          <w:w w:val="105"/>
        </w:rPr>
        <w:t>de</w:t>
      </w:r>
      <w:r>
        <w:rPr>
          <w:spacing w:val="-16"/>
          <w:w w:val="105"/>
        </w:rPr>
        <w:t xml:space="preserve"> </w:t>
      </w:r>
      <w:r>
        <w:rPr>
          <w:w w:val="105"/>
        </w:rPr>
        <w:t>servir</w:t>
      </w:r>
      <w:r>
        <w:rPr>
          <w:spacing w:val="-16"/>
          <w:w w:val="105"/>
        </w:rPr>
        <w:t xml:space="preserve"> </w:t>
      </w:r>
      <w:r>
        <w:rPr>
          <w:w w:val="105"/>
        </w:rPr>
        <w:t>de</w:t>
      </w:r>
      <w:r>
        <w:rPr>
          <w:spacing w:val="-16"/>
          <w:w w:val="105"/>
        </w:rPr>
        <w:t xml:space="preserve"> </w:t>
      </w:r>
      <w:r>
        <w:rPr>
          <w:w w:val="105"/>
        </w:rPr>
        <w:t>base</w:t>
      </w:r>
      <w:r>
        <w:rPr>
          <w:spacing w:val="-16"/>
          <w:w w:val="105"/>
        </w:rPr>
        <w:t xml:space="preserve"> </w:t>
      </w:r>
      <w:r>
        <w:rPr>
          <w:w w:val="105"/>
        </w:rPr>
        <w:t>para</w:t>
      </w:r>
      <w:r>
        <w:rPr>
          <w:spacing w:val="-16"/>
          <w:w w:val="105"/>
        </w:rPr>
        <w:t xml:space="preserve"> </w:t>
      </w:r>
      <w:r>
        <w:rPr>
          <w:w w:val="105"/>
        </w:rPr>
        <w:t>a</w:t>
      </w:r>
      <w:r>
        <w:rPr>
          <w:spacing w:val="-16"/>
          <w:w w:val="105"/>
        </w:rPr>
        <w:t xml:space="preserve"> </w:t>
      </w:r>
      <w:r>
        <w:rPr>
          <w:w w:val="105"/>
        </w:rPr>
        <w:t>criação</w:t>
      </w:r>
      <w:r>
        <w:rPr>
          <w:spacing w:val="-16"/>
          <w:w w:val="105"/>
        </w:rPr>
        <w:t xml:space="preserve"> </w:t>
      </w:r>
      <w:r>
        <w:rPr>
          <w:w w:val="105"/>
        </w:rPr>
        <w:t>de</w:t>
      </w:r>
      <w:r>
        <w:rPr>
          <w:spacing w:val="-16"/>
          <w:w w:val="105"/>
        </w:rPr>
        <w:t xml:space="preserve"> </w:t>
      </w:r>
      <w:r>
        <w:rPr>
          <w:w w:val="105"/>
        </w:rPr>
        <w:t>ferramentas,</w:t>
      </w:r>
      <w:r>
        <w:rPr>
          <w:spacing w:val="-16"/>
          <w:w w:val="105"/>
        </w:rPr>
        <w:t xml:space="preserve"> </w:t>
      </w:r>
      <w:r>
        <w:rPr>
          <w:w w:val="105"/>
        </w:rPr>
        <w:t>para</w:t>
      </w:r>
      <w:r>
        <w:rPr>
          <w:spacing w:val="-16"/>
          <w:w w:val="105"/>
        </w:rPr>
        <w:t xml:space="preserve"> </w:t>
      </w:r>
      <w:r>
        <w:rPr>
          <w:w w:val="105"/>
        </w:rPr>
        <w:t>a</w:t>
      </w:r>
      <w:r>
        <w:rPr>
          <w:spacing w:val="-16"/>
          <w:w w:val="105"/>
        </w:rPr>
        <w:t xml:space="preserve"> </w:t>
      </w:r>
      <w:r>
        <w:rPr>
          <w:w w:val="105"/>
        </w:rPr>
        <w:t>análise</w:t>
      </w:r>
      <w:r>
        <w:rPr>
          <w:spacing w:val="-16"/>
          <w:w w:val="105"/>
        </w:rPr>
        <w:t xml:space="preserve"> </w:t>
      </w:r>
      <w:r>
        <w:rPr>
          <w:w w:val="105"/>
        </w:rPr>
        <w:t>de</w:t>
      </w:r>
      <w:r>
        <w:rPr>
          <w:spacing w:val="-16"/>
          <w:w w:val="105"/>
        </w:rPr>
        <w:t xml:space="preserve"> </w:t>
      </w:r>
      <w:r>
        <w:rPr>
          <w:w w:val="105"/>
        </w:rPr>
        <w:t>viabilidade de investimentos e diversificação de carteira. Sendo assim, espera-se contribuir com a tomada</w:t>
      </w:r>
      <w:r>
        <w:rPr>
          <w:spacing w:val="-13"/>
          <w:w w:val="105"/>
        </w:rPr>
        <w:t xml:space="preserve"> </w:t>
      </w:r>
      <w:r>
        <w:rPr>
          <w:w w:val="105"/>
        </w:rPr>
        <w:t>de</w:t>
      </w:r>
      <w:r>
        <w:rPr>
          <w:spacing w:val="-12"/>
          <w:w w:val="105"/>
        </w:rPr>
        <w:t xml:space="preserve"> </w:t>
      </w:r>
      <w:r>
        <w:rPr>
          <w:w w:val="105"/>
        </w:rPr>
        <w:t>decisão</w:t>
      </w:r>
      <w:r>
        <w:rPr>
          <w:spacing w:val="-13"/>
          <w:w w:val="105"/>
        </w:rPr>
        <w:t xml:space="preserve"> </w:t>
      </w:r>
      <w:r>
        <w:rPr>
          <w:w w:val="105"/>
        </w:rPr>
        <w:t>de</w:t>
      </w:r>
      <w:r>
        <w:rPr>
          <w:spacing w:val="-12"/>
          <w:w w:val="105"/>
        </w:rPr>
        <w:t xml:space="preserve"> </w:t>
      </w:r>
      <w:r>
        <w:rPr>
          <w:w w:val="105"/>
        </w:rPr>
        <w:t>gestores,</w:t>
      </w:r>
      <w:r>
        <w:rPr>
          <w:spacing w:val="-13"/>
          <w:w w:val="105"/>
        </w:rPr>
        <w:t xml:space="preserve"> </w:t>
      </w:r>
      <w:r>
        <w:rPr>
          <w:w w:val="105"/>
        </w:rPr>
        <w:t>tanto</w:t>
      </w:r>
      <w:r>
        <w:rPr>
          <w:spacing w:val="-12"/>
          <w:w w:val="105"/>
        </w:rPr>
        <w:t xml:space="preserve"> </w:t>
      </w:r>
      <w:r>
        <w:rPr>
          <w:w w:val="105"/>
        </w:rPr>
        <w:t>bancários</w:t>
      </w:r>
      <w:r>
        <w:rPr>
          <w:spacing w:val="-13"/>
          <w:w w:val="105"/>
        </w:rPr>
        <w:t xml:space="preserve"> </w:t>
      </w:r>
      <w:r>
        <w:rPr>
          <w:w w:val="105"/>
        </w:rPr>
        <w:t>quanto</w:t>
      </w:r>
      <w:r>
        <w:rPr>
          <w:spacing w:val="-12"/>
          <w:w w:val="105"/>
        </w:rPr>
        <w:t xml:space="preserve"> </w:t>
      </w:r>
      <w:r>
        <w:rPr>
          <w:w w:val="105"/>
        </w:rPr>
        <w:t>de</w:t>
      </w:r>
      <w:r>
        <w:rPr>
          <w:spacing w:val="-13"/>
          <w:w w:val="105"/>
        </w:rPr>
        <w:t xml:space="preserve"> </w:t>
      </w:r>
      <w:r>
        <w:rPr>
          <w:w w:val="105"/>
        </w:rPr>
        <w:t>departamentos</w:t>
      </w:r>
      <w:r>
        <w:rPr>
          <w:spacing w:val="-13"/>
          <w:w w:val="105"/>
        </w:rPr>
        <w:t xml:space="preserve"> </w:t>
      </w:r>
      <w:r>
        <w:rPr>
          <w:w w:val="105"/>
        </w:rPr>
        <w:t>financeiros: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“O </w:t>
      </w:r>
      <w:r>
        <w:rPr>
          <w:i/>
        </w:rPr>
        <w:t xml:space="preserve">Machine Learning </w:t>
      </w:r>
      <w:r>
        <w:t xml:space="preserve">financeiro corresponde a um conjunto de procedimentos para estimar um </w:t>
      </w:r>
      <w:r>
        <w:rPr>
          <w:w w:val="105"/>
        </w:rPr>
        <w:lastRenderedPageBreak/>
        <w:t>modelo</w:t>
      </w:r>
      <w:r>
        <w:rPr>
          <w:spacing w:val="-15"/>
          <w:w w:val="105"/>
        </w:rPr>
        <w:t xml:space="preserve"> </w:t>
      </w:r>
      <w:r>
        <w:rPr>
          <w:w w:val="105"/>
        </w:rPr>
        <w:t>estatístico</w:t>
      </w:r>
      <w:r>
        <w:rPr>
          <w:spacing w:val="-15"/>
          <w:w w:val="105"/>
        </w:rPr>
        <w:t xml:space="preserve"> </w:t>
      </w:r>
      <w:r>
        <w:rPr>
          <w:w w:val="105"/>
        </w:rPr>
        <w:t>e</w:t>
      </w:r>
      <w:r>
        <w:rPr>
          <w:spacing w:val="-15"/>
          <w:w w:val="105"/>
        </w:rPr>
        <w:t xml:space="preserve"> </w:t>
      </w:r>
      <w:r>
        <w:rPr>
          <w:w w:val="105"/>
        </w:rPr>
        <w:t>utilizar</w:t>
      </w:r>
      <w:r>
        <w:rPr>
          <w:spacing w:val="-15"/>
          <w:w w:val="105"/>
        </w:rPr>
        <w:t xml:space="preserve"> </w:t>
      </w:r>
      <w:r>
        <w:rPr>
          <w:w w:val="105"/>
        </w:rPr>
        <w:t>esse</w:t>
      </w:r>
      <w:r>
        <w:rPr>
          <w:spacing w:val="-15"/>
          <w:w w:val="105"/>
        </w:rPr>
        <w:t xml:space="preserve"> </w:t>
      </w:r>
      <w:r>
        <w:rPr>
          <w:w w:val="105"/>
        </w:rPr>
        <w:t>modelo</w:t>
      </w:r>
      <w:r>
        <w:rPr>
          <w:spacing w:val="-15"/>
          <w:w w:val="105"/>
        </w:rPr>
        <w:t xml:space="preserve"> </w:t>
      </w:r>
      <w:r>
        <w:rPr>
          <w:w w:val="105"/>
        </w:rPr>
        <w:t>para</w:t>
      </w:r>
      <w:r>
        <w:rPr>
          <w:spacing w:val="-15"/>
          <w:w w:val="105"/>
        </w:rPr>
        <w:t xml:space="preserve"> </w:t>
      </w:r>
      <w:r>
        <w:rPr>
          <w:w w:val="105"/>
        </w:rPr>
        <w:t>tomar</w:t>
      </w:r>
      <w:r>
        <w:rPr>
          <w:spacing w:val="-15"/>
          <w:w w:val="105"/>
        </w:rPr>
        <w:t xml:space="preserve"> </w:t>
      </w:r>
      <w:r>
        <w:rPr>
          <w:w w:val="105"/>
        </w:rPr>
        <w:t>decisões.”</w:t>
      </w:r>
      <w:r>
        <w:rPr>
          <w:spacing w:val="-15"/>
          <w:w w:val="105"/>
        </w:rPr>
        <w:t xml:space="preserve"> </w:t>
      </w:r>
      <w:r>
        <w:rPr>
          <w:w w:val="105"/>
        </w:rPr>
        <w:t>(</w:t>
      </w:r>
      <w:hyperlink w:anchor="_bookmark94" w:history="1">
        <w:r>
          <w:rPr>
            <w:w w:val="105"/>
          </w:rPr>
          <w:t>KELLY;</w:t>
        </w:r>
        <w:r>
          <w:rPr>
            <w:spacing w:val="-15"/>
            <w:w w:val="105"/>
          </w:rPr>
          <w:t xml:space="preserve"> </w:t>
        </w:r>
        <w:r>
          <w:rPr>
            <w:w w:val="105"/>
          </w:rPr>
          <w:t>XIU</w:t>
        </w:r>
      </w:hyperlink>
      <w:r>
        <w:rPr>
          <w:w w:val="105"/>
        </w:rPr>
        <w:t>,</w:t>
      </w:r>
      <w:r>
        <w:rPr>
          <w:spacing w:val="-15"/>
          <w:w w:val="105"/>
        </w:rPr>
        <w:t xml:space="preserve"> </w:t>
      </w:r>
      <w:hyperlink w:anchor="_bookmark94" w:history="1">
        <w:r>
          <w:rPr>
            <w:w w:val="105"/>
          </w:rPr>
          <w:t>2023</w:t>
        </w:r>
      </w:hyperlink>
      <w:r>
        <w:rPr>
          <w:w w:val="105"/>
        </w:rPr>
        <w:t>,</w:t>
      </w:r>
      <w:r>
        <w:rPr>
          <w:spacing w:val="-15"/>
          <w:w w:val="105"/>
        </w:rPr>
        <w:t xml:space="preserve"> </w:t>
      </w:r>
      <w:r>
        <w:rPr>
          <w:w w:val="105"/>
        </w:rPr>
        <w:t>p.</w:t>
      </w:r>
      <w:r>
        <w:rPr>
          <w:spacing w:val="-16"/>
          <w:w w:val="105"/>
        </w:rPr>
        <w:t xml:space="preserve"> </w:t>
      </w:r>
      <w:r>
        <w:rPr>
          <w:w w:val="105"/>
        </w:rPr>
        <w:t>10).</w:t>
      </w:r>
    </w:p>
    <w:p w14:paraId="78BA8339" w14:textId="77777777" w:rsidR="006131AD" w:rsidRDefault="006131AD">
      <w:pPr>
        <w:pStyle w:val="Corpodetexto"/>
        <w:spacing w:line="340" w:lineRule="auto"/>
        <w:jc w:val="both"/>
        <w:sectPr w:rsidR="006131AD">
          <w:pgSz w:w="11910" w:h="16840"/>
          <w:pgMar w:top="1580" w:right="992" w:bottom="280" w:left="1559" w:header="1038" w:footer="0" w:gutter="0"/>
          <w:cols w:space="720"/>
        </w:sectPr>
      </w:pPr>
    </w:p>
    <w:p w14:paraId="26491F4A" w14:textId="77777777" w:rsidR="006131AD" w:rsidRDefault="00000000">
      <w:pPr>
        <w:pStyle w:val="Corpodetexto"/>
        <w:spacing w:before="135" w:line="340" w:lineRule="auto"/>
        <w:ind w:left="140" w:right="114" w:firstLine="708"/>
        <w:jc w:val="both"/>
      </w:pPr>
      <w:bookmarkStart w:id="113" w:name="_bookmark9"/>
      <w:bookmarkEnd w:id="113"/>
      <w:r>
        <w:lastRenderedPageBreak/>
        <w:t>A</w:t>
      </w:r>
      <w:r>
        <w:rPr>
          <w:spacing w:val="-2"/>
        </w:rPr>
        <w:t xml:space="preserve"> </w:t>
      </w:r>
      <w:r>
        <w:t>pesquisa</w:t>
      </w:r>
      <w:r>
        <w:rPr>
          <w:spacing w:val="-2"/>
        </w:rPr>
        <w:t xml:space="preserve"> </w:t>
      </w:r>
      <w:r>
        <w:t>aprofunda</w:t>
      </w:r>
      <w:r>
        <w:rPr>
          <w:spacing w:val="-2"/>
        </w:rPr>
        <w:t xml:space="preserve"> </w:t>
      </w:r>
      <w:r>
        <w:t>sobre</w:t>
      </w:r>
      <w:r>
        <w:rPr>
          <w:spacing w:val="-2"/>
        </w:rPr>
        <w:t xml:space="preserve"> </w:t>
      </w:r>
      <w:r>
        <w:t>áreas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utilização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aprendizado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máquina,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coloca em</w:t>
      </w:r>
      <w:r>
        <w:rPr>
          <w:spacing w:val="-7"/>
        </w:rPr>
        <w:t xml:space="preserve"> </w:t>
      </w:r>
      <w:r>
        <w:t>pauta</w:t>
      </w:r>
      <w:r>
        <w:rPr>
          <w:spacing w:val="-7"/>
        </w:rPr>
        <w:t xml:space="preserve"> </w:t>
      </w:r>
      <w:r>
        <w:t>um</w:t>
      </w:r>
      <w:r>
        <w:rPr>
          <w:spacing w:val="-7"/>
        </w:rPr>
        <w:t xml:space="preserve"> </w:t>
      </w:r>
      <w:r>
        <w:t>grande</w:t>
      </w:r>
      <w:r>
        <w:rPr>
          <w:spacing w:val="-7"/>
        </w:rPr>
        <w:t xml:space="preserve"> </w:t>
      </w:r>
      <w:r>
        <w:t>debate</w:t>
      </w:r>
      <w:r>
        <w:rPr>
          <w:spacing w:val="-7"/>
        </w:rPr>
        <w:t xml:space="preserve"> </w:t>
      </w:r>
      <w:r>
        <w:t>da</w:t>
      </w:r>
      <w:r>
        <w:rPr>
          <w:spacing w:val="-7"/>
        </w:rPr>
        <w:t xml:space="preserve"> </w:t>
      </w:r>
      <w:r>
        <w:t>economia,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Hipótese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Mercado</w:t>
      </w:r>
      <w:r>
        <w:rPr>
          <w:spacing w:val="-7"/>
        </w:rPr>
        <w:t xml:space="preserve"> </w:t>
      </w:r>
      <w:r>
        <w:t>eficiente</w:t>
      </w:r>
      <w:r>
        <w:rPr>
          <w:spacing w:val="-7"/>
        </w:rPr>
        <w:t xml:space="preserve"> </w:t>
      </w:r>
      <w:r>
        <w:t>(HME).</w:t>
      </w:r>
      <w:r>
        <w:rPr>
          <w:spacing w:val="-7"/>
        </w:rPr>
        <w:t xml:space="preserve"> </w:t>
      </w:r>
      <w:r>
        <w:t>Tal</w:t>
      </w:r>
      <w:r>
        <w:rPr>
          <w:spacing w:val="-7"/>
        </w:rPr>
        <w:t xml:space="preserve"> </w:t>
      </w:r>
      <w:r>
        <w:t xml:space="preserve">teoria, pressupõe que os resultados do mercado financeiro não permitem ganhos acima do normal, </w:t>
      </w:r>
      <w:r>
        <w:rPr>
          <w:w w:val="105"/>
        </w:rPr>
        <w:t xml:space="preserve">pois, segundo </w:t>
      </w:r>
      <w:hyperlink w:anchor="_bookmark83" w:history="1">
        <w:r>
          <w:rPr>
            <w:w w:val="105"/>
          </w:rPr>
          <w:t>Fama</w:t>
        </w:r>
      </w:hyperlink>
      <w:r>
        <w:rPr>
          <w:w w:val="105"/>
        </w:rPr>
        <w:t xml:space="preserve"> (</w:t>
      </w:r>
      <w:hyperlink w:anchor="_bookmark83" w:history="1">
        <w:r>
          <w:rPr>
            <w:w w:val="105"/>
          </w:rPr>
          <w:t>1970</w:t>
        </w:r>
      </w:hyperlink>
      <w:r>
        <w:rPr>
          <w:w w:val="105"/>
        </w:rPr>
        <w:t xml:space="preserve">), na HME os preços dos ativos refletem integralmente toda a </w:t>
      </w:r>
      <w:r>
        <w:t xml:space="preserve">informação disponível, teoria que passa por recorrentes contestações. Além disso, trabalhos </w:t>
      </w:r>
      <w:r>
        <w:rPr>
          <w:w w:val="105"/>
        </w:rPr>
        <w:t xml:space="preserve">científicos anteriores, já abordavam a necessidade do aprofundamento da pesquisa em Machine learning e suas utilizações, como em </w:t>
      </w:r>
      <w:hyperlink w:anchor="_bookmark109" w:history="1">
        <w:r>
          <w:rPr>
            <w:w w:val="105"/>
          </w:rPr>
          <w:t>Sarker</w:t>
        </w:r>
      </w:hyperlink>
      <w:r>
        <w:rPr>
          <w:w w:val="105"/>
        </w:rPr>
        <w:t xml:space="preserve"> (</w:t>
      </w:r>
      <w:hyperlink w:anchor="_bookmark109" w:history="1">
        <w:r>
          <w:rPr>
            <w:w w:val="105"/>
          </w:rPr>
          <w:t>2021</w:t>
        </w:r>
      </w:hyperlink>
      <w:r>
        <w:rPr>
          <w:w w:val="105"/>
        </w:rPr>
        <w:t xml:space="preserve">) e </w:t>
      </w:r>
      <w:hyperlink w:anchor="_bookmark77" w:history="1">
        <w:r>
          <w:rPr>
            <w:w w:val="105"/>
          </w:rPr>
          <w:t>Clara</w:t>
        </w:r>
      </w:hyperlink>
      <w:r>
        <w:rPr>
          <w:w w:val="105"/>
        </w:rPr>
        <w:t xml:space="preserve"> (</w:t>
      </w:r>
      <w:hyperlink w:anchor="_bookmark77" w:history="1">
        <w:r>
          <w:rPr>
            <w:w w:val="105"/>
          </w:rPr>
          <w:t>2024</w:t>
        </w:r>
      </w:hyperlink>
      <w:r>
        <w:rPr>
          <w:w w:val="105"/>
        </w:rPr>
        <w:t xml:space="preserve">). Ademais, a </w:t>
      </w:r>
      <w:r>
        <w:t xml:space="preserve">pesquisa espera ser benéfica para o contexto social, contribuindo com a criação ferramentas </w:t>
      </w:r>
      <w:r>
        <w:rPr>
          <w:w w:val="105"/>
        </w:rPr>
        <w:t>que</w:t>
      </w:r>
      <w:r>
        <w:rPr>
          <w:spacing w:val="-1"/>
          <w:w w:val="105"/>
        </w:rPr>
        <w:t xml:space="preserve"> </w:t>
      </w:r>
      <w:r>
        <w:rPr>
          <w:w w:val="105"/>
        </w:rPr>
        <w:t>tragam</w:t>
      </w:r>
      <w:r>
        <w:rPr>
          <w:spacing w:val="-1"/>
          <w:w w:val="105"/>
        </w:rPr>
        <w:t xml:space="preserve"> </w:t>
      </w:r>
      <w:r>
        <w:rPr>
          <w:w w:val="105"/>
        </w:rPr>
        <w:t>maior</w:t>
      </w:r>
      <w:r>
        <w:rPr>
          <w:spacing w:val="-1"/>
          <w:w w:val="105"/>
        </w:rPr>
        <w:t xml:space="preserve"> </w:t>
      </w:r>
      <w:r>
        <w:rPr>
          <w:w w:val="105"/>
        </w:rPr>
        <w:t>racionalidade</w:t>
      </w:r>
      <w:r>
        <w:rPr>
          <w:spacing w:val="-1"/>
          <w:w w:val="105"/>
        </w:rPr>
        <w:t xml:space="preserve"> </w:t>
      </w:r>
      <w:r>
        <w:rPr>
          <w:w w:val="105"/>
        </w:rPr>
        <w:t>e</w:t>
      </w:r>
      <w:r>
        <w:rPr>
          <w:spacing w:val="-1"/>
          <w:w w:val="105"/>
        </w:rPr>
        <w:t xml:space="preserve"> </w:t>
      </w:r>
      <w:r>
        <w:rPr>
          <w:w w:val="105"/>
        </w:rPr>
        <w:t>métodos</w:t>
      </w:r>
      <w:r>
        <w:rPr>
          <w:spacing w:val="-1"/>
          <w:w w:val="105"/>
        </w:rPr>
        <w:t xml:space="preserve"> </w:t>
      </w:r>
      <w:r>
        <w:rPr>
          <w:w w:val="105"/>
        </w:rPr>
        <w:t>mais</w:t>
      </w:r>
      <w:r>
        <w:rPr>
          <w:spacing w:val="-1"/>
          <w:w w:val="105"/>
        </w:rPr>
        <w:t xml:space="preserve"> </w:t>
      </w:r>
      <w:r>
        <w:rPr>
          <w:w w:val="105"/>
        </w:rPr>
        <w:t>robustos</w:t>
      </w:r>
      <w:r>
        <w:rPr>
          <w:spacing w:val="-1"/>
          <w:w w:val="105"/>
        </w:rPr>
        <w:t xml:space="preserve"> </w:t>
      </w:r>
      <w:r>
        <w:rPr>
          <w:w w:val="105"/>
        </w:rPr>
        <w:t>para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tomada</w:t>
      </w:r>
      <w:r>
        <w:rPr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spacing w:val="-1"/>
          <w:w w:val="105"/>
        </w:rPr>
        <w:t xml:space="preserve"> </w:t>
      </w:r>
      <w:r>
        <w:rPr>
          <w:w w:val="105"/>
        </w:rPr>
        <w:t>decisões</w:t>
      </w:r>
      <w:r>
        <w:rPr>
          <w:spacing w:val="-1"/>
          <w:w w:val="105"/>
        </w:rPr>
        <w:t xml:space="preserve"> </w:t>
      </w:r>
      <w:r>
        <w:rPr>
          <w:w w:val="105"/>
        </w:rPr>
        <w:t>no mercado</w:t>
      </w:r>
      <w:r>
        <w:rPr>
          <w:spacing w:val="-17"/>
          <w:w w:val="105"/>
        </w:rPr>
        <w:t xml:space="preserve"> </w:t>
      </w:r>
      <w:r>
        <w:rPr>
          <w:w w:val="105"/>
        </w:rPr>
        <w:t>financeiro.</w:t>
      </w:r>
      <w:r>
        <w:rPr>
          <w:spacing w:val="-16"/>
          <w:w w:val="105"/>
        </w:rPr>
        <w:t xml:space="preserve"> </w:t>
      </w:r>
      <w:r>
        <w:rPr>
          <w:w w:val="105"/>
        </w:rPr>
        <w:t>De</w:t>
      </w:r>
      <w:r>
        <w:rPr>
          <w:spacing w:val="-16"/>
          <w:w w:val="105"/>
        </w:rPr>
        <w:t xml:space="preserve"> </w:t>
      </w:r>
      <w:r>
        <w:rPr>
          <w:w w:val="105"/>
        </w:rPr>
        <w:t>tal</w:t>
      </w:r>
      <w:r>
        <w:rPr>
          <w:spacing w:val="-16"/>
          <w:w w:val="105"/>
        </w:rPr>
        <w:t xml:space="preserve"> </w:t>
      </w:r>
      <w:r>
        <w:rPr>
          <w:w w:val="105"/>
        </w:rPr>
        <w:t>maneira,</w:t>
      </w:r>
      <w:r>
        <w:rPr>
          <w:spacing w:val="-16"/>
          <w:w w:val="105"/>
        </w:rPr>
        <w:t xml:space="preserve"> </w:t>
      </w:r>
      <w:r>
        <w:rPr>
          <w:w w:val="105"/>
        </w:rPr>
        <w:t>evitando</w:t>
      </w:r>
      <w:r>
        <w:rPr>
          <w:spacing w:val="-16"/>
          <w:w w:val="105"/>
        </w:rPr>
        <w:t xml:space="preserve"> </w:t>
      </w:r>
      <w:r>
        <w:rPr>
          <w:w w:val="105"/>
        </w:rPr>
        <w:t>que</w:t>
      </w:r>
      <w:r>
        <w:rPr>
          <w:spacing w:val="-16"/>
          <w:w w:val="105"/>
        </w:rPr>
        <w:t xml:space="preserve"> </w:t>
      </w:r>
      <w:r>
        <w:rPr>
          <w:w w:val="105"/>
        </w:rPr>
        <w:t>haja</w:t>
      </w:r>
      <w:r>
        <w:rPr>
          <w:spacing w:val="-16"/>
          <w:w w:val="105"/>
        </w:rPr>
        <w:t xml:space="preserve"> </w:t>
      </w:r>
      <w:r>
        <w:rPr>
          <w:w w:val="105"/>
        </w:rPr>
        <w:t>a</w:t>
      </w:r>
      <w:r>
        <w:rPr>
          <w:spacing w:val="-16"/>
          <w:w w:val="105"/>
        </w:rPr>
        <w:t xml:space="preserve"> </w:t>
      </w:r>
      <w:r>
        <w:rPr>
          <w:w w:val="105"/>
        </w:rPr>
        <w:t>formação</w:t>
      </w:r>
      <w:r>
        <w:rPr>
          <w:spacing w:val="-16"/>
          <w:w w:val="105"/>
        </w:rPr>
        <w:t xml:space="preserve"> </w:t>
      </w:r>
      <w:r>
        <w:rPr>
          <w:w w:val="105"/>
        </w:rPr>
        <w:t>de</w:t>
      </w:r>
      <w:r>
        <w:rPr>
          <w:spacing w:val="-16"/>
          <w:w w:val="105"/>
        </w:rPr>
        <w:t xml:space="preserve"> </w:t>
      </w:r>
      <w:r>
        <w:rPr>
          <w:w w:val="105"/>
        </w:rPr>
        <w:t>bolhas,</w:t>
      </w:r>
      <w:r>
        <w:rPr>
          <w:spacing w:val="-16"/>
          <w:w w:val="105"/>
        </w:rPr>
        <w:t xml:space="preserve"> </w:t>
      </w:r>
      <w:r>
        <w:rPr>
          <w:w w:val="105"/>
        </w:rPr>
        <w:t>que</w:t>
      </w:r>
      <w:r>
        <w:rPr>
          <w:spacing w:val="-16"/>
          <w:w w:val="105"/>
        </w:rPr>
        <w:t xml:space="preserve"> </w:t>
      </w:r>
      <w:r>
        <w:rPr>
          <w:w w:val="105"/>
        </w:rPr>
        <w:t xml:space="preserve">segundo </w:t>
      </w:r>
      <w:hyperlink w:anchor="_bookmark110" w:history="1">
        <w:r>
          <w:rPr>
            <w:w w:val="105"/>
          </w:rPr>
          <w:t>Scherbina</w:t>
        </w:r>
      </w:hyperlink>
      <w:r>
        <w:rPr>
          <w:w w:val="105"/>
        </w:rPr>
        <w:t xml:space="preserve"> (</w:t>
      </w:r>
      <w:hyperlink w:anchor="_bookmark110" w:history="1">
        <w:r>
          <w:rPr>
            <w:w w:val="105"/>
          </w:rPr>
          <w:t>2013</w:t>
        </w:r>
      </w:hyperlink>
      <w:r>
        <w:rPr>
          <w:w w:val="105"/>
        </w:rPr>
        <w:t xml:space="preserve">), ocorrem quando preços de ativos sofrem desvios em relação ao valor </w:t>
      </w:r>
      <w:r>
        <w:t xml:space="preserve">fundamental dos ativos. A pesquisa espera também que seus achados tenham contribuição </w:t>
      </w:r>
      <w:r>
        <w:rPr>
          <w:w w:val="105"/>
        </w:rPr>
        <w:t>para as ODS, em particular a ODS 9 — Indústria, inovação e infraestrutura, a partir do debate sobre novas tecnologias e seu uso de forma responsável no desenvolvimento de infraestruturas de dados.</w:t>
      </w:r>
    </w:p>
    <w:p w14:paraId="5E421DD7" w14:textId="77777777" w:rsidR="006131AD" w:rsidRDefault="006131AD">
      <w:pPr>
        <w:pStyle w:val="Corpodetexto"/>
        <w:spacing w:line="340" w:lineRule="auto"/>
        <w:jc w:val="both"/>
        <w:sectPr w:rsidR="006131AD">
          <w:pgSz w:w="11910" w:h="16840"/>
          <w:pgMar w:top="1580" w:right="992" w:bottom="280" w:left="1559" w:header="1038" w:footer="0" w:gutter="0"/>
          <w:cols w:space="720"/>
        </w:sectPr>
      </w:pPr>
    </w:p>
    <w:p w14:paraId="297FB7A5" w14:textId="77777777" w:rsidR="006131AD" w:rsidRDefault="00000000">
      <w:pPr>
        <w:pStyle w:val="Ttulo1"/>
        <w:numPr>
          <w:ilvl w:val="0"/>
          <w:numId w:val="1"/>
        </w:numPr>
        <w:tabs>
          <w:tab w:val="left" w:pos="392"/>
        </w:tabs>
        <w:ind w:left="392" w:hanging="252"/>
      </w:pPr>
      <w:bookmarkStart w:id="114" w:name="Referencial_teórico"/>
      <w:bookmarkStart w:id="115" w:name="_bookmark10"/>
      <w:bookmarkStart w:id="116" w:name="_bookmark11"/>
      <w:bookmarkEnd w:id="114"/>
      <w:bookmarkEnd w:id="115"/>
      <w:bookmarkEnd w:id="116"/>
      <w:r>
        <w:lastRenderedPageBreak/>
        <w:t>REFERENCIAL</w:t>
      </w:r>
      <w:r>
        <w:rPr>
          <w:spacing w:val="48"/>
        </w:rPr>
        <w:t xml:space="preserve"> </w:t>
      </w:r>
      <w:r>
        <w:rPr>
          <w:spacing w:val="-2"/>
        </w:rPr>
        <w:t>TEÓRICO</w:t>
      </w:r>
    </w:p>
    <w:p w14:paraId="23B4F60E" w14:textId="77777777" w:rsidR="006131AD" w:rsidRDefault="006131AD">
      <w:pPr>
        <w:pStyle w:val="Corpodetexto"/>
        <w:rPr>
          <w:b/>
        </w:rPr>
      </w:pPr>
    </w:p>
    <w:p w14:paraId="70504B01" w14:textId="77777777" w:rsidR="006131AD" w:rsidRDefault="006131AD">
      <w:pPr>
        <w:pStyle w:val="Corpodetexto"/>
        <w:rPr>
          <w:b/>
        </w:rPr>
      </w:pPr>
    </w:p>
    <w:p w14:paraId="535A4FFC" w14:textId="77777777" w:rsidR="006131AD" w:rsidRDefault="006131AD">
      <w:pPr>
        <w:pStyle w:val="Corpodetexto"/>
        <w:spacing w:before="144"/>
        <w:rPr>
          <w:b/>
        </w:rPr>
      </w:pPr>
    </w:p>
    <w:p w14:paraId="4ABB62AB" w14:textId="77777777" w:rsidR="006131AD" w:rsidRDefault="00000000">
      <w:pPr>
        <w:pStyle w:val="Ttulo2"/>
        <w:numPr>
          <w:ilvl w:val="1"/>
          <w:numId w:val="1"/>
        </w:numPr>
        <w:tabs>
          <w:tab w:val="left" w:pos="682"/>
        </w:tabs>
        <w:ind w:left="682" w:hanging="542"/>
      </w:pPr>
      <w:bookmarkStart w:id="117" w:name="Tomada_de_decisão_no_mercado_financeiro"/>
      <w:bookmarkStart w:id="118" w:name="_bookmark12"/>
      <w:bookmarkEnd w:id="117"/>
      <w:bookmarkEnd w:id="118"/>
      <w:r>
        <w:rPr>
          <w:spacing w:val="-2"/>
          <w:w w:val="105"/>
        </w:rPr>
        <w:t>Tomada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decisão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no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mercado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financeiro</w:t>
      </w:r>
    </w:p>
    <w:p w14:paraId="11C51816" w14:textId="77777777" w:rsidR="006131AD" w:rsidRDefault="006131AD">
      <w:pPr>
        <w:pStyle w:val="Corpodetexto"/>
        <w:spacing w:before="89"/>
        <w:rPr>
          <w:b/>
        </w:rPr>
      </w:pPr>
    </w:p>
    <w:p w14:paraId="5139AEED" w14:textId="77777777" w:rsidR="006131AD" w:rsidRDefault="00000000">
      <w:pPr>
        <w:pStyle w:val="Corpodetexto"/>
        <w:spacing w:line="340" w:lineRule="auto"/>
        <w:ind w:left="132" w:right="102" w:firstLine="716"/>
        <w:jc w:val="both"/>
      </w:pPr>
      <w:hyperlink w:anchor="_bookmark102" w:history="1">
        <w:r>
          <w:t>Neugebauer</w:t>
        </w:r>
      </w:hyperlink>
      <w:r>
        <w:t xml:space="preserve"> (</w:t>
      </w:r>
      <w:hyperlink w:anchor="_bookmark102" w:history="1">
        <w:r>
          <w:t>2026</w:t>
        </w:r>
      </w:hyperlink>
      <w:r>
        <w:t>) aponta que, especialmente em épocas de incerteza, é fundamen-</w:t>
      </w:r>
      <w:r>
        <w:rPr>
          <w:w w:val="105"/>
        </w:rPr>
        <w:t>tal</w:t>
      </w:r>
      <w:r>
        <w:rPr>
          <w:spacing w:val="-11"/>
          <w:w w:val="105"/>
        </w:rPr>
        <w:t xml:space="preserve"> </w:t>
      </w:r>
      <w:r>
        <w:rPr>
          <w:w w:val="105"/>
        </w:rPr>
        <w:t>estabelecer</w:t>
      </w:r>
      <w:r>
        <w:rPr>
          <w:spacing w:val="-11"/>
          <w:w w:val="105"/>
        </w:rPr>
        <w:t xml:space="preserve"> </w:t>
      </w:r>
      <w:r>
        <w:rPr>
          <w:w w:val="105"/>
        </w:rPr>
        <w:t>uma</w:t>
      </w:r>
      <w:r>
        <w:rPr>
          <w:spacing w:val="-11"/>
          <w:w w:val="105"/>
        </w:rPr>
        <w:t xml:space="preserve"> </w:t>
      </w:r>
      <w:r>
        <w:rPr>
          <w:w w:val="105"/>
        </w:rPr>
        <w:t>estratégia</w:t>
      </w:r>
      <w:r>
        <w:rPr>
          <w:spacing w:val="-11"/>
          <w:w w:val="105"/>
        </w:rPr>
        <w:t xml:space="preserve"> </w:t>
      </w:r>
      <w:r>
        <w:rPr>
          <w:w w:val="105"/>
        </w:rPr>
        <w:t>para</w:t>
      </w:r>
      <w:r>
        <w:rPr>
          <w:spacing w:val="-11"/>
          <w:w w:val="105"/>
        </w:rPr>
        <w:t xml:space="preserve"> </w:t>
      </w:r>
      <w:r>
        <w:rPr>
          <w:w w:val="105"/>
        </w:rPr>
        <w:t>combater</w:t>
      </w:r>
      <w:r>
        <w:rPr>
          <w:spacing w:val="-11"/>
          <w:w w:val="105"/>
        </w:rPr>
        <w:t xml:space="preserve"> </w:t>
      </w:r>
      <w:r>
        <w:rPr>
          <w:w w:val="105"/>
        </w:rPr>
        <w:t>fenômenos</w:t>
      </w:r>
      <w:r>
        <w:rPr>
          <w:spacing w:val="-11"/>
          <w:w w:val="105"/>
        </w:rPr>
        <w:t xml:space="preserve"> </w:t>
      </w:r>
      <w:r>
        <w:rPr>
          <w:w w:val="105"/>
        </w:rPr>
        <w:t>financeiros</w:t>
      </w:r>
      <w:r>
        <w:rPr>
          <w:spacing w:val="-11"/>
          <w:w w:val="105"/>
        </w:rPr>
        <w:t xml:space="preserve"> </w:t>
      </w:r>
      <w:r>
        <w:rPr>
          <w:w w:val="105"/>
        </w:rPr>
        <w:t>adversos,</w:t>
      </w:r>
      <w:r>
        <w:rPr>
          <w:spacing w:val="-11"/>
          <w:w w:val="105"/>
        </w:rPr>
        <w:t xml:space="preserve"> </w:t>
      </w:r>
      <w:r>
        <w:rPr>
          <w:w w:val="105"/>
        </w:rPr>
        <w:t>como,</w:t>
      </w:r>
      <w:r>
        <w:rPr>
          <w:spacing w:val="-11"/>
          <w:w w:val="105"/>
        </w:rPr>
        <w:t xml:space="preserve"> </w:t>
      </w:r>
      <w:r>
        <w:rPr>
          <w:w w:val="105"/>
        </w:rPr>
        <w:t>por exemplo,</w:t>
      </w:r>
      <w:r>
        <w:rPr>
          <w:spacing w:val="-17"/>
          <w:w w:val="105"/>
        </w:rPr>
        <w:t xml:space="preserve"> </w:t>
      </w:r>
      <w:r>
        <w:rPr>
          <w:w w:val="105"/>
        </w:rPr>
        <w:t>desvalorização.</w:t>
      </w:r>
      <w:r>
        <w:rPr>
          <w:spacing w:val="-16"/>
          <w:w w:val="105"/>
        </w:rPr>
        <w:t xml:space="preserve"> </w:t>
      </w:r>
      <w:r>
        <w:rPr>
          <w:w w:val="105"/>
        </w:rPr>
        <w:t>Para</w:t>
      </w:r>
      <w:r>
        <w:rPr>
          <w:spacing w:val="-16"/>
          <w:w w:val="105"/>
        </w:rPr>
        <w:t xml:space="preserve"> </w:t>
      </w:r>
      <w:r>
        <w:rPr>
          <w:w w:val="105"/>
        </w:rPr>
        <w:t>guiar</w:t>
      </w:r>
      <w:r>
        <w:rPr>
          <w:spacing w:val="-16"/>
          <w:w w:val="105"/>
        </w:rPr>
        <w:t xml:space="preserve"> </w:t>
      </w:r>
      <w:r>
        <w:rPr>
          <w:w w:val="105"/>
        </w:rPr>
        <w:t>essa</w:t>
      </w:r>
      <w:r>
        <w:rPr>
          <w:spacing w:val="-16"/>
          <w:w w:val="105"/>
        </w:rPr>
        <w:t xml:space="preserve"> </w:t>
      </w:r>
      <w:r>
        <w:rPr>
          <w:w w:val="105"/>
        </w:rPr>
        <w:t>tomada</w:t>
      </w:r>
      <w:r>
        <w:rPr>
          <w:spacing w:val="-16"/>
          <w:w w:val="105"/>
        </w:rPr>
        <w:t xml:space="preserve"> </w:t>
      </w:r>
      <w:r>
        <w:rPr>
          <w:w w:val="105"/>
        </w:rPr>
        <w:t>de</w:t>
      </w:r>
      <w:r>
        <w:rPr>
          <w:spacing w:val="-16"/>
          <w:w w:val="105"/>
        </w:rPr>
        <w:t xml:space="preserve"> </w:t>
      </w:r>
      <w:r>
        <w:rPr>
          <w:w w:val="105"/>
        </w:rPr>
        <w:t>decisão,</w:t>
      </w:r>
      <w:r>
        <w:rPr>
          <w:spacing w:val="-16"/>
          <w:w w:val="105"/>
        </w:rPr>
        <w:t xml:space="preserve"> </w:t>
      </w:r>
      <w:r>
        <w:rPr>
          <w:w w:val="105"/>
        </w:rPr>
        <w:t>os</w:t>
      </w:r>
      <w:r>
        <w:rPr>
          <w:spacing w:val="-16"/>
          <w:w w:val="105"/>
        </w:rPr>
        <w:t xml:space="preserve"> </w:t>
      </w:r>
      <w:r>
        <w:rPr>
          <w:w w:val="105"/>
        </w:rPr>
        <w:t>fatores</w:t>
      </w:r>
      <w:r>
        <w:rPr>
          <w:spacing w:val="-16"/>
          <w:w w:val="105"/>
        </w:rPr>
        <w:t xml:space="preserve"> </w:t>
      </w:r>
      <w:r>
        <w:rPr>
          <w:w w:val="105"/>
        </w:rPr>
        <w:t>mais</w:t>
      </w:r>
      <w:r>
        <w:rPr>
          <w:spacing w:val="-16"/>
          <w:w w:val="105"/>
        </w:rPr>
        <w:t xml:space="preserve"> </w:t>
      </w:r>
      <w:r>
        <w:rPr>
          <w:w w:val="105"/>
        </w:rPr>
        <w:t>comumente analisados pelos indivíduos são o retorno esperado, o risco e a liquidez do investimento. Além</w:t>
      </w:r>
      <w:r>
        <w:rPr>
          <w:spacing w:val="-5"/>
          <w:w w:val="105"/>
        </w:rPr>
        <w:t xml:space="preserve"> </w:t>
      </w:r>
      <w:r>
        <w:rPr>
          <w:w w:val="105"/>
        </w:rPr>
        <w:t>do</w:t>
      </w:r>
      <w:r>
        <w:rPr>
          <w:spacing w:val="-5"/>
          <w:w w:val="105"/>
        </w:rPr>
        <w:t xml:space="preserve"> </w:t>
      </w:r>
      <w:r>
        <w:rPr>
          <w:w w:val="105"/>
        </w:rPr>
        <w:t>propósito</w:t>
      </w:r>
      <w:r>
        <w:rPr>
          <w:spacing w:val="-5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proteção,</w:t>
      </w:r>
      <w:r>
        <w:rPr>
          <w:spacing w:val="-5"/>
          <w:w w:val="105"/>
        </w:rPr>
        <w:t xml:space="preserve"> </w:t>
      </w:r>
      <w:hyperlink w:anchor="_bookmark62" w:history="1">
        <w:r>
          <w:rPr>
            <w:w w:val="105"/>
          </w:rPr>
          <w:t>Adil,</w:t>
        </w:r>
        <w:r>
          <w:rPr>
            <w:spacing w:val="-5"/>
            <w:w w:val="105"/>
          </w:rPr>
          <w:t xml:space="preserve"> </w:t>
        </w:r>
        <w:r>
          <w:rPr>
            <w:w w:val="105"/>
          </w:rPr>
          <w:t>Singh</w:t>
        </w:r>
        <w:r>
          <w:rPr>
            <w:spacing w:val="-5"/>
            <w:w w:val="105"/>
          </w:rPr>
          <w:t xml:space="preserve"> </w:t>
        </w:r>
        <w:r>
          <w:rPr>
            <w:w w:val="105"/>
          </w:rPr>
          <w:t>e</w:t>
        </w:r>
        <w:r>
          <w:rPr>
            <w:spacing w:val="-5"/>
            <w:w w:val="105"/>
          </w:rPr>
          <w:t xml:space="preserve"> </w:t>
        </w:r>
        <w:r>
          <w:rPr>
            <w:w w:val="105"/>
          </w:rPr>
          <w:t>Ansari</w:t>
        </w:r>
      </w:hyperlink>
      <w:r>
        <w:rPr>
          <w:spacing w:val="-5"/>
          <w:w w:val="105"/>
        </w:rPr>
        <w:t xml:space="preserve"> </w:t>
      </w:r>
      <w:r>
        <w:rPr>
          <w:w w:val="105"/>
        </w:rPr>
        <w:t>(</w:t>
      </w:r>
      <w:hyperlink w:anchor="_bookmark62" w:history="1">
        <w:r>
          <w:rPr>
            <w:w w:val="105"/>
          </w:rPr>
          <w:t>2022</w:t>
        </w:r>
      </w:hyperlink>
      <w:r>
        <w:rPr>
          <w:w w:val="105"/>
        </w:rPr>
        <w:t>)</w:t>
      </w:r>
      <w:r>
        <w:rPr>
          <w:spacing w:val="-5"/>
          <w:w w:val="105"/>
        </w:rPr>
        <w:t xml:space="preserve"> </w:t>
      </w:r>
      <w:r>
        <w:rPr>
          <w:w w:val="105"/>
        </w:rPr>
        <w:t>ressaltam</w:t>
      </w:r>
      <w:r>
        <w:rPr>
          <w:spacing w:val="-5"/>
          <w:w w:val="105"/>
        </w:rPr>
        <w:t xml:space="preserve"> </w:t>
      </w:r>
      <w:r>
        <w:rPr>
          <w:w w:val="105"/>
        </w:rPr>
        <w:t>que</w:t>
      </w:r>
      <w:r>
        <w:rPr>
          <w:spacing w:val="-5"/>
          <w:w w:val="105"/>
        </w:rPr>
        <w:t xml:space="preserve"> </w:t>
      </w:r>
      <w:r>
        <w:rPr>
          <w:w w:val="105"/>
        </w:rPr>
        <w:t>os</w:t>
      </w:r>
      <w:r>
        <w:rPr>
          <w:spacing w:val="-5"/>
          <w:w w:val="105"/>
        </w:rPr>
        <w:t xml:space="preserve"> </w:t>
      </w:r>
      <w:r>
        <w:rPr>
          <w:w w:val="105"/>
        </w:rPr>
        <w:t xml:space="preserve">investidores estão dispostos a realizar aportes objetivando obter retornos financeiros. Com acesso a </w:t>
      </w:r>
      <w:r>
        <w:t>diversos instrumentos, a utilização desses fundos de forma racional, buscando a maximiza-</w:t>
      </w:r>
      <w:r>
        <w:rPr>
          <w:w w:val="105"/>
        </w:rPr>
        <w:t>ção do retorno aliada à minimização do risco, constitui o objetivo central na alocação de recursos (</w:t>
      </w:r>
      <w:hyperlink w:anchor="_bookmark105" w:history="1">
        <w:r>
          <w:rPr>
            <w:w w:val="105"/>
          </w:rPr>
          <w:t>PAIVA et al.</w:t>
        </w:r>
      </w:hyperlink>
      <w:r>
        <w:rPr>
          <w:w w:val="105"/>
        </w:rPr>
        <w:t xml:space="preserve">, </w:t>
      </w:r>
      <w:hyperlink w:anchor="_bookmark105" w:history="1">
        <w:r>
          <w:rPr>
            <w:w w:val="105"/>
          </w:rPr>
          <w:t>2019</w:t>
        </w:r>
      </w:hyperlink>
      <w:r>
        <w:rPr>
          <w:w w:val="105"/>
        </w:rPr>
        <w:t xml:space="preserve">; </w:t>
      </w:r>
      <w:hyperlink w:anchor="_bookmark62" w:history="1">
        <w:r>
          <w:rPr>
            <w:w w:val="105"/>
          </w:rPr>
          <w:t>ADIL; SINGH; ANSARI</w:t>
        </w:r>
      </w:hyperlink>
      <w:r>
        <w:rPr>
          <w:w w:val="105"/>
        </w:rPr>
        <w:t xml:space="preserve">, </w:t>
      </w:r>
      <w:hyperlink w:anchor="_bookmark62" w:history="1">
        <w:r>
          <w:rPr>
            <w:w w:val="105"/>
          </w:rPr>
          <w:t>2022</w:t>
        </w:r>
      </w:hyperlink>
      <w:r>
        <w:rPr>
          <w:w w:val="105"/>
        </w:rPr>
        <w:t>).</w:t>
      </w:r>
    </w:p>
    <w:p w14:paraId="2CF89703" w14:textId="77777777" w:rsidR="006131AD" w:rsidRDefault="00000000">
      <w:pPr>
        <w:pStyle w:val="Corpodetexto"/>
        <w:spacing w:line="340" w:lineRule="auto"/>
        <w:ind w:left="140" w:right="146" w:firstLine="708"/>
        <w:jc w:val="both"/>
      </w:pPr>
      <w:r>
        <w:rPr>
          <w:w w:val="105"/>
        </w:rPr>
        <w:t xml:space="preserve">O cenário macroeconômico também é um fator a ser considerado na tomada de decisões no mercado financeiro. Conforme explicam </w:t>
      </w:r>
      <w:hyperlink w:anchor="_bookmark113" w:history="1">
        <w:r>
          <w:rPr>
            <w:w w:val="105"/>
          </w:rPr>
          <w:t>Umar et al.</w:t>
        </w:r>
      </w:hyperlink>
      <w:r>
        <w:rPr>
          <w:w w:val="105"/>
        </w:rPr>
        <w:t xml:space="preserve"> (</w:t>
      </w:r>
      <w:hyperlink w:anchor="_bookmark113" w:history="1">
        <w:r>
          <w:rPr>
            <w:w w:val="105"/>
          </w:rPr>
          <w:t>2021</w:t>
        </w:r>
      </w:hyperlink>
      <w:r>
        <w:rPr>
          <w:w w:val="105"/>
        </w:rPr>
        <w:t>), o aumento das incertezas</w:t>
      </w:r>
      <w:r>
        <w:rPr>
          <w:spacing w:val="-7"/>
          <w:w w:val="105"/>
        </w:rPr>
        <w:t xml:space="preserve"> </w:t>
      </w:r>
      <w:r>
        <w:rPr>
          <w:w w:val="105"/>
        </w:rPr>
        <w:t>em</w:t>
      </w:r>
      <w:r>
        <w:rPr>
          <w:spacing w:val="-8"/>
          <w:w w:val="105"/>
        </w:rPr>
        <w:t xml:space="preserve"> </w:t>
      </w:r>
      <w:r>
        <w:rPr>
          <w:w w:val="105"/>
        </w:rPr>
        <w:t>relação</w:t>
      </w:r>
      <w:r>
        <w:rPr>
          <w:spacing w:val="-8"/>
          <w:w w:val="105"/>
        </w:rPr>
        <w:t xml:space="preserve"> </w:t>
      </w:r>
      <w:r>
        <w:rPr>
          <w:w w:val="105"/>
        </w:rPr>
        <w:t>às</w:t>
      </w:r>
      <w:r>
        <w:rPr>
          <w:spacing w:val="-7"/>
          <w:w w:val="105"/>
        </w:rPr>
        <w:t xml:space="preserve"> </w:t>
      </w:r>
      <w:r>
        <w:rPr>
          <w:w w:val="105"/>
        </w:rPr>
        <w:t>políticas</w:t>
      </w:r>
      <w:r>
        <w:rPr>
          <w:spacing w:val="-8"/>
          <w:w w:val="105"/>
        </w:rPr>
        <w:t xml:space="preserve"> </w:t>
      </w:r>
      <w:r>
        <w:rPr>
          <w:w w:val="105"/>
        </w:rPr>
        <w:t>econômicas</w:t>
      </w:r>
      <w:r>
        <w:rPr>
          <w:spacing w:val="-8"/>
          <w:w w:val="105"/>
        </w:rPr>
        <w:t xml:space="preserve"> </w:t>
      </w:r>
      <w:r>
        <w:rPr>
          <w:w w:val="105"/>
        </w:rPr>
        <w:t>ou</w:t>
      </w:r>
      <w:r>
        <w:rPr>
          <w:spacing w:val="-7"/>
          <w:w w:val="105"/>
        </w:rPr>
        <w:t xml:space="preserve"> </w:t>
      </w:r>
      <w:r>
        <w:rPr>
          <w:w w:val="105"/>
        </w:rPr>
        <w:t>conflitos</w:t>
      </w:r>
      <w:r>
        <w:rPr>
          <w:spacing w:val="-8"/>
          <w:w w:val="105"/>
        </w:rPr>
        <w:t xml:space="preserve"> </w:t>
      </w:r>
      <w:r>
        <w:rPr>
          <w:w w:val="105"/>
        </w:rPr>
        <w:t>políticos</w:t>
      </w:r>
      <w:r>
        <w:rPr>
          <w:spacing w:val="-8"/>
          <w:w w:val="105"/>
        </w:rPr>
        <w:t xml:space="preserve"> </w:t>
      </w:r>
      <w:r>
        <w:rPr>
          <w:w w:val="105"/>
        </w:rPr>
        <w:t>torna</w:t>
      </w:r>
      <w:r>
        <w:rPr>
          <w:spacing w:val="-8"/>
          <w:w w:val="105"/>
        </w:rPr>
        <w:t xml:space="preserve"> </w:t>
      </w:r>
      <w:r>
        <w:rPr>
          <w:w w:val="105"/>
        </w:rPr>
        <w:t>os</w:t>
      </w:r>
      <w:r>
        <w:rPr>
          <w:spacing w:val="-7"/>
          <w:w w:val="105"/>
        </w:rPr>
        <w:t xml:space="preserve"> </w:t>
      </w:r>
      <w:r>
        <w:rPr>
          <w:w w:val="105"/>
        </w:rPr>
        <w:t xml:space="preserve">investidores </w:t>
      </w:r>
      <w:r>
        <w:t>pessimistas no que diz respeito ao ambiente internacional. Como consequência, as pessoas são compelidas a procurar proteção, direcionando seus recursos para ativos que ofereçam segurança,</w:t>
      </w:r>
      <w:r>
        <w:rPr>
          <w:spacing w:val="-5"/>
        </w:rPr>
        <w:t xml:space="preserve"> </w:t>
      </w:r>
      <w:r>
        <w:t>ou</w:t>
      </w:r>
      <w:r>
        <w:rPr>
          <w:spacing w:val="-5"/>
        </w:rPr>
        <w:t xml:space="preserve"> </w:t>
      </w:r>
      <w:r>
        <w:t>então,</w:t>
      </w:r>
      <w:r>
        <w:rPr>
          <w:spacing w:val="-5"/>
        </w:rPr>
        <w:t xml:space="preserve"> </w:t>
      </w:r>
      <w:r>
        <w:t>recursos</w:t>
      </w:r>
      <w:r>
        <w:rPr>
          <w:spacing w:val="-5"/>
        </w:rPr>
        <w:t xml:space="preserve"> </w:t>
      </w:r>
      <w:r>
        <w:t>mais</w:t>
      </w:r>
      <w:r>
        <w:rPr>
          <w:spacing w:val="-5"/>
        </w:rPr>
        <w:t xml:space="preserve"> </w:t>
      </w:r>
      <w:r>
        <w:t>conservadores,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fim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compensar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eventuais</w:t>
      </w:r>
      <w:r>
        <w:rPr>
          <w:spacing w:val="-5"/>
        </w:rPr>
        <w:t xml:space="preserve"> </w:t>
      </w:r>
      <w:r>
        <w:t xml:space="preserve">perdas </w:t>
      </w:r>
      <w:r>
        <w:rPr>
          <w:w w:val="105"/>
        </w:rPr>
        <w:t>geradas em decorrência da instabilidade (</w:t>
      </w:r>
      <w:hyperlink w:anchor="_bookmark113" w:history="1">
        <w:r>
          <w:rPr>
            <w:w w:val="105"/>
          </w:rPr>
          <w:t>UMAR et al.</w:t>
        </w:r>
      </w:hyperlink>
      <w:r>
        <w:rPr>
          <w:w w:val="105"/>
        </w:rPr>
        <w:t xml:space="preserve">, </w:t>
      </w:r>
      <w:hyperlink w:anchor="_bookmark113" w:history="1">
        <w:r>
          <w:rPr>
            <w:w w:val="105"/>
          </w:rPr>
          <w:t>2021</w:t>
        </w:r>
      </w:hyperlink>
      <w:r>
        <w:rPr>
          <w:w w:val="105"/>
        </w:rPr>
        <w:t>).</w:t>
      </w:r>
    </w:p>
    <w:p w14:paraId="57C60A8E" w14:textId="6CC1BEEE" w:rsidR="006131AD" w:rsidRDefault="00000000">
      <w:pPr>
        <w:pStyle w:val="Corpodetexto"/>
        <w:spacing w:line="340" w:lineRule="auto"/>
        <w:ind w:left="140" w:right="114" w:firstLine="708"/>
        <w:jc w:val="both"/>
      </w:pPr>
      <w:r>
        <w:rPr>
          <w:w w:val="105"/>
        </w:rPr>
        <w:t xml:space="preserve">Apesar de essas motivações buscarem o lucro ou a proteção, as razões pelas quais as pessoas </w:t>
      </w:r>
      <w:del w:id="119" w:author="Felipe ." w:date="2026-07-08T17:26:00Z" w16du:dateUtc="2026-07-08T20:26:00Z">
        <w:r w:rsidDel="0049492A">
          <w:rPr>
            <w:w w:val="105"/>
          </w:rPr>
          <w:delText>investem esbarram</w:delText>
        </w:r>
      </w:del>
      <w:ins w:id="120" w:author="Felipe ." w:date="2026-07-08T17:26:00Z" w16du:dateUtc="2026-07-08T20:26:00Z">
        <w:r w:rsidR="0049492A">
          <w:rPr>
            <w:w w:val="105"/>
          </w:rPr>
          <w:t>investem, esbarram</w:t>
        </w:r>
      </w:ins>
      <w:r>
        <w:rPr>
          <w:w w:val="105"/>
        </w:rPr>
        <w:t xml:space="preserve"> em um debate central sobre a racionalidade e a previsibilidade</w:t>
      </w:r>
      <w:r>
        <w:rPr>
          <w:spacing w:val="36"/>
          <w:w w:val="105"/>
        </w:rPr>
        <w:t xml:space="preserve"> </w:t>
      </w:r>
      <w:r>
        <w:rPr>
          <w:w w:val="105"/>
        </w:rPr>
        <w:t>dos</w:t>
      </w:r>
      <w:r>
        <w:rPr>
          <w:spacing w:val="36"/>
          <w:w w:val="105"/>
        </w:rPr>
        <w:t xml:space="preserve"> </w:t>
      </w:r>
      <w:r>
        <w:rPr>
          <w:w w:val="105"/>
        </w:rPr>
        <w:t>ganhos.</w:t>
      </w:r>
      <w:r>
        <w:rPr>
          <w:spacing w:val="36"/>
          <w:w w:val="105"/>
        </w:rPr>
        <w:t xml:space="preserve"> </w:t>
      </w:r>
      <w:r>
        <w:rPr>
          <w:w w:val="105"/>
        </w:rPr>
        <w:t>A</w:t>
      </w:r>
      <w:r>
        <w:rPr>
          <w:spacing w:val="36"/>
          <w:w w:val="105"/>
        </w:rPr>
        <w:t xml:space="preserve"> </w:t>
      </w:r>
      <w:r>
        <w:rPr>
          <w:w w:val="105"/>
        </w:rPr>
        <w:t>teoria</w:t>
      </w:r>
      <w:r>
        <w:rPr>
          <w:spacing w:val="36"/>
          <w:w w:val="105"/>
        </w:rPr>
        <w:t xml:space="preserve"> </w:t>
      </w:r>
      <w:r>
        <w:rPr>
          <w:w w:val="105"/>
        </w:rPr>
        <w:t>financeira</w:t>
      </w:r>
      <w:r>
        <w:rPr>
          <w:spacing w:val="36"/>
          <w:w w:val="105"/>
        </w:rPr>
        <w:t xml:space="preserve"> </w:t>
      </w:r>
      <w:r>
        <w:rPr>
          <w:w w:val="105"/>
        </w:rPr>
        <w:t>tradicional,</w:t>
      </w:r>
      <w:r>
        <w:rPr>
          <w:spacing w:val="36"/>
          <w:w w:val="105"/>
        </w:rPr>
        <w:t xml:space="preserve"> </w:t>
      </w:r>
      <w:r>
        <w:rPr>
          <w:w w:val="105"/>
        </w:rPr>
        <w:t>fundamentada</w:t>
      </w:r>
      <w:r>
        <w:rPr>
          <w:spacing w:val="36"/>
          <w:w w:val="105"/>
        </w:rPr>
        <w:t xml:space="preserve"> </w:t>
      </w:r>
      <w:r>
        <w:rPr>
          <w:w w:val="105"/>
        </w:rPr>
        <w:t>na</w:t>
      </w:r>
      <w:r>
        <w:rPr>
          <w:spacing w:val="36"/>
          <w:w w:val="105"/>
        </w:rPr>
        <w:t xml:space="preserve"> </w:t>
      </w:r>
      <w:r>
        <w:rPr>
          <w:w w:val="105"/>
        </w:rPr>
        <w:t xml:space="preserve">Hipótese de Mercado Eficiente (HME), pressupõe que os investidores tomam decisões de forma </w:t>
      </w:r>
      <w:r>
        <w:t>puramente lógica e que os preços refletem integralmente todas as informações disponíveis,</w:t>
      </w:r>
      <w:r>
        <w:rPr>
          <w:spacing w:val="40"/>
        </w:rPr>
        <w:t xml:space="preserve"> </w:t>
      </w:r>
      <w:r>
        <w:t>o que impossibilitaria a obtenção de retornos anormais consistentes (</w:t>
      </w:r>
      <w:hyperlink w:anchor="_bookmark105" w:history="1">
        <w:r>
          <w:t>PAIVA et al.</w:t>
        </w:r>
      </w:hyperlink>
      <w:r>
        <w:t xml:space="preserve">, </w:t>
      </w:r>
      <w:hyperlink w:anchor="_bookmark105" w:history="1">
        <w:r>
          <w:t>2019</w:t>
        </w:r>
      </w:hyperlink>
      <w:r>
        <w:t>). A literatura</w:t>
      </w:r>
      <w:r>
        <w:rPr>
          <w:spacing w:val="-4"/>
        </w:rPr>
        <w:t xml:space="preserve"> </w:t>
      </w:r>
      <w:r>
        <w:t>mais</w:t>
      </w:r>
      <w:r>
        <w:rPr>
          <w:spacing w:val="-4"/>
        </w:rPr>
        <w:t xml:space="preserve"> </w:t>
      </w:r>
      <w:r>
        <w:t>recente,</w:t>
      </w:r>
      <w:r>
        <w:rPr>
          <w:spacing w:val="-4"/>
        </w:rPr>
        <w:t xml:space="preserve"> </w:t>
      </w:r>
      <w:r>
        <w:t>contudo,</w:t>
      </w:r>
      <w:r>
        <w:rPr>
          <w:spacing w:val="-4"/>
        </w:rPr>
        <w:t xml:space="preserve"> </w:t>
      </w:r>
      <w:r>
        <w:t>tem</w:t>
      </w:r>
      <w:r>
        <w:rPr>
          <w:spacing w:val="-4"/>
        </w:rPr>
        <w:t xml:space="preserve"> </w:t>
      </w:r>
      <w:r>
        <w:t>contestado</w:t>
      </w:r>
      <w:r>
        <w:rPr>
          <w:spacing w:val="-4"/>
        </w:rPr>
        <w:t xml:space="preserve"> </w:t>
      </w:r>
      <w:r>
        <w:t>essa</w:t>
      </w:r>
      <w:r>
        <w:rPr>
          <w:spacing w:val="-4"/>
        </w:rPr>
        <w:t xml:space="preserve"> </w:t>
      </w:r>
      <w:r>
        <w:t>visão,</w:t>
      </w:r>
      <w:r>
        <w:rPr>
          <w:spacing w:val="-4"/>
        </w:rPr>
        <w:t xml:space="preserve"> </w:t>
      </w:r>
      <w:r>
        <w:t>argumentando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mercados não</w:t>
      </w:r>
      <w:r>
        <w:rPr>
          <w:spacing w:val="-4"/>
        </w:rPr>
        <w:t xml:space="preserve"> </w:t>
      </w:r>
      <w:r>
        <w:t>operam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forma</w:t>
      </w:r>
      <w:r>
        <w:rPr>
          <w:spacing w:val="-4"/>
        </w:rPr>
        <w:t xml:space="preserve"> </w:t>
      </w:r>
      <w:r>
        <w:t>totalmente</w:t>
      </w:r>
      <w:r>
        <w:rPr>
          <w:spacing w:val="-4"/>
        </w:rPr>
        <w:t xml:space="preserve"> </w:t>
      </w:r>
      <w:r>
        <w:t>aleatória</w:t>
      </w:r>
      <w:r>
        <w:rPr>
          <w:spacing w:val="-4"/>
        </w:rPr>
        <w:t xml:space="preserve"> </w:t>
      </w:r>
      <w:r>
        <w:t>ou</w:t>
      </w:r>
      <w:r>
        <w:rPr>
          <w:spacing w:val="-4"/>
        </w:rPr>
        <w:t xml:space="preserve"> </w:t>
      </w:r>
      <w:r>
        <w:t>eficiente,</w:t>
      </w:r>
      <w:r>
        <w:rPr>
          <w:spacing w:val="-4"/>
        </w:rPr>
        <w:t xml:space="preserve"> </w:t>
      </w:r>
      <w:r>
        <w:t>visto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decisões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 xml:space="preserve">investimento </w:t>
      </w:r>
      <w:r>
        <w:rPr>
          <w:spacing w:val="-2"/>
          <w:w w:val="105"/>
        </w:rPr>
        <w:t>são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frequentemente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influenciadas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por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fatores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psicológicos,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vieses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emocionais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limitações </w:t>
      </w:r>
      <w:r>
        <w:t xml:space="preserve">cognitivas que podem levar a escolhas irracionais </w:t>
      </w:r>
      <w:r w:rsidRPr="0049492A">
        <w:rPr>
          <w:highlight w:val="yellow"/>
          <w:rPrChange w:id="121" w:author="Felipe ." w:date="2026-07-08T17:26:00Z" w16du:dateUtc="2026-07-08T20:26:00Z">
            <w:rPr/>
          </w:rPrChange>
        </w:rPr>
        <w:t>(</w:t>
      </w:r>
      <w:r w:rsidRPr="0049492A">
        <w:rPr>
          <w:highlight w:val="yellow"/>
          <w:rPrChange w:id="122" w:author="Felipe ." w:date="2026-07-08T17:26:00Z" w16du:dateUtc="2026-07-08T20:26:00Z">
            <w:rPr/>
          </w:rPrChange>
        </w:rPr>
        <w:fldChar w:fldCharType="begin"/>
      </w:r>
      <w:r w:rsidRPr="0049492A">
        <w:rPr>
          <w:highlight w:val="yellow"/>
          <w:rPrChange w:id="123" w:author="Felipe ." w:date="2026-07-08T17:26:00Z" w16du:dateUtc="2026-07-08T20:26:00Z">
            <w:rPr/>
          </w:rPrChange>
        </w:rPr>
        <w:instrText>HYPERLINK \l "_bookmark64"</w:instrText>
      </w:r>
      <w:r w:rsidRPr="0049492A">
        <w:rPr>
          <w:highlight w:val="yellow"/>
          <w:rPrChange w:id="124" w:author="Felipe ." w:date="2026-07-08T17:26:00Z" w16du:dateUtc="2026-07-08T20:26:00Z">
            <w:rPr/>
          </w:rPrChange>
        </w:rPr>
      </w:r>
      <w:r w:rsidRPr="0049492A">
        <w:rPr>
          <w:highlight w:val="yellow"/>
          <w:rPrChange w:id="125" w:author="Felipe ." w:date="2026-07-08T17:26:00Z" w16du:dateUtc="2026-07-08T20:26:00Z">
            <w:rPr/>
          </w:rPrChange>
        </w:rPr>
        <w:fldChar w:fldCharType="separate"/>
      </w:r>
      <w:r w:rsidRPr="0049492A">
        <w:rPr>
          <w:highlight w:val="yellow"/>
          <w:rPrChange w:id="126" w:author="Felipe ." w:date="2026-07-08T17:26:00Z" w16du:dateUtc="2026-07-08T20:26:00Z">
            <w:rPr/>
          </w:rPrChange>
        </w:rPr>
        <w:t>Al-Mansour; ELKRGHLI; ALMANSOUR</w:t>
      </w:r>
      <w:r w:rsidRPr="0049492A">
        <w:rPr>
          <w:highlight w:val="yellow"/>
          <w:rPrChange w:id="127" w:author="Felipe ." w:date="2026-07-08T17:26:00Z" w16du:dateUtc="2026-07-08T20:26:00Z">
            <w:rPr/>
          </w:rPrChange>
        </w:rPr>
        <w:fldChar w:fldCharType="end"/>
      </w:r>
      <w:r>
        <w:t xml:space="preserve">, </w:t>
      </w:r>
      <w:hyperlink w:anchor="_bookmark64" w:history="1">
        <w:r>
          <w:rPr>
            <w:w w:val="105"/>
          </w:rPr>
          <w:t>2023</w:t>
        </w:r>
      </w:hyperlink>
      <w:r>
        <w:rPr>
          <w:w w:val="105"/>
        </w:rPr>
        <w:t>).</w:t>
      </w:r>
      <w:r>
        <w:rPr>
          <w:spacing w:val="-3"/>
          <w:w w:val="105"/>
        </w:rPr>
        <w:t xml:space="preserve"> </w:t>
      </w:r>
      <w:r>
        <w:rPr>
          <w:w w:val="105"/>
        </w:rPr>
        <w:t>Desse</w:t>
      </w:r>
      <w:r>
        <w:rPr>
          <w:spacing w:val="-3"/>
          <w:w w:val="105"/>
        </w:rPr>
        <w:t xml:space="preserve"> </w:t>
      </w:r>
      <w:r>
        <w:rPr>
          <w:w w:val="105"/>
        </w:rPr>
        <w:t>modo,</w:t>
      </w:r>
      <w:r>
        <w:rPr>
          <w:spacing w:val="-3"/>
          <w:w w:val="105"/>
        </w:rPr>
        <w:t xml:space="preserve"> </w:t>
      </w:r>
      <w:r>
        <w:rPr>
          <w:w w:val="105"/>
        </w:rPr>
        <w:t>ao</w:t>
      </w:r>
      <w:r>
        <w:rPr>
          <w:spacing w:val="-3"/>
          <w:w w:val="105"/>
        </w:rPr>
        <w:t xml:space="preserve"> </w:t>
      </w:r>
      <w:r>
        <w:rPr>
          <w:w w:val="105"/>
        </w:rPr>
        <w:t>constatar</w:t>
      </w:r>
      <w:r>
        <w:rPr>
          <w:spacing w:val="-3"/>
          <w:w w:val="105"/>
        </w:rPr>
        <w:t xml:space="preserve"> </w:t>
      </w:r>
      <w:r>
        <w:rPr>
          <w:w w:val="105"/>
        </w:rPr>
        <w:t>que</w:t>
      </w:r>
      <w:r>
        <w:rPr>
          <w:spacing w:val="-3"/>
          <w:w w:val="105"/>
        </w:rPr>
        <w:t xml:space="preserve"> </w:t>
      </w:r>
      <w:r>
        <w:rPr>
          <w:w w:val="105"/>
        </w:rPr>
        <w:t>as</w:t>
      </w:r>
      <w:r>
        <w:rPr>
          <w:spacing w:val="-3"/>
          <w:w w:val="105"/>
        </w:rPr>
        <w:t xml:space="preserve"> </w:t>
      </w:r>
      <w:r>
        <w:rPr>
          <w:w w:val="105"/>
        </w:rPr>
        <w:t>séries</w:t>
      </w:r>
      <w:r>
        <w:rPr>
          <w:spacing w:val="-3"/>
          <w:w w:val="105"/>
        </w:rPr>
        <w:t xml:space="preserve"> </w:t>
      </w:r>
      <w:r>
        <w:rPr>
          <w:w w:val="105"/>
        </w:rPr>
        <w:t>financeiras</w:t>
      </w:r>
      <w:r>
        <w:rPr>
          <w:spacing w:val="-3"/>
          <w:w w:val="105"/>
        </w:rPr>
        <w:t xml:space="preserve"> </w:t>
      </w:r>
      <w:r>
        <w:rPr>
          <w:w w:val="105"/>
        </w:rPr>
        <w:t>possuem</w:t>
      </w:r>
      <w:r>
        <w:rPr>
          <w:spacing w:val="-3"/>
          <w:w w:val="105"/>
        </w:rPr>
        <w:t xml:space="preserve"> </w:t>
      </w:r>
      <w:r>
        <w:rPr>
          <w:w w:val="105"/>
        </w:rPr>
        <w:t>memória</w:t>
      </w:r>
      <w:r>
        <w:rPr>
          <w:spacing w:val="-3"/>
          <w:w w:val="105"/>
        </w:rPr>
        <w:t xml:space="preserve"> </w:t>
      </w:r>
      <w:r>
        <w:rPr>
          <w:w w:val="105"/>
        </w:rPr>
        <w:t>e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padrões </w:t>
      </w:r>
      <w:r>
        <w:rPr>
          <w:spacing w:val="-2"/>
          <w:w w:val="105"/>
        </w:rPr>
        <w:t>de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comportamento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identificáveis,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os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indivíduos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também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investem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porque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se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torna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 xml:space="preserve">possível </w:t>
      </w:r>
      <w:r>
        <w:t>delinear</w:t>
      </w:r>
      <w:r>
        <w:rPr>
          <w:spacing w:val="-7"/>
        </w:rPr>
        <w:t xml:space="preserve"> </w:t>
      </w:r>
      <w:r>
        <w:t>modelos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previsibilidade</w:t>
      </w:r>
      <w:r>
        <w:rPr>
          <w:spacing w:val="-7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buscar</w:t>
      </w:r>
      <w:r>
        <w:rPr>
          <w:spacing w:val="-7"/>
        </w:rPr>
        <w:t xml:space="preserve"> </w:t>
      </w:r>
      <w:r>
        <w:t>lucros</w:t>
      </w:r>
      <w:r>
        <w:rPr>
          <w:spacing w:val="-7"/>
        </w:rPr>
        <w:t xml:space="preserve"> </w:t>
      </w:r>
      <w:r>
        <w:t>extraordinários</w:t>
      </w:r>
      <w:r>
        <w:rPr>
          <w:spacing w:val="-7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diversificar</w:t>
      </w:r>
      <w:r>
        <w:rPr>
          <w:spacing w:val="-7"/>
        </w:rPr>
        <w:t xml:space="preserve"> </w:t>
      </w:r>
      <w:r>
        <w:t xml:space="preserve">portfólios, </w:t>
      </w:r>
      <w:r>
        <w:rPr>
          <w:w w:val="105"/>
        </w:rPr>
        <w:t>contrariando</w:t>
      </w:r>
      <w:r>
        <w:rPr>
          <w:spacing w:val="-16"/>
          <w:w w:val="105"/>
        </w:rPr>
        <w:t xml:space="preserve"> </w:t>
      </w:r>
      <w:r>
        <w:rPr>
          <w:w w:val="105"/>
        </w:rPr>
        <w:t>as</w:t>
      </w:r>
      <w:r>
        <w:rPr>
          <w:spacing w:val="-16"/>
          <w:w w:val="105"/>
        </w:rPr>
        <w:t xml:space="preserve"> </w:t>
      </w:r>
      <w:r>
        <w:rPr>
          <w:w w:val="105"/>
        </w:rPr>
        <w:t>premissas</w:t>
      </w:r>
      <w:r>
        <w:rPr>
          <w:spacing w:val="-16"/>
          <w:w w:val="105"/>
        </w:rPr>
        <w:t xml:space="preserve"> </w:t>
      </w:r>
      <w:r>
        <w:rPr>
          <w:w w:val="105"/>
        </w:rPr>
        <w:t>da</w:t>
      </w:r>
      <w:r>
        <w:rPr>
          <w:spacing w:val="-16"/>
          <w:w w:val="105"/>
        </w:rPr>
        <w:t xml:space="preserve"> </w:t>
      </w:r>
      <w:r>
        <w:rPr>
          <w:w w:val="105"/>
        </w:rPr>
        <w:t>eficiência</w:t>
      </w:r>
      <w:r>
        <w:rPr>
          <w:spacing w:val="-16"/>
          <w:w w:val="105"/>
        </w:rPr>
        <w:t xml:space="preserve"> </w:t>
      </w:r>
      <w:r>
        <w:rPr>
          <w:w w:val="105"/>
        </w:rPr>
        <w:t>de</w:t>
      </w:r>
      <w:r>
        <w:rPr>
          <w:spacing w:val="-16"/>
          <w:w w:val="105"/>
        </w:rPr>
        <w:t xml:space="preserve"> </w:t>
      </w:r>
      <w:r>
        <w:rPr>
          <w:w w:val="105"/>
        </w:rPr>
        <w:t>mercado</w:t>
      </w:r>
      <w:r>
        <w:rPr>
          <w:spacing w:val="-16"/>
          <w:w w:val="105"/>
        </w:rPr>
        <w:t xml:space="preserve"> </w:t>
      </w:r>
      <w:r>
        <w:rPr>
          <w:w w:val="105"/>
        </w:rPr>
        <w:t>(</w:t>
      </w:r>
      <w:hyperlink w:anchor="_bookmark105" w:history="1">
        <w:r>
          <w:rPr>
            <w:w w:val="105"/>
          </w:rPr>
          <w:t>PAIVA</w:t>
        </w:r>
        <w:r>
          <w:rPr>
            <w:spacing w:val="-16"/>
            <w:w w:val="105"/>
          </w:rPr>
          <w:t xml:space="preserve"> </w:t>
        </w:r>
        <w:r>
          <w:rPr>
            <w:w w:val="105"/>
          </w:rPr>
          <w:t>et</w:t>
        </w:r>
        <w:r>
          <w:rPr>
            <w:spacing w:val="-16"/>
            <w:w w:val="105"/>
          </w:rPr>
          <w:t xml:space="preserve"> </w:t>
        </w:r>
        <w:r>
          <w:rPr>
            <w:w w:val="105"/>
          </w:rPr>
          <w:t>al.</w:t>
        </w:r>
      </w:hyperlink>
      <w:r>
        <w:rPr>
          <w:w w:val="105"/>
        </w:rPr>
        <w:t>,</w:t>
      </w:r>
      <w:r>
        <w:rPr>
          <w:spacing w:val="-16"/>
          <w:w w:val="105"/>
        </w:rPr>
        <w:t xml:space="preserve"> </w:t>
      </w:r>
      <w:hyperlink w:anchor="_bookmark105" w:history="1">
        <w:r>
          <w:rPr>
            <w:w w:val="105"/>
          </w:rPr>
          <w:t>2019</w:t>
        </w:r>
      </w:hyperlink>
      <w:r>
        <w:rPr>
          <w:w w:val="105"/>
        </w:rPr>
        <w:t>;</w:t>
      </w:r>
      <w:r>
        <w:rPr>
          <w:spacing w:val="-16"/>
          <w:w w:val="105"/>
        </w:rPr>
        <w:t xml:space="preserve"> </w:t>
      </w:r>
      <w:hyperlink w:anchor="_bookmark73" w:history="1">
        <w:r>
          <w:rPr>
            <w:w w:val="105"/>
          </w:rPr>
          <w:t>CHARFEDDINE;</w:t>
        </w:r>
      </w:hyperlink>
      <w:r>
        <w:rPr>
          <w:w w:val="105"/>
        </w:rPr>
        <w:t xml:space="preserve"> </w:t>
      </w:r>
      <w:hyperlink w:anchor="_bookmark73" w:history="1">
        <w:r>
          <w:rPr>
            <w:w w:val="105"/>
          </w:rPr>
          <w:t>BENLAGHA; MAOUCHI</w:t>
        </w:r>
      </w:hyperlink>
      <w:r>
        <w:rPr>
          <w:w w:val="105"/>
        </w:rPr>
        <w:t xml:space="preserve">, </w:t>
      </w:r>
      <w:hyperlink w:anchor="_bookmark73" w:history="1">
        <w:r>
          <w:rPr>
            <w:w w:val="105"/>
          </w:rPr>
          <w:t>2020</w:t>
        </w:r>
      </w:hyperlink>
      <w:r>
        <w:rPr>
          <w:w w:val="105"/>
        </w:rPr>
        <w:t>).</w:t>
      </w:r>
    </w:p>
    <w:p w14:paraId="638FD9D4" w14:textId="77777777" w:rsidR="006131AD" w:rsidRDefault="00000000">
      <w:pPr>
        <w:pStyle w:val="Corpodetexto"/>
        <w:spacing w:line="340" w:lineRule="auto"/>
        <w:ind w:left="140" w:right="108" w:firstLine="708"/>
        <w:jc w:val="both"/>
      </w:pPr>
      <w:r>
        <w:rPr>
          <w:w w:val="105"/>
        </w:rPr>
        <w:t>Conforme as teorias financeiras convencionais, o investimento ocorre sob a pre-missa</w:t>
      </w:r>
      <w:r>
        <w:rPr>
          <w:spacing w:val="-5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que</w:t>
      </w:r>
      <w:r>
        <w:rPr>
          <w:spacing w:val="-5"/>
          <w:w w:val="105"/>
        </w:rPr>
        <w:t xml:space="preserve"> </w:t>
      </w:r>
      <w:r>
        <w:rPr>
          <w:w w:val="105"/>
        </w:rPr>
        <w:t>os</w:t>
      </w:r>
      <w:r>
        <w:rPr>
          <w:spacing w:val="-5"/>
          <w:w w:val="105"/>
        </w:rPr>
        <w:t xml:space="preserve"> </w:t>
      </w:r>
      <w:r>
        <w:rPr>
          <w:w w:val="105"/>
        </w:rPr>
        <w:t>indivíduos</w:t>
      </w:r>
      <w:r>
        <w:rPr>
          <w:spacing w:val="-5"/>
          <w:w w:val="105"/>
        </w:rPr>
        <w:t xml:space="preserve"> </w:t>
      </w:r>
      <w:r>
        <w:rPr>
          <w:w w:val="105"/>
        </w:rPr>
        <w:t>são</w:t>
      </w:r>
      <w:r>
        <w:rPr>
          <w:spacing w:val="-5"/>
          <w:w w:val="105"/>
        </w:rPr>
        <w:t xml:space="preserve"> </w:t>
      </w:r>
      <w:r>
        <w:rPr>
          <w:w w:val="105"/>
        </w:rPr>
        <w:t>agentes</w:t>
      </w:r>
      <w:r>
        <w:rPr>
          <w:spacing w:val="-5"/>
          <w:w w:val="105"/>
        </w:rPr>
        <w:t xml:space="preserve"> </w:t>
      </w:r>
      <w:r>
        <w:rPr>
          <w:w w:val="105"/>
        </w:rPr>
        <w:t>racionais,</w:t>
      </w:r>
      <w:r>
        <w:rPr>
          <w:spacing w:val="-5"/>
          <w:w w:val="105"/>
        </w:rPr>
        <w:t xml:space="preserve"> </w:t>
      </w:r>
      <w:r>
        <w:rPr>
          <w:w w:val="105"/>
        </w:rPr>
        <w:t>capazes</w:t>
      </w:r>
      <w:r>
        <w:rPr>
          <w:spacing w:val="-5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processar</w:t>
      </w:r>
      <w:r>
        <w:rPr>
          <w:spacing w:val="-5"/>
          <w:w w:val="105"/>
        </w:rPr>
        <w:t xml:space="preserve"> </w:t>
      </w:r>
      <w:r>
        <w:rPr>
          <w:w w:val="105"/>
        </w:rPr>
        <w:t>e</w:t>
      </w:r>
      <w:r>
        <w:rPr>
          <w:spacing w:val="-5"/>
          <w:w w:val="105"/>
        </w:rPr>
        <w:t xml:space="preserve"> </w:t>
      </w:r>
      <w:r>
        <w:rPr>
          <w:w w:val="105"/>
        </w:rPr>
        <w:t>avaliar</w:t>
      </w:r>
      <w:r>
        <w:rPr>
          <w:spacing w:val="-5"/>
          <w:w w:val="105"/>
        </w:rPr>
        <w:t xml:space="preserve"> </w:t>
      </w:r>
      <w:r>
        <w:rPr>
          <w:w w:val="105"/>
        </w:rPr>
        <w:t>toda</w:t>
      </w:r>
      <w:r>
        <w:rPr>
          <w:spacing w:val="-5"/>
          <w:w w:val="105"/>
        </w:rPr>
        <w:t xml:space="preserve"> </w:t>
      </w:r>
      <w:r>
        <w:rPr>
          <w:w w:val="105"/>
        </w:rPr>
        <w:t>a informação existente no mercado antes de decidir (</w:t>
      </w:r>
      <w:hyperlink w:anchor="_bookmark62" w:history="1">
        <w:r>
          <w:rPr>
            <w:w w:val="105"/>
          </w:rPr>
          <w:t>ADIL; SINGH; ANSARI</w:t>
        </w:r>
      </w:hyperlink>
      <w:r>
        <w:rPr>
          <w:w w:val="105"/>
        </w:rPr>
        <w:t xml:space="preserve">, </w:t>
      </w:r>
      <w:hyperlink w:anchor="_bookmark62" w:history="1">
        <w:r>
          <w:rPr>
            <w:w w:val="105"/>
          </w:rPr>
          <w:t>2022</w:t>
        </w:r>
      </w:hyperlink>
      <w:r>
        <w:rPr>
          <w:w w:val="105"/>
        </w:rPr>
        <w:t xml:space="preserve">). </w:t>
      </w:r>
      <w:hyperlink w:anchor="_bookmark105" w:history="1">
        <w:r>
          <w:rPr>
            <w:w w:val="105"/>
          </w:rPr>
          <w:t>Paiva</w:t>
        </w:r>
      </w:hyperlink>
    </w:p>
    <w:p w14:paraId="20A4779A" w14:textId="77777777" w:rsidR="006131AD" w:rsidRDefault="006131AD">
      <w:pPr>
        <w:pStyle w:val="Corpodetexto"/>
        <w:spacing w:line="340" w:lineRule="auto"/>
        <w:jc w:val="both"/>
        <w:sectPr w:rsidR="006131AD">
          <w:pgSz w:w="11910" w:h="16840"/>
          <w:pgMar w:top="1580" w:right="992" w:bottom="280" w:left="1559" w:header="1038" w:footer="0" w:gutter="0"/>
          <w:cols w:space="720"/>
        </w:sectPr>
      </w:pPr>
    </w:p>
    <w:bookmarkStart w:id="128" w:name="_bookmark13"/>
    <w:bookmarkEnd w:id="128"/>
    <w:p w14:paraId="608D23C3" w14:textId="77777777" w:rsidR="006131AD" w:rsidRDefault="00000000">
      <w:pPr>
        <w:pStyle w:val="Corpodetexto"/>
        <w:spacing w:before="135" w:line="340" w:lineRule="auto"/>
        <w:ind w:left="140" w:right="108"/>
        <w:jc w:val="both"/>
      </w:pPr>
      <w:r>
        <w:lastRenderedPageBreak/>
        <w:fldChar w:fldCharType="begin"/>
      </w:r>
      <w:r>
        <w:instrText>HYPERLINK \l "_bookmark105"</w:instrText>
      </w:r>
      <w:r>
        <w:fldChar w:fldCharType="separate"/>
      </w:r>
      <w:r>
        <w:rPr>
          <w:w w:val="105"/>
        </w:rPr>
        <w:t>et</w:t>
      </w:r>
      <w:r>
        <w:rPr>
          <w:spacing w:val="-5"/>
          <w:w w:val="105"/>
        </w:rPr>
        <w:t xml:space="preserve"> </w:t>
      </w:r>
      <w:r>
        <w:rPr>
          <w:w w:val="105"/>
        </w:rPr>
        <w:t>al.</w:t>
      </w:r>
      <w:r>
        <w:fldChar w:fldCharType="end"/>
      </w:r>
      <w:r>
        <w:rPr>
          <w:spacing w:val="-5"/>
          <w:w w:val="105"/>
        </w:rPr>
        <w:t xml:space="preserve"> </w:t>
      </w:r>
      <w:r>
        <w:rPr>
          <w:w w:val="105"/>
        </w:rPr>
        <w:t>(</w:t>
      </w:r>
      <w:hyperlink w:anchor="_bookmark105" w:history="1">
        <w:r>
          <w:rPr>
            <w:w w:val="105"/>
          </w:rPr>
          <w:t>2019</w:t>
        </w:r>
      </w:hyperlink>
      <w:r>
        <w:rPr>
          <w:w w:val="105"/>
        </w:rPr>
        <w:t>)</w:t>
      </w:r>
      <w:r>
        <w:rPr>
          <w:spacing w:val="-5"/>
          <w:w w:val="105"/>
        </w:rPr>
        <w:t xml:space="preserve"> </w:t>
      </w:r>
      <w:r>
        <w:rPr>
          <w:w w:val="105"/>
        </w:rPr>
        <w:t>complementam</w:t>
      </w:r>
      <w:r>
        <w:rPr>
          <w:spacing w:val="-5"/>
          <w:w w:val="105"/>
        </w:rPr>
        <w:t xml:space="preserve"> </w:t>
      </w:r>
      <w:r>
        <w:rPr>
          <w:w w:val="105"/>
        </w:rPr>
        <w:t>que,</w:t>
      </w:r>
      <w:r>
        <w:rPr>
          <w:spacing w:val="-5"/>
          <w:w w:val="105"/>
        </w:rPr>
        <w:t xml:space="preserve"> </w:t>
      </w:r>
      <w:r>
        <w:rPr>
          <w:w w:val="105"/>
        </w:rPr>
        <w:t>nessa</w:t>
      </w:r>
      <w:r>
        <w:rPr>
          <w:spacing w:val="-5"/>
          <w:w w:val="105"/>
        </w:rPr>
        <w:t xml:space="preserve"> </w:t>
      </w:r>
      <w:r>
        <w:rPr>
          <w:w w:val="105"/>
        </w:rPr>
        <w:t>visão</w:t>
      </w:r>
      <w:r>
        <w:rPr>
          <w:spacing w:val="-5"/>
          <w:w w:val="105"/>
        </w:rPr>
        <w:t xml:space="preserve"> </w:t>
      </w:r>
      <w:r>
        <w:rPr>
          <w:w w:val="105"/>
        </w:rPr>
        <w:t>tradicional,</w:t>
      </w:r>
      <w:r>
        <w:rPr>
          <w:spacing w:val="-5"/>
          <w:w w:val="105"/>
        </w:rPr>
        <w:t xml:space="preserve"> </w:t>
      </w:r>
      <w:r>
        <w:rPr>
          <w:w w:val="105"/>
        </w:rPr>
        <w:t>o</w:t>
      </w:r>
      <w:r>
        <w:rPr>
          <w:spacing w:val="-4"/>
          <w:w w:val="105"/>
        </w:rPr>
        <w:t xml:space="preserve"> </w:t>
      </w:r>
      <w:r>
        <w:rPr>
          <w:w w:val="105"/>
        </w:rPr>
        <w:t>processo</w:t>
      </w:r>
      <w:r>
        <w:rPr>
          <w:spacing w:val="-4"/>
          <w:w w:val="105"/>
        </w:rPr>
        <w:t xml:space="preserve"> </w:t>
      </w:r>
      <w:r>
        <w:rPr>
          <w:w w:val="105"/>
        </w:rPr>
        <w:t>decisório</w:t>
      </w:r>
      <w:r>
        <w:rPr>
          <w:spacing w:val="-5"/>
          <w:w w:val="105"/>
        </w:rPr>
        <w:t xml:space="preserve"> </w:t>
      </w:r>
      <w:r>
        <w:rPr>
          <w:w w:val="105"/>
        </w:rPr>
        <w:t>é</w:t>
      </w:r>
      <w:r>
        <w:rPr>
          <w:spacing w:val="-4"/>
          <w:w w:val="105"/>
        </w:rPr>
        <w:t xml:space="preserve"> </w:t>
      </w:r>
      <w:r>
        <w:rPr>
          <w:w w:val="105"/>
        </w:rPr>
        <w:t>centrali-zado</w:t>
      </w:r>
      <w:r>
        <w:rPr>
          <w:spacing w:val="-5"/>
          <w:w w:val="105"/>
        </w:rPr>
        <w:t xml:space="preserve"> </w:t>
      </w:r>
      <w:r>
        <w:rPr>
          <w:w w:val="105"/>
        </w:rPr>
        <w:t>na</w:t>
      </w:r>
      <w:r>
        <w:rPr>
          <w:spacing w:val="-4"/>
          <w:w w:val="105"/>
        </w:rPr>
        <w:t xml:space="preserve"> </w:t>
      </w:r>
      <w:r>
        <w:rPr>
          <w:w w:val="105"/>
        </w:rPr>
        <w:t>análise</w:t>
      </w:r>
      <w:r>
        <w:rPr>
          <w:spacing w:val="-5"/>
          <w:w w:val="105"/>
        </w:rPr>
        <w:t xml:space="preserve"> </w:t>
      </w:r>
      <w:r>
        <w:rPr>
          <w:w w:val="105"/>
        </w:rPr>
        <w:t>do</w:t>
      </w:r>
      <w:r>
        <w:rPr>
          <w:spacing w:val="-5"/>
          <w:w w:val="105"/>
        </w:rPr>
        <w:t xml:space="preserve"> </w:t>
      </w:r>
      <w:r>
        <w:rPr>
          <w:w w:val="105"/>
        </w:rPr>
        <w:t>binômio</w:t>
      </w:r>
      <w:r>
        <w:rPr>
          <w:spacing w:val="-5"/>
          <w:w w:val="105"/>
        </w:rPr>
        <w:t xml:space="preserve"> </w:t>
      </w:r>
      <w:r>
        <w:rPr>
          <w:w w:val="105"/>
        </w:rPr>
        <w:t>risco</w:t>
      </w:r>
      <w:r>
        <w:rPr>
          <w:spacing w:val="-5"/>
          <w:w w:val="105"/>
        </w:rPr>
        <w:t xml:space="preserve"> </w:t>
      </w:r>
      <w:r>
        <w:rPr>
          <w:w w:val="105"/>
        </w:rPr>
        <w:t>e</w:t>
      </w:r>
      <w:r>
        <w:rPr>
          <w:spacing w:val="-4"/>
          <w:w w:val="105"/>
        </w:rPr>
        <w:t xml:space="preserve"> </w:t>
      </w:r>
      <w:r>
        <w:rPr>
          <w:w w:val="105"/>
        </w:rPr>
        <w:t>retorno</w:t>
      </w:r>
      <w:r>
        <w:rPr>
          <w:spacing w:val="-5"/>
          <w:w w:val="105"/>
        </w:rPr>
        <w:t xml:space="preserve"> </w:t>
      </w:r>
      <w:r>
        <w:rPr>
          <w:w w:val="105"/>
        </w:rPr>
        <w:t>esperado,</w:t>
      </w:r>
      <w:r>
        <w:rPr>
          <w:spacing w:val="-5"/>
          <w:w w:val="105"/>
        </w:rPr>
        <w:t xml:space="preserve"> </w:t>
      </w:r>
      <w:r>
        <w:rPr>
          <w:w w:val="105"/>
        </w:rPr>
        <w:t>o</w:t>
      </w:r>
      <w:r>
        <w:rPr>
          <w:spacing w:val="-4"/>
          <w:w w:val="105"/>
        </w:rPr>
        <w:t xml:space="preserve"> </w:t>
      </w:r>
      <w:r>
        <w:rPr>
          <w:w w:val="105"/>
        </w:rPr>
        <w:t>que</w:t>
      </w:r>
      <w:r>
        <w:rPr>
          <w:spacing w:val="-5"/>
          <w:w w:val="105"/>
        </w:rPr>
        <w:t xml:space="preserve"> </w:t>
      </w:r>
      <w:r>
        <w:rPr>
          <w:w w:val="105"/>
        </w:rPr>
        <w:t>leva</w:t>
      </w:r>
      <w:r>
        <w:rPr>
          <w:spacing w:val="-5"/>
          <w:w w:val="105"/>
        </w:rPr>
        <w:t xml:space="preserve"> </w:t>
      </w:r>
      <w:r>
        <w:rPr>
          <w:w w:val="105"/>
        </w:rPr>
        <w:t>o</w:t>
      </w:r>
      <w:r>
        <w:rPr>
          <w:spacing w:val="-5"/>
          <w:w w:val="105"/>
        </w:rPr>
        <w:t xml:space="preserve"> </w:t>
      </w:r>
      <w:r>
        <w:rPr>
          <w:w w:val="105"/>
        </w:rPr>
        <w:t>investidor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selecionar combinações</w:t>
      </w:r>
      <w:r>
        <w:rPr>
          <w:spacing w:val="-5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ativos</w:t>
      </w:r>
      <w:r>
        <w:rPr>
          <w:spacing w:val="-5"/>
          <w:w w:val="105"/>
        </w:rPr>
        <w:t xml:space="preserve"> </w:t>
      </w:r>
      <w:r>
        <w:rPr>
          <w:w w:val="105"/>
        </w:rPr>
        <w:t>que</w:t>
      </w:r>
      <w:r>
        <w:rPr>
          <w:spacing w:val="-5"/>
          <w:w w:val="105"/>
        </w:rPr>
        <w:t xml:space="preserve"> </w:t>
      </w:r>
      <w:r>
        <w:rPr>
          <w:w w:val="105"/>
        </w:rPr>
        <w:t>garantam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menor</w:t>
      </w:r>
      <w:r>
        <w:rPr>
          <w:spacing w:val="-6"/>
          <w:w w:val="105"/>
        </w:rPr>
        <w:t xml:space="preserve"> </w:t>
      </w:r>
      <w:r>
        <w:rPr>
          <w:w w:val="105"/>
        </w:rPr>
        <w:t>variância</w:t>
      </w:r>
      <w:r>
        <w:rPr>
          <w:spacing w:val="-5"/>
          <w:w w:val="105"/>
        </w:rPr>
        <w:t xml:space="preserve"> </w:t>
      </w:r>
      <w:r>
        <w:rPr>
          <w:w w:val="105"/>
        </w:rPr>
        <w:t>possível</w:t>
      </w:r>
      <w:r>
        <w:rPr>
          <w:spacing w:val="-5"/>
          <w:w w:val="105"/>
        </w:rPr>
        <w:t xml:space="preserve"> </w:t>
      </w:r>
      <w:r>
        <w:rPr>
          <w:w w:val="105"/>
        </w:rPr>
        <w:t>para</w:t>
      </w:r>
      <w:r>
        <w:rPr>
          <w:spacing w:val="-5"/>
          <w:w w:val="105"/>
        </w:rPr>
        <w:t xml:space="preserve"> </w:t>
      </w:r>
      <w:r>
        <w:rPr>
          <w:w w:val="105"/>
        </w:rPr>
        <w:t>um</w:t>
      </w:r>
      <w:r>
        <w:rPr>
          <w:spacing w:val="-5"/>
          <w:w w:val="105"/>
        </w:rPr>
        <w:t xml:space="preserve"> </w:t>
      </w:r>
      <w:r>
        <w:rPr>
          <w:w w:val="105"/>
        </w:rPr>
        <w:t>lucro</w:t>
      </w:r>
      <w:r>
        <w:rPr>
          <w:spacing w:val="-5"/>
          <w:w w:val="105"/>
        </w:rPr>
        <w:t xml:space="preserve"> </w:t>
      </w:r>
      <w:r>
        <w:rPr>
          <w:w w:val="105"/>
        </w:rPr>
        <w:t>desejado ou</w:t>
      </w:r>
      <w:r>
        <w:rPr>
          <w:spacing w:val="-7"/>
          <w:w w:val="105"/>
        </w:rPr>
        <w:t xml:space="preserve"> </w:t>
      </w:r>
      <w:r>
        <w:rPr>
          <w:w w:val="105"/>
        </w:rPr>
        <w:t>o</w:t>
      </w:r>
      <w:r>
        <w:rPr>
          <w:spacing w:val="-7"/>
          <w:w w:val="105"/>
        </w:rPr>
        <w:t xml:space="preserve"> </w:t>
      </w:r>
      <w:r>
        <w:rPr>
          <w:w w:val="105"/>
        </w:rPr>
        <w:t>maior</w:t>
      </w:r>
      <w:r>
        <w:rPr>
          <w:spacing w:val="-7"/>
          <w:w w:val="105"/>
        </w:rPr>
        <w:t xml:space="preserve"> </w:t>
      </w:r>
      <w:r>
        <w:rPr>
          <w:w w:val="105"/>
        </w:rPr>
        <w:t>retorno</w:t>
      </w:r>
      <w:r>
        <w:rPr>
          <w:spacing w:val="-7"/>
          <w:w w:val="105"/>
        </w:rPr>
        <w:t xml:space="preserve"> </w:t>
      </w:r>
      <w:r>
        <w:rPr>
          <w:w w:val="105"/>
        </w:rPr>
        <w:t>para</w:t>
      </w:r>
      <w:r>
        <w:rPr>
          <w:spacing w:val="-7"/>
          <w:w w:val="105"/>
        </w:rPr>
        <w:t xml:space="preserve"> </w:t>
      </w:r>
      <w:r>
        <w:rPr>
          <w:w w:val="105"/>
        </w:rPr>
        <w:t>um</w:t>
      </w:r>
      <w:r>
        <w:rPr>
          <w:spacing w:val="-7"/>
          <w:w w:val="105"/>
        </w:rPr>
        <w:t xml:space="preserve"> </w:t>
      </w:r>
      <w:r>
        <w:rPr>
          <w:w w:val="105"/>
        </w:rPr>
        <w:t>nível</w:t>
      </w:r>
      <w:r>
        <w:rPr>
          <w:spacing w:val="-7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w w:val="105"/>
        </w:rPr>
        <w:t>risco</w:t>
      </w:r>
      <w:r>
        <w:rPr>
          <w:spacing w:val="-7"/>
          <w:w w:val="105"/>
        </w:rPr>
        <w:t xml:space="preserve"> </w:t>
      </w:r>
      <w:r>
        <w:rPr>
          <w:w w:val="105"/>
        </w:rPr>
        <w:t>aceitável.</w:t>
      </w:r>
      <w:r>
        <w:rPr>
          <w:spacing w:val="-7"/>
          <w:w w:val="105"/>
        </w:rPr>
        <w:t xml:space="preserve"> </w:t>
      </w:r>
      <w:r>
        <w:rPr>
          <w:w w:val="105"/>
        </w:rPr>
        <w:t>Essa</w:t>
      </w:r>
      <w:r>
        <w:rPr>
          <w:spacing w:val="-7"/>
          <w:w w:val="105"/>
        </w:rPr>
        <w:t xml:space="preserve"> </w:t>
      </w:r>
      <w:r>
        <w:rPr>
          <w:w w:val="105"/>
        </w:rPr>
        <w:t>lógica</w:t>
      </w:r>
      <w:r>
        <w:rPr>
          <w:spacing w:val="-7"/>
          <w:w w:val="105"/>
        </w:rPr>
        <w:t xml:space="preserve"> </w:t>
      </w:r>
      <w:r>
        <w:rPr>
          <w:w w:val="105"/>
        </w:rPr>
        <w:t>fundamenta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busca</w:t>
      </w:r>
      <w:r>
        <w:rPr>
          <w:spacing w:val="-7"/>
          <w:w w:val="105"/>
        </w:rPr>
        <w:t xml:space="preserve"> </w:t>
      </w:r>
      <w:r>
        <w:rPr>
          <w:w w:val="105"/>
        </w:rPr>
        <w:t>pela eficiência estatística na montagem de portfólios, tratando a alocação de recursos como um</w:t>
      </w:r>
      <w:r>
        <w:rPr>
          <w:spacing w:val="-3"/>
          <w:w w:val="105"/>
        </w:rPr>
        <w:t xml:space="preserve"> </w:t>
      </w:r>
      <w:r>
        <w:rPr>
          <w:w w:val="105"/>
        </w:rPr>
        <w:t>problema</w:t>
      </w:r>
      <w:r>
        <w:rPr>
          <w:spacing w:val="-3"/>
          <w:w w:val="105"/>
        </w:rPr>
        <w:t xml:space="preserve"> </w:t>
      </w:r>
      <w:r>
        <w:rPr>
          <w:w w:val="105"/>
        </w:rPr>
        <w:t>de</w:t>
      </w:r>
      <w:r>
        <w:rPr>
          <w:spacing w:val="-3"/>
          <w:w w:val="105"/>
        </w:rPr>
        <w:t xml:space="preserve"> </w:t>
      </w:r>
      <w:r>
        <w:rPr>
          <w:w w:val="105"/>
        </w:rPr>
        <w:t>otimização</w:t>
      </w:r>
      <w:r>
        <w:rPr>
          <w:spacing w:val="-3"/>
          <w:w w:val="105"/>
        </w:rPr>
        <w:t xml:space="preserve"> </w:t>
      </w:r>
      <w:r>
        <w:rPr>
          <w:w w:val="105"/>
        </w:rPr>
        <w:t>matemática</w:t>
      </w:r>
      <w:r>
        <w:rPr>
          <w:spacing w:val="-3"/>
          <w:w w:val="105"/>
        </w:rPr>
        <w:t xml:space="preserve"> </w:t>
      </w:r>
      <w:r>
        <w:rPr>
          <w:w w:val="105"/>
        </w:rPr>
        <w:t>para</w:t>
      </w:r>
      <w:r>
        <w:rPr>
          <w:spacing w:val="-3"/>
          <w:w w:val="105"/>
        </w:rPr>
        <w:t xml:space="preserve"> </w:t>
      </w:r>
      <w:r>
        <w:rPr>
          <w:w w:val="105"/>
        </w:rPr>
        <w:t>que</w:t>
      </w:r>
      <w:r>
        <w:rPr>
          <w:spacing w:val="-3"/>
          <w:w w:val="105"/>
        </w:rPr>
        <w:t xml:space="preserve"> </w:t>
      </w:r>
      <w:r>
        <w:rPr>
          <w:w w:val="105"/>
        </w:rPr>
        <w:t>se</w:t>
      </w:r>
      <w:r>
        <w:rPr>
          <w:spacing w:val="-3"/>
          <w:w w:val="105"/>
        </w:rPr>
        <w:t xml:space="preserve"> </w:t>
      </w:r>
      <w:r>
        <w:rPr>
          <w:w w:val="105"/>
        </w:rPr>
        <w:t>alcance</w:t>
      </w:r>
      <w:r>
        <w:rPr>
          <w:spacing w:val="-3"/>
          <w:w w:val="105"/>
        </w:rPr>
        <w:t xml:space="preserve"> </w:t>
      </w:r>
      <w:r>
        <w:rPr>
          <w:w w:val="105"/>
        </w:rPr>
        <w:t>o</w:t>
      </w:r>
      <w:r>
        <w:rPr>
          <w:spacing w:val="-3"/>
          <w:w w:val="105"/>
        </w:rPr>
        <w:t xml:space="preserve"> </w:t>
      </w:r>
      <w:r>
        <w:rPr>
          <w:w w:val="105"/>
        </w:rPr>
        <w:t>melhor</w:t>
      </w:r>
      <w:r>
        <w:rPr>
          <w:spacing w:val="-3"/>
          <w:w w:val="105"/>
        </w:rPr>
        <w:t xml:space="preserve"> </w:t>
      </w:r>
      <w:r>
        <w:rPr>
          <w:w w:val="105"/>
        </w:rPr>
        <w:t>equilíbrio</w:t>
      </w:r>
      <w:r>
        <w:rPr>
          <w:spacing w:val="-3"/>
          <w:w w:val="105"/>
        </w:rPr>
        <w:t xml:space="preserve"> </w:t>
      </w:r>
      <w:r>
        <w:rPr>
          <w:w w:val="105"/>
        </w:rPr>
        <w:t>entre</w:t>
      </w:r>
      <w:r>
        <w:rPr>
          <w:spacing w:val="-3"/>
          <w:w w:val="105"/>
        </w:rPr>
        <w:t xml:space="preserve"> </w:t>
      </w:r>
      <w:r>
        <w:rPr>
          <w:w w:val="105"/>
        </w:rPr>
        <w:t>as opções disponíveis (</w:t>
      </w:r>
      <w:hyperlink w:anchor="_bookmark105" w:history="1">
        <w:r>
          <w:rPr>
            <w:w w:val="105"/>
          </w:rPr>
          <w:t>PAIVA et al.</w:t>
        </w:r>
      </w:hyperlink>
      <w:r>
        <w:rPr>
          <w:w w:val="105"/>
        </w:rPr>
        <w:t xml:space="preserve">, </w:t>
      </w:r>
      <w:hyperlink w:anchor="_bookmark105" w:history="1">
        <w:r>
          <w:rPr>
            <w:w w:val="105"/>
          </w:rPr>
          <w:t>2019</w:t>
        </w:r>
      </w:hyperlink>
      <w:r>
        <w:rPr>
          <w:w w:val="105"/>
        </w:rPr>
        <w:t>).</w:t>
      </w:r>
    </w:p>
    <w:p w14:paraId="21A1E15C" w14:textId="77777777" w:rsidR="006131AD" w:rsidRDefault="00000000">
      <w:pPr>
        <w:pStyle w:val="Corpodetexto"/>
        <w:spacing w:line="340" w:lineRule="auto"/>
        <w:ind w:left="134" w:right="108" w:firstLine="714"/>
        <w:jc w:val="both"/>
      </w:pPr>
      <w:r>
        <w:rPr>
          <w:w w:val="105"/>
        </w:rPr>
        <w:t>Entretanto, as finanças comportamentais revelam que os investidores frequente-mente</w:t>
      </w:r>
      <w:r>
        <w:rPr>
          <w:spacing w:val="-4"/>
          <w:w w:val="105"/>
        </w:rPr>
        <w:t xml:space="preserve"> </w:t>
      </w:r>
      <w:r>
        <w:rPr>
          <w:w w:val="105"/>
        </w:rPr>
        <w:t>se</w:t>
      </w:r>
      <w:r>
        <w:rPr>
          <w:spacing w:val="-4"/>
          <w:w w:val="105"/>
        </w:rPr>
        <w:t xml:space="preserve"> </w:t>
      </w:r>
      <w:r>
        <w:rPr>
          <w:w w:val="105"/>
        </w:rPr>
        <w:t>distanciam</w:t>
      </w:r>
      <w:r>
        <w:rPr>
          <w:spacing w:val="-4"/>
          <w:w w:val="105"/>
        </w:rPr>
        <w:t xml:space="preserve"> </w:t>
      </w:r>
      <w:r>
        <w:rPr>
          <w:w w:val="105"/>
        </w:rPr>
        <w:t>da</w:t>
      </w:r>
      <w:r>
        <w:rPr>
          <w:spacing w:val="-4"/>
          <w:w w:val="105"/>
        </w:rPr>
        <w:t xml:space="preserve"> </w:t>
      </w:r>
      <w:r>
        <w:rPr>
          <w:w w:val="105"/>
        </w:rPr>
        <w:t>racionalidade</w:t>
      </w:r>
      <w:r>
        <w:rPr>
          <w:spacing w:val="-4"/>
          <w:w w:val="105"/>
        </w:rPr>
        <w:t xml:space="preserve"> </w:t>
      </w:r>
      <w:r>
        <w:rPr>
          <w:w w:val="105"/>
        </w:rPr>
        <w:t>pura,</w:t>
      </w:r>
      <w:r>
        <w:rPr>
          <w:spacing w:val="-4"/>
          <w:w w:val="105"/>
        </w:rPr>
        <w:t xml:space="preserve"> </w:t>
      </w:r>
      <w:r>
        <w:rPr>
          <w:w w:val="105"/>
        </w:rPr>
        <w:t>investindo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forma</w:t>
      </w:r>
      <w:r>
        <w:rPr>
          <w:spacing w:val="-4"/>
          <w:w w:val="105"/>
        </w:rPr>
        <w:t xml:space="preserve"> </w:t>
      </w:r>
      <w:r>
        <w:rPr>
          <w:w w:val="105"/>
        </w:rPr>
        <w:t>influenciada</w:t>
      </w:r>
      <w:r>
        <w:rPr>
          <w:spacing w:val="-4"/>
          <w:w w:val="105"/>
        </w:rPr>
        <w:t xml:space="preserve"> </w:t>
      </w:r>
      <w:r>
        <w:rPr>
          <w:w w:val="105"/>
        </w:rPr>
        <w:t>por</w:t>
      </w:r>
      <w:r>
        <w:rPr>
          <w:spacing w:val="-4"/>
          <w:w w:val="105"/>
        </w:rPr>
        <w:t xml:space="preserve"> </w:t>
      </w:r>
      <w:r>
        <w:rPr>
          <w:w w:val="105"/>
        </w:rPr>
        <w:t>estados psicológicos</w:t>
      </w:r>
      <w:r>
        <w:rPr>
          <w:spacing w:val="-17"/>
          <w:w w:val="105"/>
        </w:rPr>
        <w:t xml:space="preserve"> </w:t>
      </w:r>
      <w:r>
        <w:rPr>
          <w:w w:val="105"/>
        </w:rPr>
        <w:t>e</w:t>
      </w:r>
      <w:r>
        <w:rPr>
          <w:spacing w:val="-16"/>
          <w:w w:val="105"/>
        </w:rPr>
        <w:t xml:space="preserve"> </w:t>
      </w:r>
      <w:r>
        <w:rPr>
          <w:w w:val="105"/>
        </w:rPr>
        <w:t>emocionais</w:t>
      </w:r>
      <w:r>
        <w:rPr>
          <w:spacing w:val="-16"/>
          <w:w w:val="105"/>
        </w:rPr>
        <w:t xml:space="preserve"> </w:t>
      </w:r>
      <w:r>
        <w:rPr>
          <w:w w:val="105"/>
        </w:rPr>
        <w:t>que</w:t>
      </w:r>
      <w:r>
        <w:rPr>
          <w:spacing w:val="-16"/>
          <w:w w:val="105"/>
        </w:rPr>
        <w:t xml:space="preserve"> </w:t>
      </w:r>
      <w:r>
        <w:rPr>
          <w:w w:val="105"/>
        </w:rPr>
        <w:t>provocam</w:t>
      </w:r>
      <w:r>
        <w:rPr>
          <w:spacing w:val="-16"/>
          <w:w w:val="105"/>
        </w:rPr>
        <w:t xml:space="preserve"> </w:t>
      </w:r>
      <w:r>
        <w:rPr>
          <w:w w:val="105"/>
        </w:rPr>
        <w:t>divergências</w:t>
      </w:r>
      <w:r>
        <w:rPr>
          <w:spacing w:val="-16"/>
          <w:w w:val="105"/>
        </w:rPr>
        <w:t xml:space="preserve"> </w:t>
      </w:r>
      <w:r>
        <w:rPr>
          <w:w w:val="105"/>
        </w:rPr>
        <w:t>em</w:t>
      </w:r>
      <w:r>
        <w:rPr>
          <w:spacing w:val="-16"/>
          <w:w w:val="105"/>
        </w:rPr>
        <w:t xml:space="preserve"> </w:t>
      </w:r>
      <w:r>
        <w:rPr>
          <w:w w:val="105"/>
        </w:rPr>
        <w:t>relação</w:t>
      </w:r>
      <w:r>
        <w:rPr>
          <w:spacing w:val="-16"/>
          <w:w w:val="105"/>
        </w:rPr>
        <w:t xml:space="preserve"> </w:t>
      </w:r>
      <w:r>
        <w:rPr>
          <w:w w:val="105"/>
        </w:rPr>
        <w:t>ao</w:t>
      </w:r>
      <w:r>
        <w:rPr>
          <w:spacing w:val="-16"/>
          <w:w w:val="105"/>
        </w:rPr>
        <w:t xml:space="preserve"> </w:t>
      </w:r>
      <w:r>
        <w:rPr>
          <w:w w:val="105"/>
        </w:rPr>
        <w:t>comportamento</w:t>
      </w:r>
      <w:r>
        <w:rPr>
          <w:spacing w:val="-16"/>
          <w:w w:val="105"/>
        </w:rPr>
        <w:t xml:space="preserve"> </w:t>
      </w:r>
      <w:r>
        <w:rPr>
          <w:w w:val="105"/>
        </w:rPr>
        <w:t>pre-</w:t>
      </w:r>
      <w:r>
        <w:t>visto</w:t>
      </w:r>
      <w:r>
        <w:rPr>
          <w:spacing w:val="-1"/>
        </w:rPr>
        <w:t xml:space="preserve"> </w:t>
      </w:r>
      <w:r>
        <w:t>pela</w:t>
      </w:r>
      <w:r>
        <w:rPr>
          <w:spacing w:val="-1"/>
        </w:rPr>
        <w:t xml:space="preserve"> </w:t>
      </w:r>
      <w:r>
        <w:t>teoria</w:t>
      </w:r>
      <w:r>
        <w:rPr>
          <w:spacing w:val="-1"/>
        </w:rPr>
        <w:t xml:space="preserve"> </w:t>
      </w:r>
      <w:r>
        <w:t>clássica</w:t>
      </w:r>
      <w:r>
        <w:rPr>
          <w:spacing w:val="-1"/>
        </w:rPr>
        <w:t xml:space="preserve"> </w:t>
      </w:r>
      <w:r>
        <w:t>(</w:t>
      </w:r>
      <w:hyperlink w:anchor="_bookmark62" w:history="1">
        <w:r>
          <w:t>ADIL;</w:t>
        </w:r>
        <w:r>
          <w:rPr>
            <w:spacing w:val="-1"/>
          </w:rPr>
          <w:t xml:space="preserve"> </w:t>
        </w:r>
        <w:r>
          <w:t>SINGH;</w:t>
        </w:r>
        <w:r>
          <w:rPr>
            <w:spacing w:val="-1"/>
          </w:rPr>
          <w:t xml:space="preserve"> </w:t>
        </w:r>
        <w:r>
          <w:t>ANSARI</w:t>
        </w:r>
      </w:hyperlink>
      <w:r>
        <w:t>,</w:t>
      </w:r>
      <w:r>
        <w:rPr>
          <w:spacing w:val="-1"/>
        </w:rPr>
        <w:t xml:space="preserve"> </w:t>
      </w:r>
      <w:hyperlink w:anchor="_bookmark62" w:history="1">
        <w:r>
          <w:t>2022</w:t>
        </w:r>
      </w:hyperlink>
      <w:r>
        <w:t>).</w:t>
      </w:r>
      <w:r>
        <w:rPr>
          <w:spacing w:val="-1"/>
        </w:rPr>
        <w:t xml:space="preserve"> </w:t>
      </w:r>
      <w:r>
        <w:t>Conforme</w:t>
      </w:r>
      <w:r>
        <w:rPr>
          <w:spacing w:val="-1"/>
        </w:rPr>
        <w:t xml:space="preserve"> </w:t>
      </w:r>
      <w:r>
        <w:t>argumentam</w:t>
      </w:r>
      <w:r>
        <w:rPr>
          <w:spacing w:val="-1"/>
        </w:rPr>
        <w:t xml:space="preserve"> </w:t>
      </w:r>
      <w:hyperlink w:anchor="_bookmark64" w:history="1">
        <w:r>
          <w:t>Al-Mansour,</w:t>
        </w:r>
      </w:hyperlink>
      <w:r>
        <w:t xml:space="preserve"> </w:t>
      </w:r>
      <w:hyperlink w:anchor="_bookmark64" w:history="1">
        <w:r>
          <w:rPr>
            <w:w w:val="105"/>
          </w:rPr>
          <w:t>Elkrghli e Almansour</w:t>
        </w:r>
      </w:hyperlink>
      <w:r>
        <w:rPr>
          <w:w w:val="105"/>
        </w:rPr>
        <w:t xml:space="preserve"> (</w:t>
      </w:r>
      <w:hyperlink w:anchor="_bookmark64" w:history="1">
        <w:r>
          <w:rPr>
            <w:w w:val="105"/>
          </w:rPr>
          <w:t>2023</w:t>
        </w:r>
      </w:hyperlink>
      <w:r>
        <w:rPr>
          <w:w w:val="105"/>
        </w:rPr>
        <w:t xml:space="preserve">), o comportamento do mercado é afetado por uma gama de </w:t>
      </w:r>
      <w:r>
        <w:t xml:space="preserve">fatores subjetivos, incluindo vieses cognitivos, influências sociais e percepções de risco que </w:t>
      </w:r>
      <w:r>
        <w:rPr>
          <w:w w:val="105"/>
        </w:rPr>
        <w:t>mudam dinamicamente conforme o contexto. Essa instabilidade na percepção individual e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tendência</w:t>
      </w:r>
      <w:r>
        <w:rPr>
          <w:spacing w:val="-6"/>
          <w:w w:val="105"/>
        </w:rPr>
        <w:t xml:space="preserve"> </w:t>
      </w:r>
      <w:r>
        <w:rPr>
          <w:w w:val="105"/>
        </w:rPr>
        <w:t>de</w:t>
      </w:r>
      <w:r>
        <w:rPr>
          <w:spacing w:val="-6"/>
          <w:w w:val="105"/>
        </w:rPr>
        <w:t xml:space="preserve"> </w:t>
      </w:r>
      <w:r>
        <w:rPr>
          <w:w w:val="105"/>
        </w:rPr>
        <w:t>seguir</w:t>
      </w:r>
      <w:r>
        <w:rPr>
          <w:spacing w:val="-6"/>
          <w:w w:val="105"/>
        </w:rPr>
        <w:t xml:space="preserve"> </w:t>
      </w:r>
      <w:r>
        <w:rPr>
          <w:w w:val="105"/>
        </w:rPr>
        <w:t>o</w:t>
      </w:r>
      <w:r>
        <w:rPr>
          <w:spacing w:val="-6"/>
          <w:w w:val="105"/>
        </w:rPr>
        <w:t xml:space="preserve"> </w:t>
      </w:r>
      <w:r>
        <w:rPr>
          <w:w w:val="105"/>
        </w:rPr>
        <w:t>comportamento</w:t>
      </w:r>
      <w:r>
        <w:rPr>
          <w:spacing w:val="-6"/>
          <w:w w:val="105"/>
        </w:rPr>
        <w:t xml:space="preserve"> </w:t>
      </w:r>
      <w:r>
        <w:rPr>
          <w:w w:val="105"/>
        </w:rPr>
        <w:t>de</w:t>
      </w:r>
      <w:r>
        <w:rPr>
          <w:spacing w:val="-6"/>
          <w:w w:val="105"/>
        </w:rPr>
        <w:t xml:space="preserve"> </w:t>
      </w:r>
      <w:r>
        <w:rPr>
          <w:w w:val="105"/>
        </w:rPr>
        <w:t>grupos</w:t>
      </w:r>
      <w:r>
        <w:rPr>
          <w:spacing w:val="-6"/>
          <w:w w:val="105"/>
        </w:rPr>
        <w:t xml:space="preserve"> </w:t>
      </w:r>
      <w:r>
        <w:rPr>
          <w:w w:val="105"/>
        </w:rPr>
        <w:t>podem</w:t>
      </w:r>
      <w:r>
        <w:rPr>
          <w:spacing w:val="-6"/>
          <w:w w:val="105"/>
        </w:rPr>
        <w:t xml:space="preserve"> </w:t>
      </w:r>
      <w:r>
        <w:rPr>
          <w:w w:val="105"/>
        </w:rPr>
        <w:t>induzir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escolhas</w:t>
      </w:r>
      <w:r>
        <w:rPr>
          <w:spacing w:val="-6"/>
          <w:w w:val="105"/>
        </w:rPr>
        <w:t xml:space="preserve"> </w:t>
      </w:r>
      <w:r>
        <w:rPr>
          <w:w w:val="105"/>
        </w:rPr>
        <w:t>de</w:t>
      </w:r>
      <w:r>
        <w:rPr>
          <w:spacing w:val="-6"/>
          <w:w w:val="105"/>
        </w:rPr>
        <w:t xml:space="preserve"> </w:t>
      </w:r>
      <w:r>
        <w:rPr>
          <w:w w:val="105"/>
        </w:rPr>
        <w:t>investi-</w:t>
      </w:r>
      <w:r>
        <w:t>mento de baixa qualidade, resultando em desempenhos de carteira inferiores aos modelos puramente lógicos (</w:t>
      </w:r>
      <w:hyperlink w:anchor="_bookmark64" w:history="1">
        <w:r>
          <w:t>Al-Mansour; ELKRGHLI; ALMANSOUR</w:t>
        </w:r>
      </w:hyperlink>
      <w:r>
        <w:t xml:space="preserve">, </w:t>
      </w:r>
      <w:hyperlink w:anchor="_bookmark64" w:history="1">
        <w:r>
          <w:t>2023</w:t>
        </w:r>
      </w:hyperlink>
      <w:r>
        <w:t xml:space="preserve">; </w:t>
      </w:r>
      <w:hyperlink w:anchor="_bookmark62" w:history="1">
        <w:r>
          <w:t>ADIL; SINGH; ANSARI</w:t>
        </w:r>
      </w:hyperlink>
      <w:r>
        <w:t xml:space="preserve">, </w:t>
      </w:r>
      <w:hyperlink w:anchor="_bookmark62" w:history="1">
        <w:r>
          <w:rPr>
            <w:spacing w:val="-2"/>
            <w:w w:val="105"/>
          </w:rPr>
          <w:t>2022</w:t>
        </w:r>
      </w:hyperlink>
      <w:r>
        <w:rPr>
          <w:spacing w:val="-2"/>
          <w:w w:val="105"/>
        </w:rPr>
        <w:t>).</w:t>
      </w:r>
    </w:p>
    <w:p w14:paraId="5A4F4104" w14:textId="77777777" w:rsidR="006131AD" w:rsidRDefault="00000000">
      <w:pPr>
        <w:pStyle w:val="Corpodetexto"/>
        <w:spacing w:line="340" w:lineRule="auto"/>
        <w:ind w:left="140" w:right="146" w:firstLine="708"/>
        <w:jc w:val="both"/>
      </w:pPr>
      <w:r>
        <w:rPr>
          <w:w w:val="105"/>
        </w:rPr>
        <w:t>Como</w:t>
      </w:r>
      <w:r>
        <w:rPr>
          <w:spacing w:val="-7"/>
          <w:w w:val="105"/>
        </w:rPr>
        <w:t xml:space="preserve"> </w:t>
      </w:r>
      <w:r>
        <w:rPr>
          <w:w w:val="105"/>
        </w:rPr>
        <w:t>resposta</w:t>
      </w:r>
      <w:r>
        <w:rPr>
          <w:spacing w:val="-7"/>
          <w:w w:val="105"/>
        </w:rPr>
        <w:t xml:space="preserve"> </w:t>
      </w:r>
      <w:r>
        <w:rPr>
          <w:w w:val="105"/>
        </w:rPr>
        <w:t>à</w:t>
      </w:r>
      <w:r>
        <w:rPr>
          <w:spacing w:val="-7"/>
          <w:w w:val="105"/>
        </w:rPr>
        <w:t xml:space="preserve"> </w:t>
      </w:r>
      <w:r>
        <w:rPr>
          <w:w w:val="105"/>
        </w:rPr>
        <w:t>natureza</w:t>
      </w:r>
      <w:r>
        <w:rPr>
          <w:spacing w:val="-7"/>
          <w:w w:val="105"/>
        </w:rPr>
        <w:t xml:space="preserve"> </w:t>
      </w:r>
      <w:r>
        <w:rPr>
          <w:w w:val="105"/>
        </w:rPr>
        <w:t>caótica</w:t>
      </w:r>
      <w:r>
        <w:rPr>
          <w:spacing w:val="-7"/>
          <w:w w:val="105"/>
        </w:rPr>
        <w:t xml:space="preserve"> </w:t>
      </w:r>
      <w:r>
        <w:rPr>
          <w:w w:val="105"/>
        </w:rPr>
        <w:t>e</w:t>
      </w:r>
      <w:r>
        <w:rPr>
          <w:spacing w:val="-7"/>
          <w:w w:val="105"/>
        </w:rPr>
        <w:t xml:space="preserve"> </w:t>
      </w:r>
      <w:r>
        <w:rPr>
          <w:w w:val="105"/>
        </w:rPr>
        <w:t>complexa</w:t>
      </w:r>
      <w:r>
        <w:rPr>
          <w:spacing w:val="-7"/>
          <w:w w:val="105"/>
        </w:rPr>
        <w:t xml:space="preserve"> </w:t>
      </w:r>
      <w:r>
        <w:rPr>
          <w:w w:val="105"/>
        </w:rPr>
        <w:t>dos</w:t>
      </w:r>
      <w:r>
        <w:rPr>
          <w:spacing w:val="-7"/>
          <w:w w:val="105"/>
        </w:rPr>
        <w:t xml:space="preserve"> </w:t>
      </w:r>
      <w:r>
        <w:rPr>
          <w:w w:val="105"/>
        </w:rPr>
        <w:t>mercados,</w:t>
      </w:r>
      <w:r>
        <w:rPr>
          <w:spacing w:val="-7"/>
          <w:w w:val="105"/>
        </w:rPr>
        <w:t xml:space="preserve"> </w:t>
      </w:r>
      <w:r>
        <w:rPr>
          <w:w w:val="105"/>
        </w:rPr>
        <w:t>tem</w:t>
      </w:r>
      <w:r>
        <w:rPr>
          <w:spacing w:val="-7"/>
          <w:w w:val="105"/>
        </w:rPr>
        <w:t xml:space="preserve"> </w:t>
      </w:r>
      <w:r>
        <w:rPr>
          <w:w w:val="105"/>
        </w:rPr>
        <w:t>se</w:t>
      </w:r>
      <w:r>
        <w:rPr>
          <w:spacing w:val="-7"/>
          <w:w w:val="105"/>
        </w:rPr>
        <w:t xml:space="preserve"> </w:t>
      </w:r>
      <w:r>
        <w:rPr>
          <w:w w:val="105"/>
        </w:rPr>
        <w:t xml:space="preserve">consolidado uma abordagem de investimento baseada na busca por padrões históricos que possam </w:t>
      </w:r>
      <w:r>
        <w:t>indicar movimentos futuros de preços (</w:t>
      </w:r>
      <w:hyperlink w:anchor="_bookmark105" w:history="1">
        <w:r>
          <w:t>PAIVA et al.</w:t>
        </w:r>
      </w:hyperlink>
      <w:r>
        <w:t xml:space="preserve">, </w:t>
      </w:r>
      <w:hyperlink w:anchor="_bookmark105" w:history="1">
        <w:r>
          <w:t>2019</w:t>
        </w:r>
      </w:hyperlink>
      <w:r>
        <w:t xml:space="preserve">). Para </w:t>
      </w:r>
      <w:hyperlink w:anchor="_bookmark105" w:history="1">
        <w:r>
          <w:t>Paiva et al.</w:t>
        </w:r>
      </w:hyperlink>
      <w:r>
        <w:t xml:space="preserve"> (</w:t>
      </w:r>
      <w:hyperlink w:anchor="_bookmark105" w:history="1">
        <w:r>
          <w:t>2019</w:t>
        </w:r>
      </w:hyperlink>
      <w:r>
        <w:t xml:space="preserve">), embora </w:t>
      </w:r>
      <w:r>
        <w:rPr>
          <w:w w:val="105"/>
        </w:rPr>
        <w:t>o</w:t>
      </w:r>
      <w:r>
        <w:rPr>
          <w:spacing w:val="-9"/>
          <w:w w:val="105"/>
        </w:rPr>
        <w:t xml:space="preserve"> </w:t>
      </w:r>
      <w:r>
        <w:rPr>
          <w:w w:val="105"/>
        </w:rPr>
        <w:t>mercado</w:t>
      </w:r>
      <w:r>
        <w:rPr>
          <w:spacing w:val="-9"/>
          <w:w w:val="105"/>
        </w:rPr>
        <w:t xml:space="preserve"> </w:t>
      </w:r>
      <w:r>
        <w:rPr>
          <w:w w:val="105"/>
        </w:rPr>
        <w:t>seja</w:t>
      </w:r>
      <w:r>
        <w:rPr>
          <w:spacing w:val="-9"/>
          <w:w w:val="105"/>
        </w:rPr>
        <w:t xml:space="preserve"> </w:t>
      </w:r>
      <w:r>
        <w:rPr>
          <w:w w:val="105"/>
        </w:rPr>
        <w:t>extremamente</w:t>
      </w:r>
      <w:r>
        <w:rPr>
          <w:spacing w:val="-9"/>
          <w:w w:val="105"/>
        </w:rPr>
        <w:t xml:space="preserve"> </w:t>
      </w:r>
      <w:r>
        <w:rPr>
          <w:w w:val="105"/>
        </w:rPr>
        <w:t>sensível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fatores</w:t>
      </w:r>
      <w:r>
        <w:rPr>
          <w:spacing w:val="-9"/>
          <w:w w:val="105"/>
        </w:rPr>
        <w:t xml:space="preserve"> </w:t>
      </w:r>
      <w:r>
        <w:rPr>
          <w:w w:val="105"/>
        </w:rPr>
        <w:t>externos,</w:t>
      </w:r>
      <w:r>
        <w:rPr>
          <w:spacing w:val="-9"/>
          <w:w w:val="105"/>
        </w:rPr>
        <w:t xml:space="preserve"> </w:t>
      </w:r>
      <w:r>
        <w:rPr>
          <w:w w:val="105"/>
        </w:rPr>
        <w:t>o</w:t>
      </w:r>
      <w:r>
        <w:rPr>
          <w:spacing w:val="-9"/>
          <w:w w:val="105"/>
        </w:rPr>
        <w:t xml:space="preserve"> </w:t>
      </w:r>
      <w:r>
        <w:rPr>
          <w:w w:val="105"/>
        </w:rPr>
        <w:t>reconhecimento</w:t>
      </w:r>
      <w:r>
        <w:rPr>
          <w:spacing w:val="-9"/>
          <w:w w:val="105"/>
        </w:rPr>
        <w:t xml:space="preserve"> </w:t>
      </w:r>
      <w:r>
        <w:rPr>
          <w:w w:val="105"/>
        </w:rPr>
        <w:t>de</w:t>
      </w:r>
      <w:r>
        <w:rPr>
          <w:spacing w:val="-9"/>
          <w:w w:val="105"/>
        </w:rPr>
        <w:t xml:space="preserve"> </w:t>
      </w:r>
      <w:r>
        <w:rPr>
          <w:w w:val="105"/>
        </w:rPr>
        <w:t xml:space="preserve">padrões </w:t>
      </w:r>
      <w:r>
        <w:t xml:space="preserve">de comportamento nas séries financeiras permite delinear modelos de previsibilidade mais </w:t>
      </w:r>
      <w:r>
        <w:rPr>
          <w:w w:val="105"/>
        </w:rPr>
        <w:t>robustos.</w:t>
      </w:r>
      <w:r>
        <w:rPr>
          <w:spacing w:val="-4"/>
          <w:w w:val="105"/>
        </w:rPr>
        <w:t xml:space="preserve"> </w:t>
      </w:r>
      <w:r>
        <w:rPr>
          <w:w w:val="105"/>
        </w:rPr>
        <w:t>Assim,</w:t>
      </w:r>
      <w:r>
        <w:rPr>
          <w:spacing w:val="-4"/>
          <w:w w:val="105"/>
        </w:rPr>
        <w:t xml:space="preserve"> </w:t>
      </w:r>
      <w:r>
        <w:rPr>
          <w:w w:val="105"/>
        </w:rPr>
        <w:t>os</w:t>
      </w:r>
      <w:r>
        <w:rPr>
          <w:spacing w:val="-4"/>
          <w:w w:val="105"/>
        </w:rPr>
        <w:t xml:space="preserve"> </w:t>
      </w:r>
      <w:r>
        <w:rPr>
          <w:w w:val="105"/>
        </w:rPr>
        <w:t>métodos</w:t>
      </w:r>
      <w:r>
        <w:rPr>
          <w:spacing w:val="-4"/>
          <w:w w:val="105"/>
        </w:rPr>
        <w:t xml:space="preserve"> </w:t>
      </w:r>
      <w:r>
        <w:rPr>
          <w:w w:val="105"/>
        </w:rPr>
        <w:t>atuais</w:t>
      </w:r>
      <w:r>
        <w:rPr>
          <w:spacing w:val="-3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investimento</w:t>
      </w:r>
      <w:r>
        <w:rPr>
          <w:spacing w:val="-4"/>
          <w:w w:val="105"/>
        </w:rPr>
        <w:t xml:space="preserve"> </w:t>
      </w:r>
      <w:r>
        <w:rPr>
          <w:w w:val="105"/>
        </w:rPr>
        <w:t>evoluem</w:t>
      </w:r>
      <w:r>
        <w:rPr>
          <w:spacing w:val="-4"/>
          <w:w w:val="105"/>
        </w:rPr>
        <w:t xml:space="preserve"> </w:t>
      </w:r>
      <w:r>
        <w:rPr>
          <w:w w:val="105"/>
        </w:rPr>
        <w:t>para</w:t>
      </w:r>
      <w:r>
        <w:rPr>
          <w:spacing w:val="-4"/>
          <w:w w:val="105"/>
        </w:rPr>
        <w:t xml:space="preserve"> </w:t>
      </w:r>
      <w:r>
        <w:rPr>
          <w:w w:val="105"/>
        </w:rPr>
        <w:t>sistemas</w:t>
      </w:r>
      <w:r>
        <w:rPr>
          <w:spacing w:val="-3"/>
          <w:w w:val="105"/>
        </w:rPr>
        <w:t xml:space="preserve"> </w:t>
      </w:r>
      <w:r>
        <w:rPr>
          <w:w w:val="105"/>
        </w:rPr>
        <w:t>que</w:t>
      </w:r>
      <w:r>
        <w:rPr>
          <w:spacing w:val="-4"/>
          <w:w w:val="105"/>
        </w:rPr>
        <w:t xml:space="preserve"> </w:t>
      </w:r>
      <w:r>
        <w:rPr>
          <w:w w:val="105"/>
        </w:rPr>
        <w:t>utilizam ferramentas de aprendizado de máquina para classificar ativos com maior potencial de ganho, integrando esses sinais tecnológicos a modelos de diversificação clássicos para definir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forma</w:t>
      </w:r>
      <w:r>
        <w:rPr>
          <w:spacing w:val="-5"/>
          <w:w w:val="105"/>
        </w:rPr>
        <w:t xml:space="preserve"> </w:t>
      </w:r>
      <w:r>
        <w:rPr>
          <w:w w:val="105"/>
        </w:rPr>
        <w:t>mais</w:t>
      </w:r>
      <w:r>
        <w:rPr>
          <w:spacing w:val="-4"/>
          <w:w w:val="105"/>
        </w:rPr>
        <w:t xml:space="preserve"> </w:t>
      </w:r>
      <w:r>
        <w:rPr>
          <w:w w:val="105"/>
        </w:rPr>
        <w:t>precisa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alocação</w:t>
      </w:r>
      <w:r>
        <w:rPr>
          <w:spacing w:val="-5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capital</w:t>
      </w:r>
      <w:r>
        <w:rPr>
          <w:spacing w:val="-4"/>
          <w:w w:val="105"/>
        </w:rPr>
        <w:t xml:space="preserve"> </w:t>
      </w:r>
      <w:r>
        <w:rPr>
          <w:w w:val="105"/>
        </w:rPr>
        <w:t>e</w:t>
      </w:r>
      <w:r>
        <w:rPr>
          <w:spacing w:val="-4"/>
          <w:w w:val="105"/>
        </w:rPr>
        <w:t xml:space="preserve"> </w:t>
      </w:r>
      <w:r>
        <w:rPr>
          <w:w w:val="105"/>
        </w:rPr>
        <w:t>mitigar</w:t>
      </w:r>
      <w:r>
        <w:rPr>
          <w:spacing w:val="-5"/>
          <w:w w:val="105"/>
        </w:rPr>
        <w:t xml:space="preserve"> </w:t>
      </w:r>
      <w:r>
        <w:rPr>
          <w:w w:val="105"/>
        </w:rPr>
        <w:t>os</w:t>
      </w:r>
      <w:r>
        <w:rPr>
          <w:spacing w:val="-4"/>
          <w:w w:val="105"/>
        </w:rPr>
        <w:t xml:space="preserve"> </w:t>
      </w:r>
      <w:r>
        <w:rPr>
          <w:w w:val="105"/>
        </w:rPr>
        <w:t>efeitos</w:t>
      </w:r>
      <w:r>
        <w:rPr>
          <w:spacing w:val="-5"/>
          <w:w w:val="105"/>
        </w:rPr>
        <w:t xml:space="preserve"> </w:t>
      </w:r>
      <w:r>
        <w:rPr>
          <w:w w:val="105"/>
        </w:rPr>
        <w:t>da</w:t>
      </w:r>
      <w:r>
        <w:rPr>
          <w:spacing w:val="-4"/>
          <w:w w:val="105"/>
        </w:rPr>
        <w:t xml:space="preserve"> </w:t>
      </w:r>
      <w:r>
        <w:rPr>
          <w:w w:val="105"/>
        </w:rPr>
        <w:t>irracionalidade humana (</w:t>
      </w:r>
      <w:hyperlink w:anchor="_bookmark105" w:history="1">
        <w:r>
          <w:rPr>
            <w:w w:val="105"/>
          </w:rPr>
          <w:t>PAIVA et al.</w:t>
        </w:r>
      </w:hyperlink>
      <w:r>
        <w:rPr>
          <w:w w:val="105"/>
        </w:rPr>
        <w:t xml:space="preserve">, </w:t>
      </w:r>
      <w:hyperlink w:anchor="_bookmark105" w:history="1">
        <w:r>
          <w:rPr>
            <w:w w:val="105"/>
          </w:rPr>
          <w:t>2019</w:t>
        </w:r>
      </w:hyperlink>
      <w:r>
        <w:rPr>
          <w:w w:val="105"/>
        </w:rPr>
        <w:t>).</w:t>
      </w:r>
    </w:p>
    <w:p w14:paraId="2D7E11F1" w14:textId="77777777" w:rsidR="006131AD" w:rsidRDefault="00000000">
      <w:pPr>
        <w:pStyle w:val="Corpodetexto"/>
        <w:spacing w:line="340" w:lineRule="auto"/>
        <w:ind w:left="140" w:right="115" w:firstLine="708"/>
        <w:jc w:val="both"/>
      </w:pPr>
      <w:r>
        <w:rPr>
          <w:w w:val="105"/>
        </w:rPr>
        <w:t>No contexto da diversificação de carteiras e da busca por retornos ajustados ao risco, a consolidação das criptomoedas representa o surgimento de uma nova classe de ativos</w:t>
      </w:r>
      <w:r>
        <w:rPr>
          <w:spacing w:val="-9"/>
          <w:w w:val="105"/>
        </w:rPr>
        <w:t xml:space="preserve"> </w:t>
      </w:r>
      <w:r>
        <w:rPr>
          <w:w w:val="105"/>
        </w:rPr>
        <w:t>financeiros.</w:t>
      </w:r>
      <w:r>
        <w:rPr>
          <w:spacing w:val="-9"/>
          <w:w w:val="105"/>
        </w:rPr>
        <w:t xml:space="preserve"> </w:t>
      </w:r>
      <w:r>
        <w:rPr>
          <w:w w:val="105"/>
        </w:rPr>
        <w:t>Esse</w:t>
      </w:r>
      <w:r>
        <w:rPr>
          <w:spacing w:val="-9"/>
          <w:w w:val="105"/>
        </w:rPr>
        <w:t xml:space="preserve"> </w:t>
      </w:r>
      <w:r>
        <w:rPr>
          <w:w w:val="105"/>
        </w:rPr>
        <w:t>crescimento</w:t>
      </w:r>
      <w:r>
        <w:rPr>
          <w:spacing w:val="-9"/>
          <w:w w:val="105"/>
        </w:rPr>
        <w:t xml:space="preserve"> </w:t>
      </w:r>
      <w:r>
        <w:rPr>
          <w:w w:val="105"/>
        </w:rPr>
        <w:t>acelerado</w:t>
      </w:r>
      <w:r>
        <w:rPr>
          <w:spacing w:val="-9"/>
          <w:w w:val="105"/>
        </w:rPr>
        <w:t xml:space="preserve"> </w:t>
      </w:r>
      <w:r>
        <w:rPr>
          <w:w w:val="105"/>
        </w:rPr>
        <w:t>tem</w:t>
      </w:r>
      <w:r>
        <w:rPr>
          <w:spacing w:val="-9"/>
          <w:w w:val="105"/>
        </w:rPr>
        <w:t xml:space="preserve"> </w:t>
      </w:r>
      <w:r>
        <w:rPr>
          <w:w w:val="105"/>
        </w:rPr>
        <w:t>atraído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atenção</w:t>
      </w:r>
      <w:r>
        <w:rPr>
          <w:spacing w:val="-9"/>
          <w:w w:val="105"/>
        </w:rPr>
        <w:t xml:space="preserve"> </w:t>
      </w:r>
      <w:r>
        <w:rPr>
          <w:w w:val="105"/>
        </w:rPr>
        <w:t>de</w:t>
      </w:r>
      <w:r>
        <w:rPr>
          <w:spacing w:val="-9"/>
          <w:w w:val="105"/>
        </w:rPr>
        <w:t xml:space="preserve"> </w:t>
      </w:r>
      <w:r>
        <w:rPr>
          <w:w w:val="105"/>
        </w:rPr>
        <w:t>diferentes</w:t>
      </w:r>
      <w:r>
        <w:rPr>
          <w:spacing w:val="-9"/>
          <w:w w:val="105"/>
        </w:rPr>
        <w:t xml:space="preserve"> </w:t>
      </w:r>
      <w:r>
        <w:rPr>
          <w:w w:val="105"/>
        </w:rPr>
        <w:t>perfis de investidores interessados em gerar lucros adicionais e explorar novas oportunidades de composição de portfólio (</w:t>
      </w:r>
      <w:hyperlink w:anchor="_bookmark73" w:history="1">
        <w:r>
          <w:rPr>
            <w:w w:val="105"/>
          </w:rPr>
          <w:t>CHARFEDDINE; BENLAGHA; MAOUCHI</w:t>
        </w:r>
      </w:hyperlink>
      <w:r>
        <w:rPr>
          <w:w w:val="105"/>
        </w:rPr>
        <w:t xml:space="preserve">, </w:t>
      </w:r>
      <w:hyperlink w:anchor="_bookmark73" w:history="1">
        <w:r>
          <w:rPr>
            <w:w w:val="105"/>
          </w:rPr>
          <w:t>2020</w:t>
        </w:r>
      </w:hyperlink>
      <w:r>
        <w:rPr>
          <w:w w:val="105"/>
        </w:rPr>
        <w:t>). Do ponto de</w:t>
      </w:r>
      <w:r>
        <w:rPr>
          <w:spacing w:val="-8"/>
          <w:w w:val="105"/>
        </w:rPr>
        <w:t xml:space="preserve"> </w:t>
      </w:r>
      <w:r>
        <w:rPr>
          <w:w w:val="105"/>
        </w:rPr>
        <w:t>vista</w:t>
      </w:r>
      <w:r>
        <w:rPr>
          <w:spacing w:val="-8"/>
          <w:w w:val="105"/>
        </w:rPr>
        <w:t xml:space="preserve"> </w:t>
      </w:r>
      <w:r>
        <w:rPr>
          <w:w w:val="105"/>
        </w:rPr>
        <w:t>estrutural,</w:t>
      </w:r>
      <w:r>
        <w:rPr>
          <w:spacing w:val="-8"/>
          <w:w w:val="105"/>
        </w:rPr>
        <w:t xml:space="preserve"> </w:t>
      </w:r>
      <w:r>
        <w:rPr>
          <w:w w:val="105"/>
        </w:rPr>
        <w:t>ativos</w:t>
      </w:r>
      <w:r>
        <w:rPr>
          <w:spacing w:val="-8"/>
          <w:w w:val="105"/>
        </w:rPr>
        <w:t xml:space="preserve"> </w:t>
      </w:r>
      <w:r>
        <w:rPr>
          <w:w w:val="105"/>
        </w:rPr>
        <w:t>como</w:t>
      </w:r>
      <w:r>
        <w:rPr>
          <w:spacing w:val="-8"/>
          <w:w w:val="105"/>
        </w:rPr>
        <w:t xml:space="preserve"> </w:t>
      </w:r>
      <w:r>
        <w:rPr>
          <w:w w:val="105"/>
        </w:rPr>
        <w:t>o</w:t>
      </w:r>
      <w:r>
        <w:rPr>
          <w:spacing w:val="-9"/>
          <w:w w:val="105"/>
        </w:rPr>
        <w:t xml:space="preserve"> </w:t>
      </w:r>
      <w:r>
        <w:rPr>
          <w:i/>
          <w:w w:val="105"/>
        </w:rPr>
        <w:t>Bitcoin</w:t>
      </w:r>
      <w:r>
        <w:rPr>
          <w:i/>
          <w:spacing w:val="-4"/>
          <w:w w:val="105"/>
        </w:rPr>
        <w:t xml:space="preserve"> </w:t>
      </w:r>
      <w:r>
        <w:rPr>
          <w:w w:val="105"/>
        </w:rPr>
        <w:t>operam</w:t>
      </w:r>
      <w:r>
        <w:rPr>
          <w:spacing w:val="-8"/>
          <w:w w:val="105"/>
        </w:rPr>
        <w:t xml:space="preserve"> </w:t>
      </w:r>
      <w:r>
        <w:rPr>
          <w:w w:val="105"/>
        </w:rPr>
        <w:t>como</w:t>
      </w:r>
      <w:r>
        <w:rPr>
          <w:spacing w:val="-9"/>
          <w:w w:val="105"/>
        </w:rPr>
        <w:t xml:space="preserve"> </w:t>
      </w:r>
      <w:r>
        <w:rPr>
          <w:w w:val="105"/>
        </w:rPr>
        <w:t>moedas</w:t>
      </w:r>
      <w:r>
        <w:rPr>
          <w:spacing w:val="-8"/>
          <w:w w:val="105"/>
        </w:rPr>
        <w:t xml:space="preserve"> </w:t>
      </w:r>
      <w:r>
        <w:rPr>
          <w:w w:val="105"/>
        </w:rPr>
        <w:t>digitais</w:t>
      </w:r>
      <w:r>
        <w:rPr>
          <w:spacing w:val="-8"/>
          <w:w w:val="105"/>
        </w:rPr>
        <w:t xml:space="preserve"> </w:t>
      </w:r>
      <w:r>
        <w:rPr>
          <w:w w:val="105"/>
        </w:rPr>
        <w:t xml:space="preserve">descentralizadas, </w:t>
      </w:r>
      <w:r>
        <w:t>funcionando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forma</w:t>
      </w:r>
      <w:r>
        <w:rPr>
          <w:spacing w:val="-3"/>
        </w:rPr>
        <w:t xml:space="preserve"> </w:t>
      </w:r>
      <w:r>
        <w:t>independente</w:t>
      </w:r>
      <w:r>
        <w:rPr>
          <w:spacing w:val="-3"/>
        </w:rPr>
        <w:t xml:space="preserve"> </w:t>
      </w:r>
      <w:r>
        <w:t>das</w:t>
      </w:r>
      <w:r>
        <w:rPr>
          <w:spacing w:val="-3"/>
        </w:rPr>
        <w:t xml:space="preserve"> </w:t>
      </w:r>
      <w:r>
        <w:t>instituições</w:t>
      </w:r>
      <w:r>
        <w:rPr>
          <w:spacing w:val="-3"/>
        </w:rPr>
        <w:t xml:space="preserve"> </w:t>
      </w:r>
      <w:r>
        <w:t>financeiras</w:t>
      </w:r>
      <w:r>
        <w:rPr>
          <w:spacing w:val="-3"/>
        </w:rPr>
        <w:t xml:space="preserve"> </w:t>
      </w:r>
      <w:r>
        <w:t>tradicionais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 xml:space="preserve">autoridades </w:t>
      </w:r>
      <w:r>
        <w:rPr>
          <w:w w:val="105"/>
        </w:rPr>
        <w:t>governamentais centralizadas (</w:t>
      </w:r>
      <w:hyperlink w:anchor="_bookmark113" w:history="1">
        <w:r>
          <w:rPr>
            <w:w w:val="105"/>
          </w:rPr>
          <w:t>UMAR et al.</w:t>
        </w:r>
      </w:hyperlink>
      <w:r>
        <w:rPr>
          <w:w w:val="105"/>
        </w:rPr>
        <w:t xml:space="preserve">, </w:t>
      </w:r>
      <w:hyperlink w:anchor="_bookmark113" w:history="1">
        <w:r>
          <w:rPr>
            <w:w w:val="105"/>
          </w:rPr>
          <w:t>2021</w:t>
        </w:r>
      </w:hyperlink>
      <w:r>
        <w:rPr>
          <w:w w:val="105"/>
        </w:rPr>
        <w:t>).</w:t>
      </w:r>
    </w:p>
    <w:p w14:paraId="58831C12" w14:textId="77777777" w:rsidR="006131AD" w:rsidRDefault="006131AD">
      <w:pPr>
        <w:pStyle w:val="Corpodetexto"/>
        <w:spacing w:line="340" w:lineRule="auto"/>
        <w:jc w:val="both"/>
        <w:sectPr w:rsidR="006131AD">
          <w:pgSz w:w="11910" w:h="16840"/>
          <w:pgMar w:top="1580" w:right="992" w:bottom="280" w:left="1559" w:header="1038" w:footer="0" w:gutter="0"/>
          <w:cols w:space="720"/>
        </w:sectPr>
      </w:pPr>
    </w:p>
    <w:p w14:paraId="38D8D05B" w14:textId="77777777" w:rsidR="006131AD" w:rsidRDefault="00000000">
      <w:pPr>
        <w:pStyle w:val="Ttulo2"/>
        <w:numPr>
          <w:ilvl w:val="1"/>
          <w:numId w:val="1"/>
        </w:numPr>
        <w:tabs>
          <w:tab w:val="left" w:pos="682"/>
        </w:tabs>
        <w:spacing w:before="135"/>
        <w:ind w:left="682" w:hanging="542"/>
      </w:pPr>
      <w:bookmarkStart w:id="129" w:name="Cripto_Ativos"/>
      <w:bookmarkStart w:id="130" w:name="_bookmark14"/>
      <w:bookmarkStart w:id="131" w:name="_bookmark15"/>
      <w:bookmarkEnd w:id="129"/>
      <w:bookmarkEnd w:id="130"/>
      <w:bookmarkEnd w:id="131"/>
      <w:r>
        <w:rPr>
          <w:w w:val="105"/>
        </w:rPr>
        <w:lastRenderedPageBreak/>
        <w:t>Cripto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Ativos</w:t>
      </w:r>
    </w:p>
    <w:p w14:paraId="70BE0986" w14:textId="77777777" w:rsidR="006131AD" w:rsidRDefault="006131AD">
      <w:pPr>
        <w:pStyle w:val="Corpodetexto"/>
        <w:spacing w:before="90"/>
        <w:rPr>
          <w:b/>
        </w:rPr>
      </w:pPr>
    </w:p>
    <w:p w14:paraId="45804B0C" w14:textId="77777777" w:rsidR="006131AD" w:rsidRDefault="00000000">
      <w:pPr>
        <w:pStyle w:val="Ttulo2"/>
        <w:numPr>
          <w:ilvl w:val="2"/>
          <w:numId w:val="1"/>
        </w:numPr>
        <w:tabs>
          <w:tab w:val="left" w:pos="872"/>
        </w:tabs>
        <w:ind w:left="872" w:hanging="732"/>
      </w:pPr>
      <w:bookmarkStart w:id="132" w:name="Conceito,_origem_e_funcionamento_dos_cri"/>
      <w:bookmarkStart w:id="133" w:name="_bookmark16"/>
      <w:bookmarkEnd w:id="132"/>
      <w:bookmarkEnd w:id="133"/>
      <w:r>
        <w:t>Conceito,</w:t>
      </w:r>
      <w:r>
        <w:rPr>
          <w:spacing w:val="25"/>
        </w:rPr>
        <w:t xml:space="preserve"> </w:t>
      </w:r>
      <w:r>
        <w:t>origem</w:t>
      </w:r>
      <w:r>
        <w:rPr>
          <w:spacing w:val="25"/>
        </w:rPr>
        <w:t xml:space="preserve"> </w:t>
      </w:r>
      <w:r>
        <w:t>e</w:t>
      </w:r>
      <w:r>
        <w:rPr>
          <w:spacing w:val="26"/>
        </w:rPr>
        <w:t xml:space="preserve"> </w:t>
      </w:r>
      <w:r>
        <w:t>funcionamento</w:t>
      </w:r>
      <w:r>
        <w:rPr>
          <w:spacing w:val="25"/>
        </w:rPr>
        <w:t xml:space="preserve"> </w:t>
      </w:r>
      <w:r>
        <w:t>dos</w:t>
      </w:r>
      <w:r>
        <w:rPr>
          <w:spacing w:val="25"/>
        </w:rPr>
        <w:t xml:space="preserve"> </w:t>
      </w:r>
      <w:r>
        <w:rPr>
          <w:spacing w:val="-2"/>
        </w:rPr>
        <w:t>criptoativos</w:t>
      </w:r>
    </w:p>
    <w:p w14:paraId="65CBDE74" w14:textId="77777777" w:rsidR="006131AD" w:rsidRDefault="006131AD">
      <w:pPr>
        <w:pStyle w:val="Corpodetexto"/>
        <w:spacing w:before="7"/>
        <w:rPr>
          <w:b/>
        </w:rPr>
      </w:pPr>
    </w:p>
    <w:p w14:paraId="5921F2D6" w14:textId="77777777" w:rsidR="006131AD" w:rsidRDefault="00000000">
      <w:pPr>
        <w:pStyle w:val="Corpodetexto"/>
        <w:spacing w:line="340" w:lineRule="auto"/>
        <w:ind w:left="132" w:right="108" w:firstLine="716"/>
        <w:jc w:val="both"/>
      </w:pPr>
      <w:r>
        <w:rPr>
          <w:w w:val="105"/>
        </w:rPr>
        <w:t xml:space="preserve">As criptomoedas são ativos digitais concebidos para operar como meios de troca </w:t>
      </w:r>
      <w:r>
        <w:rPr>
          <w:spacing w:val="-2"/>
          <w:w w:val="105"/>
        </w:rPr>
        <w:t xml:space="preserve">descentralizados, utilizando funções criptográficas para assegurar a propriedade, conduzir </w:t>
      </w:r>
      <w:r>
        <w:rPr>
          <w:w w:val="105"/>
        </w:rPr>
        <w:t>transações</w:t>
      </w:r>
      <w:r>
        <w:rPr>
          <w:spacing w:val="-10"/>
          <w:w w:val="105"/>
        </w:rPr>
        <w:t xml:space="preserve"> </w:t>
      </w:r>
      <w:r>
        <w:rPr>
          <w:w w:val="105"/>
        </w:rPr>
        <w:t>financeiras</w:t>
      </w:r>
      <w:r>
        <w:rPr>
          <w:spacing w:val="-10"/>
          <w:w w:val="105"/>
        </w:rPr>
        <w:t xml:space="preserve"> </w:t>
      </w:r>
      <w:r>
        <w:rPr>
          <w:w w:val="105"/>
        </w:rPr>
        <w:t>e</w:t>
      </w:r>
      <w:r>
        <w:rPr>
          <w:spacing w:val="-10"/>
          <w:w w:val="105"/>
        </w:rPr>
        <w:t xml:space="preserve"> </w:t>
      </w:r>
      <w:r>
        <w:rPr>
          <w:w w:val="105"/>
        </w:rPr>
        <w:t>controlar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emissão</w:t>
      </w:r>
      <w:r>
        <w:rPr>
          <w:spacing w:val="-10"/>
          <w:w w:val="105"/>
        </w:rPr>
        <w:t xml:space="preserve"> </w:t>
      </w:r>
      <w:r>
        <w:rPr>
          <w:w w:val="105"/>
        </w:rPr>
        <w:t>de</w:t>
      </w:r>
      <w:r>
        <w:rPr>
          <w:spacing w:val="-10"/>
          <w:w w:val="105"/>
        </w:rPr>
        <w:t xml:space="preserve"> </w:t>
      </w:r>
      <w:r>
        <w:rPr>
          <w:w w:val="105"/>
        </w:rPr>
        <w:t>novas</w:t>
      </w:r>
      <w:r>
        <w:rPr>
          <w:spacing w:val="-10"/>
          <w:w w:val="105"/>
        </w:rPr>
        <w:t xml:space="preserve"> </w:t>
      </w:r>
      <w:r>
        <w:rPr>
          <w:w w:val="105"/>
        </w:rPr>
        <w:t>unidades</w:t>
      </w:r>
      <w:r>
        <w:rPr>
          <w:spacing w:val="-10"/>
          <w:w w:val="105"/>
        </w:rPr>
        <w:t xml:space="preserve"> </w:t>
      </w:r>
      <w:r>
        <w:rPr>
          <w:w w:val="105"/>
        </w:rPr>
        <w:t>(</w:t>
      </w:r>
      <w:hyperlink w:anchor="_bookmark80" w:history="1">
        <w:r>
          <w:rPr>
            <w:w w:val="105"/>
          </w:rPr>
          <w:t>DORAN</w:t>
        </w:r>
      </w:hyperlink>
      <w:r>
        <w:rPr>
          <w:w w:val="105"/>
        </w:rPr>
        <w:t>,</w:t>
      </w:r>
      <w:r>
        <w:rPr>
          <w:spacing w:val="-10"/>
          <w:w w:val="105"/>
        </w:rPr>
        <w:t xml:space="preserve"> </w:t>
      </w:r>
      <w:hyperlink w:anchor="_bookmark80" w:history="1">
        <w:r>
          <w:rPr>
            <w:w w:val="105"/>
          </w:rPr>
          <w:t>2014</w:t>
        </w:r>
      </w:hyperlink>
      <w:r>
        <w:rPr>
          <w:w w:val="105"/>
        </w:rPr>
        <w:t>;</w:t>
      </w:r>
      <w:r>
        <w:rPr>
          <w:spacing w:val="-10"/>
          <w:w w:val="105"/>
        </w:rPr>
        <w:t xml:space="preserve"> </w:t>
      </w:r>
      <w:hyperlink w:anchor="_bookmark68" w:history="1">
        <w:r>
          <w:rPr>
            <w:w w:val="105"/>
          </w:rPr>
          <w:t>BALLIS;</w:t>
        </w:r>
      </w:hyperlink>
      <w:r>
        <w:rPr>
          <w:w w:val="105"/>
        </w:rPr>
        <w:t xml:space="preserve"> </w:t>
      </w:r>
      <w:hyperlink w:anchor="_bookmark68" w:history="1">
        <w:r>
          <w:t>DRAKOS</w:t>
        </w:r>
      </w:hyperlink>
      <w:r>
        <w:t xml:space="preserve">, </w:t>
      </w:r>
      <w:hyperlink w:anchor="_bookmark68" w:history="1">
        <w:r>
          <w:t>2020</w:t>
        </w:r>
      </w:hyperlink>
      <w:r>
        <w:t xml:space="preserve">; </w:t>
      </w:r>
      <w:hyperlink w:anchor="_bookmark76" w:history="1">
        <w:r>
          <w:t>CHEVALLIER; GUéGAN; GOUTTE</w:t>
        </w:r>
      </w:hyperlink>
      <w:r>
        <w:t xml:space="preserve">, </w:t>
      </w:r>
      <w:hyperlink w:anchor="_bookmark76" w:history="1">
        <w:r>
          <w:t>2021</w:t>
        </w:r>
      </w:hyperlink>
      <w:r>
        <w:t xml:space="preserve">). O </w:t>
      </w:r>
      <w:r>
        <w:rPr>
          <w:i/>
        </w:rPr>
        <w:t xml:space="preserve">Bitcoin </w:t>
      </w:r>
      <w:r>
        <w:t xml:space="preserve">consolidou-se como a primeira criptomoeda descentralizada, baseada fundamentalmente na tecnologia </w:t>
      </w:r>
      <w:r>
        <w:rPr>
          <w:i/>
        </w:rPr>
        <w:t xml:space="preserve">blockchain </w:t>
      </w:r>
      <w:r>
        <w:rPr>
          <w:w w:val="105"/>
        </w:rPr>
        <w:t>(</w:t>
      </w:r>
      <w:hyperlink w:anchor="_bookmark82" w:history="1">
        <w:r>
          <w:rPr>
            <w:w w:val="105"/>
          </w:rPr>
          <w:t>FAKHFEKH; JERIBI</w:t>
        </w:r>
      </w:hyperlink>
      <w:r>
        <w:rPr>
          <w:w w:val="105"/>
        </w:rPr>
        <w:t xml:space="preserve">, </w:t>
      </w:r>
      <w:hyperlink w:anchor="_bookmark82" w:history="1">
        <w:r>
          <w:rPr>
            <w:w w:val="105"/>
          </w:rPr>
          <w:t>2020</w:t>
        </w:r>
      </w:hyperlink>
      <w:r>
        <w:rPr>
          <w:w w:val="105"/>
        </w:rPr>
        <w:t>), tendo sido idealizado em 2008 sob o pseudônimo Satoshi Nakamoto,</w:t>
      </w:r>
      <w:r>
        <w:rPr>
          <w:spacing w:val="-7"/>
          <w:w w:val="105"/>
        </w:rPr>
        <w:t xml:space="preserve"> </w:t>
      </w:r>
      <w:r>
        <w:rPr>
          <w:w w:val="105"/>
        </w:rPr>
        <w:t>que</w:t>
      </w:r>
      <w:r>
        <w:rPr>
          <w:spacing w:val="-7"/>
          <w:w w:val="105"/>
        </w:rPr>
        <w:t xml:space="preserve"> </w:t>
      </w:r>
      <w:r>
        <w:rPr>
          <w:w w:val="105"/>
        </w:rPr>
        <w:t>designa</w:t>
      </w:r>
      <w:r>
        <w:rPr>
          <w:spacing w:val="-7"/>
          <w:w w:val="105"/>
        </w:rPr>
        <w:t xml:space="preserve"> </w:t>
      </w:r>
      <w:r>
        <w:rPr>
          <w:w w:val="105"/>
        </w:rPr>
        <w:t>um</w:t>
      </w:r>
      <w:r>
        <w:rPr>
          <w:spacing w:val="-7"/>
          <w:w w:val="105"/>
        </w:rPr>
        <w:t xml:space="preserve"> </w:t>
      </w:r>
      <w:r>
        <w:rPr>
          <w:w w:val="105"/>
        </w:rPr>
        <w:t>indivíduo</w:t>
      </w:r>
      <w:r>
        <w:rPr>
          <w:spacing w:val="-7"/>
          <w:w w:val="105"/>
        </w:rPr>
        <w:t xml:space="preserve"> </w:t>
      </w:r>
      <w:r>
        <w:rPr>
          <w:w w:val="105"/>
        </w:rPr>
        <w:t>ou</w:t>
      </w:r>
      <w:r>
        <w:rPr>
          <w:spacing w:val="-7"/>
          <w:w w:val="105"/>
        </w:rPr>
        <w:t xml:space="preserve"> </w:t>
      </w:r>
      <w:r>
        <w:rPr>
          <w:w w:val="105"/>
        </w:rPr>
        <w:t>grupo</w:t>
      </w:r>
      <w:r>
        <w:rPr>
          <w:spacing w:val="-7"/>
          <w:w w:val="105"/>
        </w:rPr>
        <w:t xml:space="preserve"> </w:t>
      </w:r>
      <w:r>
        <w:rPr>
          <w:w w:val="105"/>
        </w:rPr>
        <w:t>anônimo</w:t>
      </w:r>
      <w:r>
        <w:rPr>
          <w:spacing w:val="-7"/>
          <w:w w:val="105"/>
        </w:rPr>
        <w:t xml:space="preserve"> </w:t>
      </w:r>
      <w:r>
        <w:rPr>
          <w:w w:val="105"/>
        </w:rPr>
        <w:t>responsável</w:t>
      </w:r>
      <w:r>
        <w:rPr>
          <w:spacing w:val="-7"/>
          <w:w w:val="105"/>
        </w:rPr>
        <w:t xml:space="preserve"> </w:t>
      </w:r>
      <w:r>
        <w:rPr>
          <w:w w:val="105"/>
        </w:rPr>
        <w:t>por</w:t>
      </w:r>
      <w:r>
        <w:rPr>
          <w:spacing w:val="-7"/>
          <w:w w:val="105"/>
        </w:rPr>
        <w:t xml:space="preserve"> </w:t>
      </w:r>
      <w:r>
        <w:rPr>
          <w:w w:val="105"/>
        </w:rPr>
        <w:t>publicar</w:t>
      </w:r>
      <w:r>
        <w:rPr>
          <w:spacing w:val="-7"/>
          <w:w w:val="105"/>
        </w:rPr>
        <w:t xml:space="preserve"> </w:t>
      </w:r>
      <w:r>
        <w:rPr>
          <w:w w:val="105"/>
        </w:rPr>
        <w:t>o</w:t>
      </w:r>
      <w:r>
        <w:rPr>
          <w:spacing w:val="-7"/>
          <w:w w:val="105"/>
        </w:rPr>
        <w:t xml:space="preserve"> </w:t>
      </w:r>
      <w:r>
        <w:rPr>
          <w:w w:val="105"/>
        </w:rPr>
        <w:t>docu-mento fundacional do ativo em uma lista de e-mails sobre criptografia (</w:t>
      </w:r>
      <w:hyperlink w:anchor="_bookmark73" w:history="1">
        <w:r>
          <w:rPr>
            <w:w w:val="105"/>
          </w:rPr>
          <w:t>CHARFEDDINE;</w:t>
        </w:r>
      </w:hyperlink>
      <w:r>
        <w:rPr>
          <w:w w:val="105"/>
        </w:rPr>
        <w:t xml:space="preserve"> </w:t>
      </w:r>
      <w:hyperlink w:anchor="_bookmark73" w:history="1">
        <w:r>
          <w:t>BENLAGHA; MAOUCHI</w:t>
        </w:r>
      </w:hyperlink>
      <w:r>
        <w:t xml:space="preserve">, </w:t>
      </w:r>
      <w:hyperlink w:anchor="_bookmark73" w:history="1">
        <w:r>
          <w:t>2020</w:t>
        </w:r>
      </w:hyperlink>
      <w:r>
        <w:t xml:space="preserve">). A blockchain atua como a tecnologia estrutural do sistema, </w:t>
      </w:r>
      <w:r>
        <w:rPr>
          <w:w w:val="105"/>
        </w:rPr>
        <w:t>operando</w:t>
      </w:r>
      <w:r>
        <w:rPr>
          <w:spacing w:val="-14"/>
          <w:w w:val="105"/>
        </w:rPr>
        <w:t xml:space="preserve"> </w:t>
      </w:r>
      <w:r>
        <w:rPr>
          <w:w w:val="105"/>
        </w:rPr>
        <w:t>como</w:t>
      </w:r>
      <w:r>
        <w:rPr>
          <w:spacing w:val="-14"/>
          <w:w w:val="105"/>
        </w:rPr>
        <w:t xml:space="preserve"> </w:t>
      </w:r>
      <w:r>
        <w:rPr>
          <w:w w:val="105"/>
        </w:rPr>
        <w:t>um</w:t>
      </w:r>
      <w:r>
        <w:rPr>
          <w:spacing w:val="-14"/>
          <w:w w:val="105"/>
        </w:rPr>
        <w:t xml:space="preserve"> </w:t>
      </w:r>
      <w:r>
        <w:rPr>
          <w:w w:val="105"/>
        </w:rPr>
        <w:t>livro-razão</w:t>
      </w:r>
      <w:r>
        <w:rPr>
          <w:spacing w:val="-14"/>
          <w:w w:val="105"/>
        </w:rPr>
        <w:t xml:space="preserve"> </w:t>
      </w:r>
      <w:r>
        <w:rPr>
          <w:w w:val="105"/>
        </w:rPr>
        <w:t>digital</w:t>
      </w:r>
      <w:r>
        <w:rPr>
          <w:spacing w:val="-14"/>
          <w:w w:val="105"/>
        </w:rPr>
        <w:t xml:space="preserve"> </w:t>
      </w:r>
      <w:r>
        <w:rPr>
          <w:w w:val="105"/>
        </w:rPr>
        <w:t>público,</w:t>
      </w:r>
      <w:r>
        <w:rPr>
          <w:spacing w:val="-14"/>
          <w:w w:val="105"/>
        </w:rPr>
        <w:t xml:space="preserve"> </w:t>
      </w:r>
      <w:r>
        <w:rPr>
          <w:w w:val="105"/>
        </w:rPr>
        <w:t>no</w:t>
      </w:r>
      <w:r>
        <w:rPr>
          <w:spacing w:val="-14"/>
          <w:w w:val="105"/>
        </w:rPr>
        <w:t xml:space="preserve"> </w:t>
      </w:r>
      <w:r>
        <w:rPr>
          <w:w w:val="105"/>
        </w:rPr>
        <w:t>qual</w:t>
      </w:r>
      <w:r>
        <w:rPr>
          <w:spacing w:val="-14"/>
          <w:w w:val="105"/>
        </w:rPr>
        <w:t xml:space="preserve"> </w:t>
      </w:r>
      <w:r>
        <w:rPr>
          <w:w w:val="105"/>
        </w:rPr>
        <w:t>as</w:t>
      </w:r>
      <w:r>
        <w:rPr>
          <w:spacing w:val="-14"/>
          <w:w w:val="105"/>
        </w:rPr>
        <w:t xml:space="preserve"> </w:t>
      </w:r>
      <w:r>
        <w:rPr>
          <w:w w:val="105"/>
        </w:rPr>
        <w:t>transações</w:t>
      </w:r>
      <w:r>
        <w:rPr>
          <w:spacing w:val="-14"/>
          <w:w w:val="105"/>
        </w:rPr>
        <w:t xml:space="preserve"> </w:t>
      </w:r>
      <w:r>
        <w:rPr>
          <w:w w:val="105"/>
        </w:rPr>
        <w:t>entre</w:t>
      </w:r>
      <w:r>
        <w:rPr>
          <w:spacing w:val="-14"/>
          <w:w w:val="105"/>
        </w:rPr>
        <w:t xml:space="preserve"> </w:t>
      </w:r>
      <w:r>
        <w:rPr>
          <w:w w:val="105"/>
        </w:rPr>
        <w:t>os</w:t>
      </w:r>
      <w:r>
        <w:rPr>
          <w:spacing w:val="-14"/>
          <w:w w:val="105"/>
        </w:rPr>
        <w:t xml:space="preserve"> </w:t>
      </w:r>
      <w:r>
        <w:rPr>
          <w:w w:val="105"/>
        </w:rPr>
        <w:t>usuários</w:t>
      </w:r>
      <w:r>
        <w:rPr>
          <w:spacing w:val="-14"/>
          <w:w w:val="105"/>
        </w:rPr>
        <w:t xml:space="preserve"> </w:t>
      </w:r>
      <w:r>
        <w:rPr>
          <w:w w:val="105"/>
        </w:rPr>
        <w:t>são invariavelmente registradas (</w:t>
      </w:r>
      <w:hyperlink w:anchor="_bookmark111" w:history="1">
        <w:r>
          <w:rPr>
            <w:w w:val="105"/>
          </w:rPr>
          <w:t>SEBASTIãO; GODINHO</w:t>
        </w:r>
      </w:hyperlink>
      <w:r>
        <w:rPr>
          <w:w w:val="105"/>
        </w:rPr>
        <w:t xml:space="preserve">, </w:t>
      </w:r>
      <w:hyperlink w:anchor="_bookmark111" w:history="1">
        <w:r>
          <w:rPr>
            <w:w w:val="105"/>
          </w:rPr>
          <w:t>2021</w:t>
        </w:r>
      </w:hyperlink>
      <w:r>
        <w:rPr>
          <w:w w:val="105"/>
        </w:rPr>
        <w:t>).</w:t>
      </w:r>
    </w:p>
    <w:p w14:paraId="066DEEC3" w14:textId="77777777" w:rsidR="006131AD" w:rsidRDefault="00000000">
      <w:pPr>
        <w:pStyle w:val="Corpodetexto"/>
        <w:spacing w:line="340" w:lineRule="auto"/>
        <w:ind w:left="140" w:right="108" w:firstLine="708"/>
        <w:jc w:val="both"/>
      </w:pPr>
      <w:r>
        <w:t>O funcionamento operacional das criptomoedas ocorre por meio de uma arquitetura de pagamentos ponto a ponto (</w:t>
      </w:r>
      <w:r>
        <w:rPr>
          <w:i/>
        </w:rPr>
        <w:t>peer-to-peer</w:t>
      </w:r>
      <w:r>
        <w:rPr>
          <w:i/>
          <w:spacing w:val="-16"/>
        </w:rPr>
        <w:t xml:space="preserve"> </w:t>
      </w:r>
      <w:r>
        <w:t xml:space="preserve">), permitindo que os fluxos financeiros ocorram </w:t>
      </w:r>
      <w:r>
        <w:rPr>
          <w:w w:val="105"/>
        </w:rPr>
        <w:t>diretamente</w:t>
      </w:r>
      <w:r>
        <w:rPr>
          <w:spacing w:val="-17"/>
          <w:w w:val="105"/>
        </w:rPr>
        <w:t xml:space="preserve"> </w:t>
      </w:r>
      <w:r>
        <w:rPr>
          <w:w w:val="105"/>
        </w:rPr>
        <w:t>entre</w:t>
      </w:r>
      <w:r>
        <w:rPr>
          <w:spacing w:val="-16"/>
          <w:w w:val="105"/>
        </w:rPr>
        <w:t xml:space="preserve"> </w:t>
      </w:r>
      <w:r>
        <w:rPr>
          <w:w w:val="105"/>
        </w:rPr>
        <w:t>as</w:t>
      </w:r>
      <w:r>
        <w:rPr>
          <w:spacing w:val="-16"/>
          <w:w w:val="105"/>
        </w:rPr>
        <w:t xml:space="preserve"> </w:t>
      </w:r>
      <w:r>
        <w:rPr>
          <w:w w:val="105"/>
        </w:rPr>
        <w:t>partes</w:t>
      </w:r>
      <w:r>
        <w:rPr>
          <w:spacing w:val="-16"/>
          <w:w w:val="105"/>
        </w:rPr>
        <w:t xml:space="preserve"> </w:t>
      </w:r>
      <w:r>
        <w:rPr>
          <w:w w:val="105"/>
        </w:rPr>
        <w:t>envolvidas</w:t>
      </w:r>
      <w:r>
        <w:rPr>
          <w:spacing w:val="-16"/>
          <w:w w:val="105"/>
        </w:rPr>
        <w:t xml:space="preserve"> </w:t>
      </w:r>
      <w:r>
        <w:rPr>
          <w:w w:val="105"/>
        </w:rPr>
        <w:t>(</w:t>
      </w:r>
      <w:hyperlink w:anchor="_bookmark114" w:history="1">
        <w:r>
          <w:rPr>
            <w:w w:val="105"/>
          </w:rPr>
          <w:t>WANG;</w:t>
        </w:r>
        <w:r>
          <w:rPr>
            <w:spacing w:val="-16"/>
            <w:w w:val="105"/>
          </w:rPr>
          <w:t xml:space="preserve"> </w:t>
        </w:r>
        <w:r>
          <w:rPr>
            <w:w w:val="105"/>
          </w:rPr>
          <w:t>MA;</w:t>
        </w:r>
        <w:r>
          <w:rPr>
            <w:spacing w:val="-16"/>
            <w:w w:val="105"/>
          </w:rPr>
          <w:t xml:space="preserve"> </w:t>
        </w:r>
        <w:r>
          <w:rPr>
            <w:w w:val="105"/>
          </w:rPr>
          <w:t>WU</w:t>
        </w:r>
      </w:hyperlink>
      <w:r>
        <w:rPr>
          <w:w w:val="105"/>
        </w:rPr>
        <w:t>,</w:t>
      </w:r>
      <w:r>
        <w:rPr>
          <w:spacing w:val="-16"/>
          <w:w w:val="105"/>
        </w:rPr>
        <w:t xml:space="preserve"> </w:t>
      </w:r>
      <w:hyperlink w:anchor="_bookmark114" w:history="1">
        <w:r>
          <w:rPr>
            <w:w w:val="105"/>
          </w:rPr>
          <w:t>2020</w:t>
        </w:r>
      </w:hyperlink>
      <w:r>
        <w:rPr>
          <w:w w:val="105"/>
        </w:rPr>
        <w:t>).</w:t>
      </w:r>
      <w:r>
        <w:rPr>
          <w:spacing w:val="-16"/>
          <w:w w:val="105"/>
        </w:rPr>
        <w:t xml:space="preserve"> </w:t>
      </w:r>
      <w:r>
        <w:rPr>
          <w:w w:val="105"/>
        </w:rPr>
        <w:t>A</w:t>
      </w:r>
      <w:r>
        <w:rPr>
          <w:spacing w:val="-16"/>
          <w:w w:val="105"/>
        </w:rPr>
        <w:t xml:space="preserve"> </w:t>
      </w:r>
      <w:r>
        <w:rPr>
          <w:w w:val="105"/>
        </w:rPr>
        <w:t>segurança</w:t>
      </w:r>
      <w:r>
        <w:rPr>
          <w:spacing w:val="-16"/>
          <w:w w:val="105"/>
        </w:rPr>
        <w:t xml:space="preserve"> </w:t>
      </w:r>
      <w:r>
        <w:rPr>
          <w:w w:val="105"/>
        </w:rPr>
        <w:t>desse</w:t>
      </w:r>
      <w:r>
        <w:rPr>
          <w:spacing w:val="-16"/>
          <w:w w:val="105"/>
        </w:rPr>
        <w:t xml:space="preserve"> </w:t>
      </w:r>
      <w:r>
        <w:rPr>
          <w:w w:val="105"/>
        </w:rPr>
        <w:t>ecos-</w:t>
      </w:r>
      <w:r>
        <w:rPr>
          <w:spacing w:val="-2"/>
          <w:w w:val="105"/>
        </w:rPr>
        <w:t>sistema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é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garantida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forma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estrita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pela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criptografia,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eliminando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dependência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 xml:space="preserve">fatores </w:t>
      </w:r>
      <w:r>
        <w:rPr>
          <w:w w:val="105"/>
        </w:rPr>
        <w:t>humanos</w:t>
      </w:r>
      <w:r>
        <w:rPr>
          <w:spacing w:val="-3"/>
          <w:w w:val="105"/>
        </w:rPr>
        <w:t xml:space="preserve"> </w:t>
      </w:r>
      <w:r>
        <w:rPr>
          <w:w w:val="105"/>
        </w:rPr>
        <w:t>ou</w:t>
      </w:r>
      <w:r>
        <w:rPr>
          <w:spacing w:val="-3"/>
          <w:w w:val="105"/>
        </w:rPr>
        <w:t xml:space="preserve"> </w:t>
      </w:r>
      <w:r>
        <w:rPr>
          <w:w w:val="105"/>
        </w:rPr>
        <w:t>relações</w:t>
      </w:r>
      <w:r>
        <w:rPr>
          <w:spacing w:val="-3"/>
          <w:w w:val="105"/>
        </w:rPr>
        <w:t xml:space="preserve"> </w:t>
      </w:r>
      <w:r>
        <w:rPr>
          <w:w w:val="105"/>
        </w:rPr>
        <w:t>de</w:t>
      </w:r>
      <w:r>
        <w:rPr>
          <w:spacing w:val="-3"/>
          <w:w w:val="105"/>
        </w:rPr>
        <w:t xml:space="preserve"> </w:t>
      </w:r>
      <w:r>
        <w:rPr>
          <w:w w:val="105"/>
        </w:rPr>
        <w:t>confiança</w:t>
      </w:r>
      <w:r>
        <w:rPr>
          <w:spacing w:val="-3"/>
          <w:w w:val="105"/>
        </w:rPr>
        <w:t xml:space="preserve"> </w:t>
      </w:r>
      <w:r>
        <w:rPr>
          <w:w w:val="105"/>
        </w:rPr>
        <w:t>(</w:t>
      </w:r>
      <w:hyperlink w:anchor="_bookmark100" w:history="1">
        <w:r>
          <w:rPr>
            <w:w w:val="105"/>
          </w:rPr>
          <w:t>NARAYANAN</w:t>
        </w:r>
        <w:r>
          <w:rPr>
            <w:spacing w:val="-3"/>
            <w:w w:val="105"/>
          </w:rPr>
          <w:t xml:space="preserve"> </w:t>
        </w:r>
        <w:r>
          <w:rPr>
            <w:w w:val="105"/>
          </w:rPr>
          <w:t>et</w:t>
        </w:r>
        <w:r>
          <w:rPr>
            <w:spacing w:val="-3"/>
            <w:w w:val="105"/>
          </w:rPr>
          <w:t xml:space="preserve"> </w:t>
        </w:r>
        <w:r>
          <w:rPr>
            <w:w w:val="105"/>
          </w:rPr>
          <w:t>al.</w:t>
        </w:r>
      </w:hyperlink>
      <w:r>
        <w:rPr>
          <w:w w:val="105"/>
        </w:rPr>
        <w:t>,</w:t>
      </w:r>
      <w:r>
        <w:rPr>
          <w:spacing w:val="-3"/>
          <w:w w:val="105"/>
        </w:rPr>
        <w:t xml:space="preserve"> </w:t>
      </w:r>
      <w:hyperlink w:anchor="_bookmark100" w:history="1">
        <w:r>
          <w:rPr>
            <w:w w:val="105"/>
          </w:rPr>
          <w:t>2016</w:t>
        </w:r>
      </w:hyperlink>
      <w:r>
        <w:rPr>
          <w:w w:val="105"/>
        </w:rPr>
        <w:t>).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inovação</w:t>
      </w:r>
      <w:r>
        <w:rPr>
          <w:spacing w:val="-3"/>
          <w:w w:val="105"/>
        </w:rPr>
        <w:t xml:space="preserve"> </w:t>
      </w:r>
      <w:r>
        <w:rPr>
          <w:w w:val="105"/>
        </w:rPr>
        <w:t>intrínseca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ao </w:t>
      </w:r>
      <w:r>
        <w:rPr>
          <w:i/>
        </w:rPr>
        <w:t xml:space="preserve">Bitcoin </w:t>
      </w:r>
      <w:r>
        <w:t xml:space="preserve">e à </w:t>
      </w:r>
      <w:r>
        <w:rPr>
          <w:i/>
        </w:rPr>
        <w:t xml:space="preserve">blockchain </w:t>
      </w:r>
      <w:r>
        <w:t>reside na transferência do mecanismo de criação de confiança, elimi-</w:t>
      </w:r>
      <w:r>
        <w:rPr>
          <w:w w:val="105"/>
        </w:rPr>
        <w:t>nando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obrigação</w:t>
      </w:r>
      <w:r>
        <w:rPr>
          <w:spacing w:val="-7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w w:val="105"/>
        </w:rPr>
        <w:t>haver</w:t>
      </w:r>
      <w:r>
        <w:rPr>
          <w:spacing w:val="-7"/>
          <w:w w:val="105"/>
        </w:rPr>
        <w:t xml:space="preserve"> </w:t>
      </w:r>
      <w:r>
        <w:rPr>
          <w:w w:val="105"/>
        </w:rPr>
        <w:t>um</w:t>
      </w:r>
      <w:r>
        <w:rPr>
          <w:spacing w:val="-7"/>
          <w:w w:val="105"/>
        </w:rPr>
        <w:t xml:space="preserve"> </w:t>
      </w:r>
      <w:r>
        <w:rPr>
          <w:w w:val="105"/>
        </w:rPr>
        <w:t>terceiro</w:t>
      </w:r>
      <w:r>
        <w:rPr>
          <w:spacing w:val="-7"/>
          <w:w w:val="105"/>
        </w:rPr>
        <w:t xml:space="preserve"> </w:t>
      </w:r>
      <w:r>
        <w:rPr>
          <w:w w:val="105"/>
        </w:rPr>
        <w:t>centralizado,</w:t>
      </w:r>
      <w:r>
        <w:rPr>
          <w:spacing w:val="-7"/>
          <w:w w:val="105"/>
        </w:rPr>
        <w:t xml:space="preserve"> </w:t>
      </w:r>
      <w:r>
        <w:rPr>
          <w:w w:val="105"/>
        </w:rPr>
        <w:t>em</w:t>
      </w:r>
      <w:r>
        <w:rPr>
          <w:spacing w:val="-7"/>
          <w:w w:val="105"/>
        </w:rPr>
        <w:t xml:space="preserve"> </w:t>
      </w:r>
      <w:r>
        <w:rPr>
          <w:w w:val="105"/>
        </w:rPr>
        <w:t>favor</w:t>
      </w:r>
      <w:r>
        <w:rPr>
          <w:spacing w:val="-7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w w:val="105"/>
        </w:rPr>
        <w:t>um</w:t>
      </w:r>
      <w:r>
        <w:rPr>
          <w:spacing w:val="-7"/>
          <w:w w:val="105"/>
        </w:rPr>
        <w:t xml:space="preserve"> </w:t>
      </w:r>
      <w:r>
        <w:rPr>
          <w:w w:val="105"/>
        </w:rPr>
        <w:t>corpo</w:t>
      </w:r>
      <w:r>
        <w:rPr>
          <w:spacing w:val="-7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w w:val="105"/>
        </w:rPr>
        <w:t xml:space="preserve">consenso </w:t>
      </w:r>
      <w:r>
        <w:t>coletivo formado por computadores independentes na rede (</w:t>
      </w:r>
      <w:hyperlink w:anchor="_bookmark73" w:history="1">
        <w:r>
          <w:t>CHARFEDDINE; BENLAGHA;</w:t>
        </w:r>
      </w:hyperlink>
      <w:r>
        <w:t xml:space="preserve"> </w:t>
      </w:r>
      <w:hyperlink w:anchor="_bookmark73" w:history="1">
        <w:r>
          <w:rPr>
            <w:w w:val="105"/>
          </w:rPr>
          <w:t>MAOUCHI</w:t>
        </w:r>
      </w:hyperlink>
      <w:r>
        <w:rPr>
          <w:w w:val="105"/>
        </w:rPr>
        <w:t>,</w:t>
      </w:r>
      <w:r>
        <w:rPr>
          <w:spacing w:val="32"/>
          <w:w w:val="105"/>
        </w:rPr>
        <w:t xml:space="preserve"> </w:t>
      </w:r>
      <w:hyperlink w:anchor="_bookmark73" w:history="1">
        <w:r>
          <w:rPr>
            <w:w w:val="105"/>
          </w:rPr>
          <w:t>2020</w:t>
        </w:r>
      </w:hyperlink>
      <w:r>
        <w:rPr>
          <w:w w:val="105"/>
        </w:rPr>
        <w:t>).</w:t>
      </w:r>
      <w:r>
        <w:rPr>
          <w:spacing w:val="33"/>
          <w:w w:val="105"/>
        </w:rPr>
        <w:t xml:space="preserve"> </w:t>
      </w:r>
      <w:r>
        <w:rPr>
          <w:w w:val="105"/>
        </w:rPr>
        <w:t>Consequentemente,</w:t>
      </w:r>
      <w:r>
        <w:rPr>
          <w:spacing w:val="33"/>
          <w:w w:val="105"/>
        </w:rPr>
        <w:t xml:space="preserve"> </w:t>
      </w:r>
      <w:r>
        <w:rPr>
          <w:w w:val="105"/>
        </w:rPr>
        <w:t>a</w:t>
      </w:r>
      <w:r>
        <w:rPr>
          <w:spacing w:val="33"/>
          <w:w w:val="105"/>
        </w:rPr>
        <w:t xml:space="preserve"> </w:t>
      </w:r>
      <w:r>
        <w:rPr>
          <w:w w:val="105"/>
        </w:rPr>
        <w:t>característica</w:t>
      </w:r>
      <w:r>
        <w:rPr>
          <w:spacing w:val="32"/>
          <w:w w:val="105"/>
        </w:rPr>
        <w:t xml:space="preserve"> </w:t>
      </w:r>
      <w:r>
        <w:rPr>
          <w:w w:val="105"/>
        </w:rPr>
        <w:t>primordial</w:t>
      </w:r>
      <w:r>
        <w:rPr>
          <w:spacing w:val="33"/>
          <w:w w:val="105"/>
        </w:rPr>
        <w:t xml:space="preserve"> </w:t>
      </w:r>
      <w:r>
        <w:rPr>
          <w:w w:val="105"/>
        </w:rPr>
        <w:t>das</w:t>
      </w:r>
      <w:r>
        <w:rPr>
          <w:spacing w:val="32"/>
          <w:w w:val="105"/>
        </w:rPr>
        <w:t xml:space="preserve"> </w:t>
      </w:r>
      <w:r>
        <w:rPr>
          <w:w w:val="105"/>
        </w:rPr>
        <w:t>criptomoedas</w:t>
      </w:r>
      <w:r>
        <w:rPr>
          <w:spacing w:val="33"/>
          <w:w w:val="105"/>
        </w:rPr>
        <w:t xml:space="preserve"> </w:t>
      </w:r>
      <w:r>
        <w:rPr>
          <w:w w:val="105"/>
        </w:rPr>
        <w:t xml:space="preserve">é a exclusão da necessidade de instituições financeiras atuando como intermediárias nas </w:t>
      </w:r>
      <w:r>
        <w:t>operações</w:t>
      </w:r>
      <w:r>
        <w:rPr>
          <w:spacing w:val="-3"/>
        </w:rPr>
        <w:t xml:space="preserve"> </w:t>
      </w:r>
      <w:r>
        <w:t>(</w:t>
      </w:r>
      <w:hyperlink w:anchor="_bookmark90" w:history="1">
        <w:r>
          <w:t>HARWICK</w:t>
        </w:r>
      </w:hyperlink>
      <w:r>
        <w:t>,</w:t>
      </w:r>
      <w:r>
        <w:rPr>
          <w:spacing w:val="-3"/>
        </w:rPr>
        <w:t xml:space="preserve"> </w:t>
      </w:r>
      <w:hyperlink w:anchor="_bookmark90" w:history="1">
        <w:r>
          <w:t>2016</w:t>
        </w:r>
      </w:hyperlink>
      <w:r>
        <w:t>;</w:t>
      </w:r>
      <w:r>
        <w:rPr>
          <w:spacing w:val="-3"/>
        </w:rPr>
        <w:t xml:space="preserve"> </w:t>
      </w:r>
      <w:hyperlink w:anchor="_bookmark114" w:history="1">
        <w:r>
          <w:t>WANG;</w:t>
        </w:r>
        <w:r>
          <w:rPr>
            <w:spacing w:val="-3"/>
          </w:rPr>
          <w:t xml:space="preserve"> </w:t>
        </w:r>
        <w:r>
          <w:t>MA;</w:t>
        </w:r>
        <w:r>
          <w:rPr>
            <w:spacing w:val="-3"/>
          </w:rPr>
          <w:t xml:space="preserve"> </w:t>
        </w:r>
        <w:r>
          <w:t>WU</w:t>
        </w:r>
      </w:hyperlink>
      <w:r>
        <w:t>,</w:t>
      </w:r>
      <w:r>
        <w:rPr>
          <w:spacing w:val="-3"/>
        </w:rPr>
        <w:t xml:space="preserve"> </w:t>
      </w:r>
      <w:hyperlink w:anchor="_bookmark114" w:history="1">
        <w:r>
          <w:t>2020</w:t>
        </w:r>
      </w:hyperlink>
      <w:r>
        <w:t>).</w:t>
      </w:r>
      <w:r>
        <w:rPr>
          <w:spacing w:val="-3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resultado,</w:t>
      </w:r>
      <w:r>
        <w:rPr>
          <w:spacing w:val="-3"/>
        </w:rPr>
        <w:t xml:space="preserve"> </w:t>
      </w:r>
      <w:r>
        <w:t>essa</w:t>
      </w:r>
      <w:r>
        <w:rPr>
          <w:spacing w:val="-3"/>
        </w:rPr>
        <w:t xml:space="preserve"> </w:t>
      </w:r>
      <w:r>
        <w:t>estrutura</w:t>
      </w:r>
      <w:r>
        <w:rPr>
          <w:spacing w:val="-3"/>
        </w:rPr>
        <w:t xml:space="preserve"> </w:t>
      </w:r>
      <w:r>
        <w:t>impul-sionou</w:t>
      </w:r>
      <w:r>
        <w:rPr>
          <w:spacing w:val="19"/>
        </w:rPr>
        <w:t xml:space="preserve"> </w:t>
      </w:r>
      <w:r>
        <w:t>as</w:t>
      </w:r>
      <w:r>
        <w:rPr>
          <w:spacing w:val="19"/>
        </w:rPr>
        <w:t xml:space="preserve"> </w:t>
      </w:r>
      <w:r>
        <w:t>criptomoedas</w:t>
      </w:r>
      <w:r>
        <w:rPr>
          <w:spacing w:val="19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uma</w:t>
      </w:r>
      <w:r>
        <w:rPr>
          <w:spacing w:val="19"/>
        </w:rPr>
        <w:t xml:space="preserve"> </w:t>
      </w:r>
      <w:r>
        <w:t>posição</w:t>
      </w:r>
      <w:r>
        <w:rPr>
          <w:spacing w:val="19"/>
        </w:rPr>
        <w:t xml:space="preserve"> </w:t>
      </w:r>
      <w:r>
        <w:t>de</w:t>
      </w:r>
      <w:r>
        <w:rPr>
          <w:spacing w:val="19"/>
        </w:rPr>
        <w:t xml:space="preserve"> </w:t>
      </w:r>
      <w:r>
        <w:t>instrumento</w:t>
      </w:r>
      <w:r>
        <w:rPr>
          <w:spacing w:val="19"/>
        </w:rPr>
        <w:t xml:space="preserve"> </w:t>
      </w:r>
      <w:r>
        <w:t>de</w:t>
      </w:r>
      <w:r>
        <w:rPr>
          <w:spacing w:val="19"/>
        </w:rPr>
        <w:t xml:space="preserve"> </w:t>
      </w:r>
      <w:r>
        <w:t>investimento</w:t>
      </w:r>
      <w:r>
        <w:rPr>
          <w:spacing w:val="19"/>
        </w:rPr>
        <w:t xml:space="preserve"> </w:t>
      </w:r>
      <w:r>
        <w:t>global,</w:t>
      </w:r>
      <w:r>
        <w:rPr>
          <w:spacing w:val="19"/>
        </w:rPr>
        <w:t xml:space="preserve"> </w:t>
      </w:r>
      <w:r>
        <w:t xml:space="preserve">absorvendo </w:t>
      </w:r>
      <w:r>
        <w:rPr>
          <w:w w:val="105"/>
        </w:rPr>
        <w:t>o escrutínio de gestores, reguladores e formuladores de políticas (</w:t>
      </w:r>
      <w:hyperlink w:anchor="_bookmark63" w:history="1">
        <w:r>
          <w:rPr>
            <w:w w:val="105"/>
          </w:rPr>
          <w:t>AHMED</w:t>
        </w:r>
      </w:hyperlink>
      <w:r>
        <w:rPr>
          <w:w w:val="105"/>
        </w:rPr>
        <w:t xml:space="preserve">, </w:t>
      </w:r>
      <w:hyperlink w:anchor="_bookmark63" w:history="1">
        <w:r>
          <w:rPr>
            <w:w w:val="105"/>
          </w:rPr>
          <w:t>2020</w:t>
        </w:r>
      </w:hyperlink>
      <w:r>
        <w:rPr>
          <w:w w:val="105"/>
        </w:rPr>
        <w:t>).</w:t>
      </w:r>
    </w:p>
    <w:p w14:paraId="426D5B59" w14:textId="77777777" w:rsidR="006131AD" w:rsidRDefault="00000000">
      <w:pPr>
        <w:pStyle w:val="Corpodetexto"/>
        <w:spacing w:line="340" w:lineRule="auto"/>
        <w:ind w:left="140" w:right="102" w:firstLine="708"/>
        <w:jc w:val="both"/>
      </w:pPr>
      <w:r>
        <w:rPr>
          <w:w w:val="105"/>
        </w:rPr>
        <w:t xml:space="preserve">Apesar de compartilharem essa base tecnológica, o ecossistema de criptoativos </w:t>
      </w:r>
      <w:r>
        <w:t xml:space="preserve">apresenta uma heterogeneidade significativa que afeta o comportamento dos investimentos. </w:t>
      </w:r>
      <w:r>
        <w:rPr>
          <w:w w:val="105"/>
        </w:rPr>
        <w:t>Enquanto</w:t>
      </w:r>
      <w:r>
        <w:rPr>
          <w:spacing w:val="-15"/>
          <w:w w:val="105"/>
        </w:rPr>
        <w:t xml:space="preserve"> </w:t>
      </w:r>
      <w:r>
        <w:rPr>
          <w:w w:val="105"/>
        </w:rPr>
        <w:t>criptomoedas</w:t>
      </w:r>
      <w:r>
        <w:rPr>
          <w:spacing w:val="-15"/>
          <w:w w:val="105"/>
        </w:rPr>
        <w:t xml:space="preserve"> </w:t>
      </w:r>
      <w:r>
        <w:rPr>
          <w:w w:val="105"/>
        </w:rPr>
        <w:t>convencionais</w:t>
      </w:r>
      <w:r>
        <w:rPr>
          <w:spacing w:val="-15"/>
          <w:w w:val="105"/>
        </w:rPr>
        <w:t xml:space="preserve"> </w:t>
      </w:r>
      <w:r>
        <w:rPr>
          <w:w w:val="105"/>
        </w:rPr>
        <w:t>possuem</w:t>
      </w:r>
      <w:r>
        <w:rPr>
          <w:spacing w:val="-15"/>
          <w:w w:val="105"/>
        </w:rPr>
        <w:t xml:space="preserve"> </w:t>
      </w:r>
      <w:r>
        <w:rPr>
          <w:w w:val="105"/>
        </w:rPr>
        <w:t>alta</w:t>
      </w:r>
      <w:r>
        <w:rPr>
          <w:spacing w:val="-15"/>
          <w:w w:val="105"/>
        </w:rPr>
        <w:t xml:space="preserve"> </w:t>
      </w:r>
      <w:r>
        <w:rPr>
          <w:w w:val="105"/>
        </w:rPr>
        <w:t>volatilidade</w:t>
      </w:r>
      <w:r>
        <w:rPr>
          <w:spacing w:val="-15"/>
          <w:w w:val="105"/>
        </w:rPr>
        <w:t xml:space="preserve"> </w:t>
      </w:r>
      <w:r>
        <w:rPr>
          <w:w w:val="105"/>
        </w:rPr>
        <w:t>e</w:t>
      </w:r>
      <w:r>
        <w:rPr>
          <w:spacing w:val="-15"/>
          <w:w w:val="105"/>
        </w:rPr>
        <w:t xml:space="preserve"> </w:t>
      </w:r>
      <w:r>
        <w:rPr>
          <w:w w:val="105"/>
        </w:rPr>
        <w:t>operam</w:t>
      </w:r>
      <w:r>
        <w:rPr>
          <w:spacing w:val="-15"/>
          <w:w w:val="105"/>
        </w:rPr>
        <w:t xml:space="preserve"> </w:t>
      </w:r>
      <w:r>
        <w:rPr>
          <w:w w:val="105"/>
        </w:rPr>
        <w:t>sob</w:t>
      </w:r>
      <w:r>
        <w:rPr>
          <w:spacing w:val="-15"/>
          <w:w w:val="105"/>
        </w:rPr>
        <w:t xml:space="preserve"> </w:t>
      </w:r>
      <w:r>
        <w:rPr>
          <w:w w:val="105"/>
        </w:rPr>
        <w:t xml:space="preserve">dinâmicas </w:t>
      </w:r>
      <w:r>
        <w:t xml:space="preserve">próprias de precificação, existem moedas projetadas para manter estabilidade, conhecidas </w:t>
      </w:r>
      <w:r>
        <w:rPr>
          <w:w w:val="105"/>
        </w:rPr>
        <w:t>como</w:t>
      </w:r>
      <w:r>
        <w:rPr>
          <w:spacing w:val="-7"/>
          <w:w w:val="105"/>
        </w:rPr>
        <w:t xml:space="preserve"> </w:t>
      </w:r>
      <w:r>
        <w:rPr>
          <w:i/>
          <w:w w:val="105"/>
        </w:rPr>
        <w:t>stablecoins</w:t>
      </w:r>
      <w:r>
        <w:rPr>
          <w:i/>
          <w:spacing w:val="-1"/>
          <w:w w:val="105"/>
        </w:rPr>
        <w:t xml:space="preserve"> </w:t>
      </w:r>
      <w:r>
        <w:rPr>
          <w:w w:val="105"/>
        </w:rPr>
        <w:t>(</w:t>
      </w:r>
      <w:hyperlink w:anchor="_bookmark88" w:history="1">
        <w:r>
          <w:rPr>
            <w:w w:val="105"/>
          </w:rPr>
          <w:t>GOODELL;</w:t>
        </w:r>
        <w:r>
          <w:rPr>
            <w:spacing w:val="-7"/>
            <w:w w:val="105"/>
          </w:rPr>
          <w:t xml:space="preserve"> </w:t>
        </w:r>
        <w:r>
          <w:rPr>
            <w:w w:val="105"/>
          </w:rPr>
          <w:t>GOUTTE</w:t>
        </w:r>
      </w:hyperlink>
      <w:r>
        <w:rPr>
          <w:w w:val="105"/>
        </w:rPr>
        <w:t>,</w:t>
      </w:r>
      <w:r>
        <w:rPr>
          <w:spacing w:val="-7"/>
          <w:w w:val="105"/>
        </w:rPr>
        <w:t xml:space="preserve"> </w:t>
      </w:r>
      <w:hyperlink w:anchor="_bookmark88" w:history="1">
        <w:r>
          <w:rPr>
            <w:w w:val="105"/>
          </w:rPr>
          <w:t>2021</w:t>
        </w:r>
      </w:hyperlink>
      <w:r>
        <w:rPr>
          <w:w w:val="105"/>
        </w:rPr>
        <w:t>).</w:t>
      </w:r>
      <w:r>
        <w:rPr>
          <w:spacing w:val="-7"/>
          <w:w w:val="105"/>
        </w:rPr>
        <w:t xml:space="preserve"> </w:t>
      </w:r>
      <w:r>
        <w:rPr>
          <w:w w:val="105"/>
        </w:rPr>
        <w:t>Ativos</w:t>
      </w:r>
      <w:r>
        <w:rPr>
          <w:spacing w:val="-7"/>
          <w:w w:val="105"/>
        </w:rPr>
        <w:t xml:space="preserve"> </w:t>
      </w:r>
      <w:r>
        <w:rPr>
          <w:w w:val="105"/>
        </w:rPr>
        <w:t>como</w:t>
      </w:r>
      <w:r>
        <w:rPr>
          <w:spacing w:val="-7"/>
          <w:w w:val="105"/>
        </w:rPr>
        <w:t xml:space="preserve"> </w:t>
      </w:r>
      <w:r>
        <w:rPr>
          <w:w w:val="105"/>
        </w:rPr>
        <w:t>o</w:t>
      </w:r>
      <w:r>
        <w:rPr>
          <w:spacing w:val="-7"/>
          <w:w w:val="105"/>
        </w:rPr>
        <w:t xml:space="preserve"> </w:t>
      </w:r>
      <w:r>
        <w:rPr>
          <w:i/>
          <w:w w:val="105"/>
        </w:rPr>
        <w:t>Tether</w:t>
      </w:r>
      <w:r>
        <w:rPr>
          <w:w w:val="105"/>
        </w:rPr>
        <w:t>,</w:t>
      </w:r>
      <w:r>
        <w:rPr>
          <w:spacing w:val="-7"/>
          <w:w w:val="105"/>
        </w:rPr>
        <w:t xml:space="preserve"> </w:t>
      </w:r>
      <w:r>
        <w:rPr>
          <w:w w:val="105"/>
        </w:rPr>
        <w:t>por</w:t>
      </w:r>
      <w:r>
        <w:rPr>
          <w:spacing w:val="-7"/>
          <w:w w:val="105"/>
        </w:rPr>
        <w:t xml:space="preserve"> </w:t>
      </w:r>
      <w:r>
        <w:rPr>
          <w:w w:val="105"/>
        </w:rPr>
        <w:t>exemplo,</w:t>
      </w:r>
      <w:r>
        <w:rPr>
          <w:spacing w:val="-7"/>
          <w:w w:val="105"/>
        </w:rPr>
        <w:t xml:space="preserve"> </w:t>
      </w:r>
      <w:r>
        <w:rPr>
          <w:w w:val="105"/>
        </w:rPr>
        <w:t>pos-</w:t>
      </w:r>
      <w:r>
        <w:t xml:space="preserve">suem seu valor indexado a moedas fiduciárias, como o dólar norte-americano, apresentando </w:t>
      </w:r>
      <w:r>
        <w:rPr>
          <w:w w:val="105"/>
        </w:rPr>
        <w:t xml:space="preserve">características e utilidades inerentemente distintas de ativos como o </w:t>
      </w:r>
      <w:r>
        <w:rPr>
          <w:i/>
          <w:w w:val="105"/>
        </w:rPr>
        <w:t xml:space="preserve">Bitcoin </w:t>
      </w:r>
      <w:r>
        <w:rPr>
          <w:w w:val="105"/>
        </w:rPr>
        <w:t>(</w:t>
      </w:r>
      <w:hyperlink w:anchor="_bookmark88" w:history="1">
        <w:r>
          <w:rPr>
            <w:w w:val="105"/>
          </w:rPr>
          <w:t>GOODELL;</w:t>
        </w:r>
      </w:hyperlink>
      <w:r>
        <w:rPr>
          <w:w w:val="105"/>
        </w:rPr>
        <w:t xml:space="preserve"> </w:t>
      </w:r>
      <w:hyperlink w:anchor="_bookmark88" w:history="1">
        <w:r>
          <w:t>GOUTTE</w:t>
        </w:r>
      </w:hyperlink>
      <w:r>
        <w:t xml:space="preserve">, </w:t>
      </w:r>
      <w:hyperlink w:anchor="_bookmark88" w:history="1">
        <w:r>
          <w:t>2021</w:t>
        </w:r>
      </w:hyperlink>
      <w:r>
        <w:t xml:space="preserve">). Essa diversidade intrínseca à classe exige que a inclusão de criptomoedas </w:t>
      </w:r>
      <w:r>
        <w:rPr>
          <w:w w:val="105"/>
        </w:rPr>
        <w:t>em estratégias de investimento seja analisada por meio de modelos robustos, dado que cada tipo de moeda digital pode exercer um papel diferente na alocação de capital e na exposição ao risco.</w:t>
      </w:r>
    </w:p>
    <w:p w14:paraId="78563B1F" w14:textId="77777777" w:rsidR="006131AD" w:rsidRDefault="006131AD">
      <w:pPr>
        <w:pStyle w:val="Corpodetexto"/>
        <w:spacing w:line="340" w:lineRule="auto"/>
        <w:jc w:val="both"/>
        <w:sectPr w:rsidR="006131AD">
          <w:pgSz w:w="11910" w:h="16840"/>
          <w:pgMar w:top="1580" w:right="992" w:bottom="280" w:left="1559" w:header="1038" w:footer="0" w:gutter="0"/>
          <w:cols w:space="720"/>
        </w:sectPr>
      </w:pPr>
    </w:p>
    <w:p w14:paraId="1F2713A4" w14:textId="77777777" w:rsidR="006131AD" w:rsidRDefault="00000000">
      <w:pPr>
        <w:pStyle w:val="Ttulo2"/>
        <w:numPr>
          <w:ilvl w:val="2"/>
          <w:numId w:val="1"/>
        </w:numPr>
        <w:tabs>
          <w:tab w:val="left" w:pos="872"/>
        </w:tabs>
        <w:spacing w:before="135"/>
        <w:ind w:left="872" w:hanging="732"/>
      </w:pPr>
      <w:bookmarkStart w:id="134" w:name="Características_do_mercado_de_criptoativ"/>
      <w:bookmarkStart w:id="135" w:name="_bookmark17"/>
      <w:bookmarkStart w:id="136" w:name="_bookmark18"/>
      <w:bookmarkEnd w:id="134"/>
      <w:bookmarkEnd w:id="135"/>
      <w:bookmarkEnd w:id="136"/>
      <w:r>
        <w:lastRenderedPageBreak/>
        <w:t>Características</w:t>
      </w:r>
      <w:r>
        <w:rPr>
          <w:spacing w:val="23"/>
        </w:rPr>
        <w:t xml:space="preserve"> </w:t>
      </w:r>
      <w:r>
        <w:t>do</w:t>
      </w:r>
      <w:r>
        <w:rPr>
          <w:spacing w:val="23"/>
        </w:rPr>
        <w:t xml:space="preserve"> </w:t>
      </w:r>
      <w:r>
        <w:t>mercado</w:t>
      </w:r>
      <w:r>
        <w:rPr>
          <w:spacing w:val="24"/>
        </w:rPr>
        <w:t xml:space="preserve"> </w:t>
      </w:r>
      <w:r>
        <w:t>de</w:t>
      </w:r>
      <w:r>
        <w:rPr>
          <w:spacing w:val="23"/>
        </w:rPr>
        <w:t xml:space="preserve"> </w:t>
      </w:r>
      <w:r>
        <w:rPr>
          <w:spacing w:val="-2"/>
        </w:rPr>
        <w:t>criptoativos</w:t>
      </w:r>
    </w:p>
    <w:p w14:paraId="39294C53" w14:textId="77777777" w:rsidR="006131AD" w:rsidRDefault="006131AD">
      <w:pPr>
        <w:pStyle w:val="Corpodetexto"/>
        <w:spacing w:before="7"/>
        <w:rPr>
          <w:b/>
        </w:rPr>
      </w:pPr>
    </w:p>
    <w:p w14:paraId="0061EC84" w14:textId="77777777" w:rsidR="006131AD" w:rsidRDefault="00000000">
      <w:pPr>
        <w:pStyle w:val="Corpodetexto"/>
        <w:spacing w:line="340" w:lineRule="auto"/>
        <w:ind w:left="140" w:right="108" w:firstLine="708"/>
        <w:jc w:val="both"/>
      </w:pPr>
      <w:r>
        <w:rPr>
          <w:w w:val="105"/>
        </w:rPr>
        <w:t>O mercado de criptomoedas, atualmente um dos maiores mercados não regula-mentados do mundo (</w:t>
      </w:r>
      <w:hyperlink w:anchor="_bookmark111" w:history="1">
        <w:r>
          <w:rPr>
            <w:w w:val="105"/>
          </w:rPr>
          <w:t>SEBASTIãO; GODINHO</w:t>
        </w:r>
      </w:hyperlink>
      <w:r>
        <w:rPr>
          <w:w w:val="105"/>
        </w:rPr>
        <w:t xml:space="preserve">, </w:t>
      </w:r>
      <w:hyperlink w:anchor="_bookmark111" w:history="1">
        <w:r>
          <w:rPr>
            <w:w w:val="105"/>
          </w:rPr>
          <w:t>2021</w:t>
        </w:r>
      </w:hyperlink>
      <w:r>
        <w:rPr>
          <w:w w:val="105"/>
        </w:rPr>
        <w:t>), é estruturalmente caracterizado por</w:t>
      </w:r>
      <w:r>
        <w:rPr>
          <w:spacing w:val="-3"/>
          <w:w w:val="105"/>
        </w:rPr>
        <w:t xml:space="preserve"> </w:t>
      </w:r>
      <w:r>
        <w:rPr>
          <w:w w:val="105"/>
        </w:rPr>
        <w:t>sua</w:t>
      </w:r>
      <w:r>
        <w:rPr>
          <w:spacing w:val="-3"/>
          <w:w w:val="105"/>
        </w:rPr>
        <w:t xml:space="preserve"> </w:t>
      </w:r>
      <w:r>
        <w:rPr>
          <w:w w:val="105"/>
        </w:rPr>
        <w:t>extrema</w:t>
      </w:r>
      <w:r>
        <w:rPr>
          <w:spacing w:val="-3"/>
          <w:w w:val="105"/>
        </w:rPr>
        <w:t xml:space="preserve"> </w:t>
      </w:r>
      <w:r>
        <w:rPr>
          <w:w w:val="105"/>
        </w:rPr>
        <w:t>volatilidade.</w:t>
      </w:r>
      <w:r>
        <w:rPr>
          <w:spacing w:val="-3"/>
          <w:w w:val="105"/>
        </w:rPr>
        <w:t xml:space="preserve"> </w:t>
      </w:r>
      <w:r>
        <w:rPr>
          <w:w w:val="105"/>
        </w:rPr>
        <w:t>Os</w:t>
      </w:r>
      <w:r>
        <w:rPr>
          <w:spacing w:val="-3"/>
          <w:w w:val="105"/>
        </w:rPr>
        <w:t xml:space="preserve"> </w:t>
      </w:r>
      <w:r>
        <w:rPr>
          <w:w w:val="105"/>
        </w:rPr>
        <w:t>preços</w:t>
      </w:r>
      <w:r>
        <w:rPr>
          <w:spacing w:val="-3"/>
          <w:w w:val="105"/>
        </w:rPr>
        <w:t xml:space="preserve"> </w:t>
      </w:r>
      <w:r>
        <w:rPr>
          <w:w w:val="105"/>
        </w:rPr>
        <w:t>do</w:t>
      </w:r>
      <w:r>
        <w:rPr>
          <w:spacing w:val="-3"/>
          <w:w w:val="105"/>
        </w:rPr>
        <w:t xml:space="preserve"> </w:t>
      </w:r>
      <w:r>
        <w:rPr>
          <w:i/>
          <w:w w:val="105"/>
        </w:rPr>
        <w:t xml:space="preserve">Bitcoin </w:t>
      </w:r>
      <w:r>
        <w:rPr>
          <w:w w:val="105"/>
        </w:rPr>
        <w:t>e</w:t>
      </w:r>
      <w:r>
        <w:rPr>
          <w:spacing w:val="-3"/>
          <w:w w:val="105"/>
        </w:rPr>
        <w:t xml:space="preserve"> </w:t>
      </w:r>
      <w:r>
        <w:rPr>
          <w:w w:val="105"/>
        </w:rPr>
        <w:t>de</w:t>
      </w:r>
      <w:r>
        <w:rPr>
          <w:spacing w:val="-3"/>
          <w:w w:val="105"/>
        </w:rPr>
        <w:t xml:space="preserve"> </w:t>
      </w:r>
      <w:r>
        <w:rPr>
          <w:w w:val="105"/>
        </w:rPr>
        <w:t>outros</w:t>
      </w:r>
      <w:r>
        <w:rPr>
          <w:spacing w:val="-3"/>
          <w:w w:val="105"/>
        </w:rPr>
        <w:t xml:space="preserve"> </w:t>
      </w:r>
      <w:r>
        <w:rPr>
          <w:w w:val="105"/>
        </w:rPr>
        <w:t>ativos</w:t>
      </w:r>
      <w:r>
        <w:rPr>
          <w:spacing w:val="-3"/>
          <w:w w:val="105"/>
        </w:rPr>
        <w:t xml:space="preserve"> </w:t>
      </w:r>
      <w:r>
        <w:rPr>
          <w:w w:val="105"/>
        </w:rPr>
        <w:t>digitais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apresentam </w:t>
      </w:r>
      <w:r>
        <w:t xml:space="preserve">oscilações substanciais não apenas em horizontes de longo prazo, mas também em bases </w:t>
      </w:r>
      <w:r>
        <w:rPr>
          <w:w w:val="105"/>
        </w:rPr>
        <w:t>diárias (</w:t>
      </w:r>
      <w:hyperlink w:anchor="_bookmark69" w:history="1">
        <w:r>
          <w:rPr>
            <w:w w:val="105"/>
          </w:rPr>
          <w:t>BAUR; HOANG</w:t>
        </w:r>
      </w:hyperlink>
      <w:r>
        <w:rPr>
          <w:w w:val="105"/>
        </w:rPr>
        <w:t xml:space="preserve">, </w:t>
      </w:r>
      <w:hyperlink w:anchor="_bookmark69" w:history="1">
        <w:r>
          <w:rPr>
            <w:w w:val="105"/>
          </w:rPr>
          <w:t>2021</w:t>
        </w:r>
      </w:hyperlink>
      <w:r>
        <w:rPr>
          <w:w w:val="105"/>
        </w:rPr>
        <w:t>). Quando comparadas a classes de ativos convencionais, como</w:t>
      </w:r>
      <w:r>
        <w:rPr>
          <w:spacing w:val="-2"/>
          <w:w w:val="105"/>
        </w:rPr>
        <w:t xml:space="preserve"> </w:t>
      </w:r>
      <w:r>
        <w:rPr>
          <w:w w:val="105"/>
        </w:rPr>
        <w:t>ações,</w:t>
      </w:r>
      <w:r>
        <w:rPr>
          <w:spacing w:val="-2"/>
          <w:w w:val="105"/>
        </w:rPr>
        <w:t xml:space="preserve"> </w:t>
      </w:r>
      <w:r>
        <w:rPr>
          <w:w w:val="105"/>
        </w:rPr>
        <w:t>títulos</w:t>
      </w:r>
      <w:r>
        <w:rPr>
          <w:spacing w:val="-2"/>
          <w:w w:val="105"/>
        </w:rPr>
        <w:t xml:space="preserve"> </w:t>
      </w:r>
      <w:r>
        <w:rPr>
          <w:w w:val="105"/>
        </w:rPr>
        <w:t>de</w:t>
      </w:r>
      <w:r>
        <w:rPr>
          <w:spacing w:val="-2"/>
          <w:w w:val="105"/>
        </w:rPr>
        <w:t xml:space="preserve"> </w:t>
      </w:r>
      <w:r>
        <w:rPr>
          <w:w w:val="105"/>
        </w:rPr>
        <w:t>dívida,</w:t>
      </w:r>
      <w:r>
        <w:rPr>
          <w:spacing w:val="-2"/>
          <w:w w:val="105"/>
        </w:rPr>
        <w:t xml:space="preserve"> </w:t>
      </w:r>
      <w:r>
        <w:rPr>
          <w:w w:val="105"/>
        </w:rPr>
        <w:t>ouro</w:t>
      </w:r>
      <w:r>
        <w:rPr>
          <w:spacing w:val="-2"/>
          <w:w w:val="105"/>
        </w:rPr>
        <w:t xml:space="preserve"> </w:t>
      </w:r>
      <w:r>
        <w:rPr>
          <w:w w:val="105"/>
        </w:rPr>
        <w:t>e</w:t>
      </w:r>
      <w:r>
        <w:rPr>
          <w:spacing w:val="-2"/>
          <w:w w:val="105"/>
        </w:rPr>
        <w:t xml:space="preserve"> </w:t>
      </w:r>
      <w:r>
        <w:rPr>
          <w:w w:val="105"/>
        </w:rPr>
        <w:t>moedas</w:t>
      </w:r>
      <w:r>
        <w:rPr>
          <w:spacing w:val="-2"/>
          <w:w w:val="105"/>
        </w:rPr>
        <w:t xml:space="preserve"> </w:t>
      </w:r>
      <w:r>
        <w:rPr>
          <w:w w:val="105"/>
        </w:rPr>
        <w:t>fiduciárias,</w:t>
      </w:r>
      <w:r>
        <w:rPr>
          <w:spacing w:val="-2"/>
          <w:w w:val="105"/>
        </w:rPr>
        <w:t xml:space="preserve"> </w:t>
      </w:r>
      <w:r>
        <w:rPr>
          <w:w w:val="105"/>
        </w:rPr>
        <w:t>as</w:t>
      </w:r>
      <w:r>
        <w:rPr>
          <w:spacing w:val="-2"/>
          <w:w w:val="105"/>
        </w:rPr>
        <w:t xml:space="preserve"> </w:t>
      </w:r>
      <w:r>
        <w:rPr>
          <w:w w:val="105"/>
        </w:rPr>
        <w:t>cotações</w:t>
      </w:r>
      <w:r>
        <w:rPr>
          <w:spacing w:val="-2"/>
          <w:w w:val="105"/>
        </w:rPr>
        <w:t xml:space="preserve"> </w:t>
      </w:r>
      <w:r>
        <w:rPr>
          <w:w w:val="105"/>
        </w:rPr>
        <w:t>do</w:t>
      </w:r>
      <w:r>
        <w:rPr>
          <w:spacing w:val="-2"/>
          <w:w w:val="105"/>
        </w:rPr>
        <w:t xml:space="preserve"> </w:t>
      </w:r>
      <w:r>
        <w:rPr>
          <w:i/>
          <w:w w:val="105"/>
        </w:rPr>
        <w:t xml:space="preserve">Bitcoin </w:t>
      </w:r>
      <w:r>
        <w:rPr>
          <w:w w:val="105"/>
        </w:rPr>
        <w:t>chegam a ser dezenas de vezes mais voláteis e exibem uma sensibilidade aguda a eventos de mercado</w:t>
      </w:r>
      <w:r>
        <w:rPr>
          <w:spacing w:val="-2"/>
          <w:w w:val="105"/>
        </w:rPr>
        <w:t xml:space="preserve"> </w:t>
      </w:r>
      <w:r>
        <w:rPr>
          <w:w w:val="105"/>
        </w:rPr>
        <w:t>e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anúncios</w:t>
      </w:r>
      <w:r>
        <w:rPr>
          <w:spacing w:val="-2"/>
          <w:w w:val="105"/>
        </w:rPr>
        <w:t xml:space="preserve"> </w:t>
      </w:r>
      <w:r>
        <w:rPr>
          <w:w w:val="105"/>
        </w:rPr>
        <w:t>regulatórios</w:t>
      </w:r>
      <w:r>
        <w:rPr>
          <w:spacing w:val="-2"/>
          <w:w w:val="105"/>
        </w:rPr>
        <w:t xml:space="preserve"> </w:t>
      </w:r>
      <w:r>
        <w:rPr>
          <w:w w:val="105"/>
        </w:rPr>
        <w:t>(</w:t>
      </w:r>
      <w:hyperlink w:anchor="_bookmark82" w:history="1">
        <w:r>
          <w:rPr>
            <w:w w:val="105"/>
          </w:rPr>
          <w:t>FAKHFEKH;</w:t>
        </w:r>
        <w:r>
          <w:rPr>
            <w:spacing w:val="-2"/>
            <w:w w:val="105"/>
          </w:rPr>
          <w:t xml:space="preserve"> </w:t>
        </w:r>
        <w:r>
          <w:rPr>
            <w:w w:val="105"/>
          </w:rPr>
          <w:t>JERIBI</w:t>
        </w:r>
      </w:hyperlink>
      <w:r>
        <w:rPr>
          <w:w w:val="105"/>
        </w:rPr>
        <w:t>,</w:t>
      </w:r>
      <w:r>
        <w:rPr>
          <w:spacing w:val="-2"/>
          <w:w w:val="105"/>
        </w:rPr>
        <w:t xml:space="preserve"> </w:t>
      </w:r>
      <w:hyperlink w:anchor="_bookmark82" w:history="1">
        <w:r>
          <w:rPr>
            <w:w w:val="105"/>
          </w:rPr>
          <w:t>2020</w:t>
        </w:r>
      </w:hyperlink>
      <w:r>
        <w:rPr>
          <w:w w:val="105"/>
        </w:rPr>
        <w:t>;</w:t>
      </w:r>
      <w:r>
        <w:rPr>
          <w:spacing w:val="-2"/>
          <w:w w:val="105"/>
        </w:rPr>
        <w:t xml:space="preserve"> </w:t>
      </w:r>
      <w:hyperlink w:anchor="_bookmark106" w:history="1">
        <w:r>
          <w:rPr>
            <w:w w:val="105"/>
          </w:rPr>
          <w:t>PARK;</w:t>
        </w:r>
        <w:r>
          <w:rPr>
            <w:spacing w:val="-2"/>
            <w:w w:val="105"/>
          </w:rPr>
          <w:t xml:space="preserve"> </w:t>
        </w:r>
        <w:r>
          <w:rPr>
            <w:w w:val="105"/>
          </w:rPr>
          <w:t>YANG</w:t>
        </w:r>
      </w:hyperlink>
      <w:r>
        <w:rPr>
          <w:w w:val="105"/>
        </w:rPr>
        <w:t>,</w:t>
      </w:r>
      <w:r>
        <w:rPr>
          <w:spacing w:val="-2"/>
          <w:w w:val="105"/>
        </w:rPr>
        <w:t xml:space="preserve"> </w:t>
      </w:r>
      <w:hyperlink w:anchor="_bookmark106" w:history="1">
        <w:r>
          <w:rPr>
            <w:w w:val="105"/>
          </w:rPr>
          <w:t>2023</w:t>
        </w:r>
      </w:hyperlink>
      <w:r>
        <w:rPr>
          <w:w w:val="105"/>
        </w:rPr>
        <w:t>).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Na Figura </w:t>
      </w:r>
      <w:hyperlink w:anchor="_bookmark19" w:history="1">
        <w:r>
          <w:rPr>
            <w:w w:val="105"/>
          </w:rPr>
          <w:t>1</w:t>
        </w:r>
      </w:hyperlink>
      <w:r>
        <w:rPr>
          <w:w w:val="105"/>
        </w:rPr>
        <w:t>, observa-se a evolução temporal do valor de mercado global dos criptoativos, considerando uma cesta composta por 125 ativos. A série em azul representa o valor de mercado</w:t>
      </w:r>
      <w:r>
        <w:rPr>
          <w:spacing w:val="-2"/>
          <w:w w:val="105"/>
        </w:rPr>
        <w:t xml:space="preserve"> </w:t>
      </w:r>
      <w:r>
        <w:rPr>
          <w:w w:val="105"/>
        </w:rPr>
        <w:t>excluindo</w:t>
      </w:r>
      <w:r>
        <w:rPr>
          <w:spacing w:val="-2"/>
          <w:w w:val="105"/>
        </w:rPr>
        <w:t xml:space="preserve"> </w:t>
      </w:r>
      <w:r>
        <w:rPr>
          <w:w w:val="105"/>
        </w:rPr>
        <w:t>o</w:t>
      </w:r>
      <w:r>
        <w:rPr>
          <w:spacing w:val="-3"/>
          <w:w w:val="105"/>
        </w:rPr>
        <w:t xml:space="preserve"> </w:t>
      </w:r>
      <w:r>
        <w:rPr>
          <w:i/>
          <w:w w:val="105"/>
        </w:rPr>
        <w:t>Bitcoin</w:t>
      </w:r>
      <w:r>
        <w:rPr>
          <w:w w:val="105"/>
        </w:rPr>
        <w:t>,</w:t>
      </w:r>
      <w:r>
        <w:rPr>
          <w:spacing w:val="-2"/>
          <w:w w:val="105"/>
        </w:rPr>
        <w:t xml:space="preserve"> </w:t>
      </w:r>
      <w:r>
        <w:rPr>
          <w:w w:val="105"/>
        </w:rPr>
        <w:t>enquanto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série</w:t>
      </w:r>
      <w:r>
        <w:rPr>
          <w:spacing w:val="-2"/>
          <w:w w:val="105"/>
        </w:rPr>
        <w:t xml:space="preserve"> </w:t>
      </w:r>
      <w:r>
        <w:rPr>
          <w:w w:val="105"/>
        </w:rPr>
        <w:t>em</w:t>
      </w:r>
      <w:r>
        <w:rPr>
          <w:spacing w:val="-3"/>
          <w:w w:val="105"/>
        </w:rPr>
        <w:t xml:space="preserve"> </w:t>
      </w:r>
      <w:r>
        <w:rPr>
          <w:w w:val="105"/>
        </w:rPr>
        <w:t>laranja</w:t>
      </w:r>
      <w:r>
        <w:rPr>
          <w:spacing w:val="-3"/>
          <w:w w:val="105"/>
        </w:rPr>
        <w:t xml:space="preserve"> </w:t>
      </w:r>
      <w:r>
        <w:rPr>
          <w:w w:val="105"/>
        </w:rPr>
        <w:t>representa</w:t>
      </w:r>
      <w:r>
        <w:rPr>
          <w:spacing w:val="-2"/>
          <w:w w:val="105"/>
        </w:rPr>
        <w:t xml:space="preserve"> </w:t>
      </w:r>
      <w:r>
        <w:rPr>
          <w:w w:val="105"/>
        </w:rPr>
        <w:t>o</w:t>
      </w:r>
      <w:r>
        <w:rPr>
          <w:spacing w:val="-3"/>
          <w:w w:val="105"/>
        </w:rPr>
        <w:t xml:space="preserve"> </w:t>
      </w:r>
      <w:r>
        <w:rPr>
          <w:w w:val="105"/>
        </w:rPr>
        <w:t>valor</w:t>
      </w:r>
      <w:r>
        <w:rPr>
          <w:spacing w:val="-2"/>
          <w:w w:val="105"/>
        </w:rPr>
        <w:t xml:space="preserve"> </w:t>
      </w:r>
      <w:r>
        <w:rPr>
          <w:w w:val="105"/>
        </w:rPr>
        <w:t>de</w:t>
      </w:r>
      <w:r>
        <w:rPr>
          <w:spacing w:val="-3"/>
          <w:w w:val="105"/>
        </w:rPr>
        <w:t xml:space="preserve"> </w:t>
      </w:r>
      <w:r>
        <w:rPr>
          <w:w w:val="105"/>
        </w:rPr>
        <w:t>mercado total, incluindo todos os ativos considerados.</w:t>
      </w:r>
    </w:p>
    <w:p w14:paraId="47BB27B2" w14:textId="77777777" w:rsidR="006131AD" w:rsidRDefault="00000000">
      <w:pPr>
        <w:pStyle w:val="Corpodetexto"/>
        <w:spacing w:before="168"/>
        <w:ind w:left="140"/>
        <w:jc w:val="both"/>
      </w:pPr>
      <w:bookmarkStart w:id="137" w:name="_bookmark19"/>
      <w:bookmarkEnd w:id="137"/>
      <w:r>
        <w:rPr>
          <w:w w:val="105"/>
        </w:rPr>
        <w:t>Figura</w:t>
      </w:r>
      <w:r>
        <w:rPr>
          <w:spacing w:val="-12"/>
          <w:w w:val="105"/>
        </w:rPr>
        <w:t xml:space="preserve"> </w:t>
      </w:r>
      <w:r>
        <w:rPr>
          <w:w w:val="105"/>
        </w:rPr>
        <w:t>1</w:t>
      </w:r>
      <w:r>
        <w:rPr>
          <w:spacing w:val="-12"/>
          <w:w w:val="105"/>
        </w:rPr>
        <w:t xml:space="preserve"> </w:t>
      </w:r>
      <w:r>
        <w:rPr>
          <w:w w:val="105"/>
        </w:rPr>
        <w:t>–</w:t>
      </w:r>
      <w:r>
        <w:rPr>
          <w:spacing w:val="-12"/>
          <w:w w:val="105"/>
        </w:rPr>
        <w:t xml:space="preserve"> </w:t>
      </w:r>
      <w:r>
        <w:rPr>
          <w:w w:val="105"/>
        </w:rPr>
        <w:t>Valor</w:t>
      </w:r>
      <w:r>
        <w:rPr>
          <w:spacing w:val="-12"/>
          <w:w w:val="105"/>
        </w:rPr>
        <w:t xml:space="preserve"> </w:t>
      </w:r>
      <w:r>
        <w:rPr>
          <w:w w:val="105"/>
        </w:rPr>
        <w:t>de</w:t>
      </w:r>
      <w:r>
        <w:rPr>
          <w:spacing w:val="-12"/>
          <w:w w:val="105"/>
        </w:rPr>
        <w:t xml:space="preserve"> </w:t>
      </w:r>
      <w:r>
        <w:rPr>
          <w:w w:val="105"/>
        </w:rPr>
        <w:t>mercado</w:t>
      </w:r>
      <w:r>
        <w:rPr>
          <w:spacing w:val="-12"/>
          <w:w w:val="105"/>
        </w:rPr>
        <w:t xml:space="preserve"> </w:t>
      </w:r>
      <w:r>
        <w:rPr>
          <w:w w:val="105"/>
        </w:rPr>
        <w:t>global</w:t>
      </w:r>
      <w:r>
        <w:rPr>
          <w:spacing w:val="-12"/>
          <w:w w:val="105"/>
        </w:rPr>
        <w:t xml:space="preserve"> </w:t>
      </w:r>
      <w:r>
        <w:rPr>
          <w:w w:val="105"/>
        </w:rPr>
        <w:t>dos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criptoativos</w:t>
      </w:r>
    </w:p>
    <w:p w14:paraId="71EEA3CA" w14:textId="77777777" w:rsidR="006131AD" w:rsidRDefault="00000000">
      <w:pPr>
        <w:pStyle w:val="Corpodetexto"/>
        <w:spacing w:before="8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5964E600" wp14:editId="0ED8757B">
            <wp:simplePos x="0" y="0"/>
            <wp:positionH relativeFrom="page">
              <wp:posOffset>1185197</wp:posOffset>
            </wp:positionH>
            <wp:positionV relativeFrom="paragraph">
              <wp:posOffset>217684</wp:posOffset>
            </wp:positionV>
            <wp:extent cx="5585564" cy="145846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5564" cy="145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0E7996" w14:textId="77777777" w:rsidR="006131AD" w:rsidRDefault="006131AD">
      <w:pPr>
        <w:pStyle w:val="Corpodetexto"/>
      </w:pPr>
    </w:p>
    <w:p w14:paraId="255B5D6A" w14:textId="77777777" w:rsidR="006131AD" w:rsidRDefault="006131AD">
      <w:pPr>
        <w:pStyle w:val="Corpodetexto"/>
        <w:spacing w:before="78"/>
      </w:pPr>
    </w:p>
    <w:p w14:paraId="3D1B70F8" w14:textId="77777777" w:rsidR="006131AD" w:rsidRDefault="00000000">
      <w:pPr>
        <w:ind w:left="140"/>
        <w:jc w:val="both"/>
        <w:rPr>
          <w:sz w:val="19"/>
        </w:rPr>
      </w:pPr>
      <w:r>
        <w:rPr>
          <w:spacing w:val="-2"/>
          <w:sz w:val="19"/>
        </w:rPr>
        <w:t>Fonte:</w:t>
      </w:r>
      <w:r>
        <w:rPr>
          <w:spacing w:val="57"/>
          <w:w w:val="150"/>
          <w:sz w:val="19"/>
        </w:rPr>
        <w:t xml:space="preserve"> </w:t>
      </w:r>
      <w:hyperlink r:id="rId13">
        <w:r>
          <w:rPr>
            <w:spacing w:val="-2"/>
            <w:sz w:val="19"/>
          </w:rPr>
          <w:t>&lt;https://br.tradingview.com/markets/cryptocurrencies/global-charts/&gt;</w:t>
        </w:r>
      </w:hyperlink>
      <w:r>
        <w:rPr>
          <w:spacing w:val="-2"/>
          <w:sz w:val="19"/>
        </w:rPr>
        <w:t>.</w:t>
      </w:r>
    </w:p>
    <w:p w14:paraId="60C99C2E" w14:textId="77777777" w:rsidR="006131AD" w:rsidRDefault="006131AD">
      <w:pPr>
        <w:pStyle w:val="Corpodetexto"/>
        <w:spacing w:before="214"/>
        <w:rPr>
          <w:sz w:val="19"/>
        </w:rPr>
      </w:pPr>
    </w:p>
    <w:p w14:paraId="3179727E" w14:textId="77777777" w:rsidR="006131AD" w:rsidRDefault="00000000">
      <w:pPr>
        <w:pStyle w:val="Corpodetexto"/>
        <w:spacing w:before="1" w:line="340" w:lineRule="auto"/>
        <w:ind w:left="132" w:right="108" w:firstLine="716"/>
        <w:jc w:val="both"/>
      </w:pP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inclusão</w:t>
      </w:r>
      <w:r>
        <w:rPr>
          <w:spacing w:val="-2"/>
          <w:w w:val="105"/>
        </w:rPr>
        <w:t xml:space="preserve"> </w:t>
      </w:r>
      <w:r>
        <w:rPr>
          <w:w w:val="105"/>
        </w:rPr>
        <w:t>de</w:t>
      </w:r>
      <w:r>
        <w:rPr>
          <w:spacing w:val="-2"/>
          <w:w w:val="105"/>
        </w:rPr>
        <w:t xml:space="preserve"> </w:t>
      </w:r>
      <w:r>
        <w:rPr>
          <w:w w:val="105"/>
        </w:rPr>
        <w:t>criptomoedas</w:t>
      </w:r>
      <w:r>
        <w:rPr>
          <w:spacing w:val="-2"/>
          <w:w w:val="105"/>
        </w:rPr>
        <w:t xml:space="preserve"> </w:t>
      </w:r>
      <w:r>
        <w:rPr>
          <w:w w:val="105"/>
        </w:rPr>
        <w:t>em</w:t>
      </w:r>
      <w:r>
        <w:rPr>
          <w:spacing w:val="-2"/>
          <w:w w:val="105"/>
        </w:rPr>
        <w:t xml:space="preserve"> </w:t>
      </w:r>
      <w:r>
        <w:rPr>
          <w:w w:val="105"/>
        </w:rPr>
        <w:t>carteiras</w:t>
      </w:r>
      <w:r>
        <w:rPr>
          <w:spacing w:val="-2"/>
          <w:w w:val="105"/>
        </w:rPr>
        <w:t xml:space="preserve"> </w:t>
      </w:r>
      <w:r>
        <w:rPr>
          <w:w w:val="105"/>
        </w:rPr>
        <w:t>de</w:t>
      </w:r>
      <w:r>
        <w:rPr>
          <w:spacing w:val="-2"/>
          <w:w w:val="105"/>
        </w:rPr>
        <w:t xml:space="preserve"> </w:t>
      </w:r>
      <w:r>
        <w:rPr>
          <w:w w:val="105"/>
        </w:rPr>
        <w:t>investimento</w:t>
      </w:r>
      <w:r>
        <w:rPr>
          <w:spacing w:val="-2"/>
          <w:w w:val="105"/>
        </w:rPr>
        <w:t xml:space="preserve"> </w:t>
      </w:r>
      <w:r>
        <w:rPr>
          <w:w w:val="105"/>
        </w:rPr>
        <w:t>é</w:t>
      </w:r>
      <w:r>
        <w:rPr>
          <w:spacing w:val="-2"/>
          <w:w w:val="105"/>
        </w:rPr>
        <w:t xml:space="preserve"> </w:t>
      </w:r>
      <w:r>
        <w:rPr>
          <w:w w:val="105"/>
        </w:rPr>
        <w:t>um</w:t>
      </w:r>
      <w:r>
        <w:rPr>
          <w:spacing w:val="-2"/>
          <w:w w:val="105"/>
        </w:rPr>
        <w:t xml:space="preserve"> </w:t>
      </w:r>
      <w:r>
        <w:rPr>
          <w:w w:val="105"/>
        </w:rPr>
        <w:t>tópico</w:t>
      </w:r>
      <w:r>
        <w:rPr>
          <w:spacing w:val="-2"/>
          <w:w w:val="105"/>
        </w:rPr>
        <w:t xml:space="preserve"> </w:t>
      </w:r>
      <w:r>
        <w:rPr>
          <w:w w:val="105"/>
        </w:rPr>
        <w:t>debatido</w:t>
      </w:r>
      <w:r>
        <w:rPr>
          <w:spacing w:val="-2"/>
          <w:w w:val="105"/>
        </w:rPr>
        <w:t xml:space="preserve"> </w:t>
      </w:r>
      <w:r>
        <w:rPr>
          <w:w w:val="105"/>
        </w:rPr>
        <w:t>na literatura.</w:t>
      </w:r>
      <w:r>
        <w:rPr>
          <w:spacing w:val="-9"/>
          <w:w w:val="105"/>
        </w:rPr>
        <w:t xml:space="preserve"> </w:t>
      </w:r>
      <w:r>
        <w:rPr>
          <w:w w:val="105"/>
        </w:rPr>
        <w:t>Há</w:t>
      </w:r>
      <w:r>
        <w:rPr>
          <w:spacing w:val="-9"/>
          <w:w w:val="105"/>
        </w:rPr>
        <w:t xml:space="preserve"> </w:t>
      </w:r>
      <w:r>
        <w:rPr>
          <w:w w:val="105"/>
        </w:rPr>
        <w:t>estudos</w:t>
      </w:r>
      <w:r>
        <w:rPr>
          <w:spacing w:val="-9"/>
          <w:w w:val="105"/>
        </w:rPr>
        <w:t xml:space="preserve"> </w:t>
      </w:r>
      <w:r>
        <w:rPr>
          <w:w w:val="105"/>
        </w:rPr>
        <w:t>apontam</w:t>
      </w:r>
      <w:r>
        <w:rPr>
          <w:spacing w:val="-9"/>
          <w:w w:val="105"/>
        </w:rPr>
        <w:t xml:space="preserve"> </w:t>
      </w:r>
      <w:r>
        <w:rPr>
          <w:w w:val="105"/>
        </w:rPr>
        <w:t>que</w:t>
      </w:r>
      <w:r>
        <w:rPr>
          <w:spacing w:val="-9"/>
          <w:w w:val="105"/>
        </w:rPr>
        <w:t xml:space="preserve"> </w:t>
      </w:r>
      <w:r>
        <w:rPr>
          <w:w w:val="105"/>
        </w:rPr>
        <w:t>ativos</w:t>
      </w:r>
      <w:r>
        <w:rPr>
          <w:spacing w:val="-9"/>
          <w:w w:val="105"/>
        </w:rPr>
        <w:t xml:space="preserve"> </w:t>
      </w:r>
      <w:r>
        <w:rPr>
          <w:w w:val="105"/>
        </w:rPr>
        <w:t>digitais,</w:t>
      </w:r>
      <w:r>
        <w:rPr>
          <w:spacing w:val="-9"/>
          <w:w w:val="105"/>
        </w:rPr>
        <w:t xml:space="preserve"> </w:t>
      </w:r>
      <w:r>
        <w:rPr>
          <w:w w:val="105"/>
        </w:rPr>
        <w:t>como</w:t>
      </w:r>
      <w:r>
        <w:rPr>
          <w:spacing w:val="-9"/>
          <w:w w:val="105"/>
        </w:rPr>
        <w:t xml:space="preserve"> </w:t>
      </w:r>
      <w:r>
        <w:rPr>
          <w:w w:val="105"/>
        </w:rPr>
        <w:t>o</w:t>
      </w:r>
      <w:r>
        <w:rPr>
          <w:spacing w:val="-9"/>
          <w:w w:val="105"/>
        </w:rPr>
        <w:t xml:space="preserve"> </w:t>
      </w:r>
      <w:r>
        <w:rPr>
          <w:i/>
          <w:w w:val="105"/>
        </w:rPr>
        <w:t>Bitcoin</w:t>
      </w:r>
      <w:r>
        <w:rPr>
          <w:w w:val="105"/>
        </w:rPr>
        <w:t>,</w:t>
      </w:r>
      <w:r>
        <w:rPr>
          <w:spacing w:val="-9"/>
          <w:w w:val="105"/>
        </w:rPr>
        <w:t xml:space="preserve"> </w:t>
      </w:r>
      <w:r>
        <w:rPr>
          <w:w w:val="105"/>
        </w:rPr>
        <w:t>apresentam</w:t>
      </w:r>
      <w:r>
        <w:rPr>
          <w:spacing w:val="-9"/>
          <w:w w:val="105"/>
        </w:rPr>
        <w:t xml:space="preserve"> </w:t>
      </w:r>
      <w:r>
        <w:rPr>
          <w:w w:val="105"/>
        </w:rPr>
        <w:t>uma</w:t>
      </w:r>
      <w:r>
        <w:rPr>
          <w:spacing w:val="-9"/>
          <w:w w:val="105"/>
        </w:rPr>
        <w:t xml:space="preserve"> </w:t>
      </w:r>
      <w:r>
        <w:rPr>
          <w:w w:val="105"/>
        </w:rPr>
        <w:t>baixa correlação histórica em relação aos mercados financeiros tradicionais, incluindo índices de ações, metais preciosos e commodities de energia (</w:t>
      </w:r>
      <w:hyperlink w:anchor="_bookmark63" w:history="1">
        <w:r>
          <w:rPr>
            <w:w w:val="105"/>
          </w:rPr>
          <w:t>AHMED</w:t>
        </w:r>
      </w:hyperlink>
      <w:r>
        <w:rPr>
          <w:w w:val="105"/>
        </w:rPr>
        <w:t xml:space="preserve">, </w:t>
      </w:r>
      <w:hyperlink w:anchor="_bookmark63" w:history="1">
        <w:r>
          <w:rPr>
            <w:w w:val="105"/>
          </w:rPr>
          <w:t>2020</w:t>
        </w:r>
      </w:hyperlink>
      <w:r>
        <w:rPr>
          <w:w w:val="105"/>
        </w:rPr>
        <w:t xml:space="preserve">; </w:t>
      </w:r>
      <w:hyperlink w:anchor="_bookmark73" w:history="1">
        <w:r>
          <w:rPr>
            <w:w w:val="105"/>
          </w:rPr>
          <w:t>CHARFEDDINE;</w:t>
        </w:r>
      </w:hyperlink>
      <w:r>
        <w:rPr>
          <w:w w:val="105"/>
        </w:rPr>
        <w:t xml:space="preserve"> </w:t>
      </w:r>
      <w:hyperlink w:anchor="_bookmark73" w:history="1">
        <w:r>
          <w:t>BENLAGHA; MAOUCHI</w:t>
        </w:r>
      </w:hyperlink>
      <w:r>
        <w:t xml:space="preserve">, </w:t>
      </w:r>
      <w:hyperlink w:anchor="_bookmark73" w:history="1">
        <w:r>
          <w:t>2020</w:t>
        </w:r>
      </w:hyperlink>
      <w:r>
        <w:t>). Essa falta de sincronia ocorre porque as criptomoedas não compartilham necessariamente dos mesmos determinantes de preço que os ativos conven-cionais, estando menos expostas aos indicadores macroeconômicos clássicos (</w:t>
      </w:r>
      <w:hyperlink w:anchor="_bookmark73" w:history="1">
        <w:r>
          <w:t>CHARFED-</w:t>
        </w:r>
      </w:hyperlink>
      <w:hyperlink w:anchor="_bookmark73" w:history="1">
        <w:r>
          <w:t>DINE;</w:t>
        </w:r>
        <w:r>
          <w:rPr>
            <w:spacing w:val="-1"/>
          </w:rPr>
          <w:t xml:space="preserve"> </w:t>
        </w:r>
        <w:r>
          <w:t>BENLAGHA;</w:t>
        </w:r>
        <w:r>
          <w:rPr>
            <w:spacing w:val="-1"/>
          </w:rPr>
          <w:t xml:space="preserve"> </w:t>
        </w:r>
        <w:r>
          <w:t>MAOUCHI</w:t>
        </w:r>
      </w:hyperlink>
      <w:r>
        <w:t>,</w:t>
      </w:r>
      <w:r>
        <w:rPr>
          <w:spacing w:val="-1"/>
        </w:rPr>
        <w:t xml:space="preserve"> </w:t>
      </w:r>
      <w:hyperlink w:anchor="_bookmark73" w:history="1">
        <w:r>
          <w:t>2020</w:t>
        </w:r>
      </w:hyperlink>
      <w:r>
        <w:t>).</w:t>
      </w:r>
      <w:r>
        <w:rPr>
          <w:spacing w:val="-1"/>
        </w:rPr>
        <w:t xml:space="preserve"> </w:t>
      </w:r>
      <w:r>
        <w:t>Desse modo,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alocação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proporções</w:t>
      </w:r>
      <w:r>
        <w:rPr>
          <w:spacing w:val="-1"/>
        </w:rPr>
        <w:t xml:space="preserve"> </w:t>
      </w:r>
      <w:r>
        <w:t xml:space="preserve">relativamente </w:t>
      </w:r>
      <w:r>
        <w:rPr>
          <w:w w:val="105"/>
        </w:rPr>
        <w:t>pequenas de capital nesses ativos pode gerar, segundo o autor, benefícios para a redu-ção do risco geral do portfólio, configurando uma possível estratégia de diversificação (</w:t>
      </w:r>
      <w:hyperlink w:anchor="_bookmark73" w:history="1">
        <w:r>
          <w:rPr>
            <w:w w:val="105"/>
          </w:rPr>
          <w:t>CHARFEDDINE; BENLAGHA; MAOUCHI</w:t>
        </w:r>
      </w:hyperlink>
      <w:r>
        <w:rPr>
          <w:w w:val="105"/>
        </w:rPr>
        <w:t xml:space="preserve">, </w:t>
      </w:r>
      <w:hyperlink w:anchor="_bookmark73" w:history="1">
        <w:r>
          <w:rPr>
            <w:w w:val="105"/>
          </w:rPr>
          <w:t>2020</w:t>
        </w:r>
      </w:hyperlink>
      <w:r>
        <w:rPr>
          <w:w w:val="105"/>
        </w:rPr>
        <w:t>).</w:t>
      </w:r>
    </w:p>
    <w:p w14:paraId="1B2A2730" w14:textId="77777777" w:rsidR="006131AD" w:rsidRDefault="00000000">
      <w:pPr>
        <w:pStyle w:val="Corpodetexto"/>
        <w:spacing w:line="340" w:lineRule="auto"/>
        <w:ind w:left="140" w:right="108" w:firstLine="708"/>
        <w:jc w:val="both"/>
      </w:pPr>
      <w:r>
        <w:rPr>
          <w:w w:val="105"/>
        </w:rPr>
        <w:t>O</w:t>
      </w:r>
      <w:r>
        <w:rPr>
          <w:spacing w:val="-4"/>
          <w:w w:val="105"/>
        </w:rPr>
        <w:t xml:space="preserve"> </w:t>
      </w:r>
      <w:r>
        <w:rPr>
          <w:i/>
          <w:w w:val="105"/>
        </w:rPr>
        <w:t>Bitcoin</w:t>
      </w:r>
      <w:r>
        <w:rPr>
          <w:w w:val="105"/>
        </w:rPr>
        <w:t>,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3"/>
          <w:w w:val="105"/>
        </w:rPr>
        <w:t xml:space="preserve"> </w:t>
      </w:r>
      <w:r>
        <w:rPr>
          <w:w w:val="105"/>
        </w:rPr>
        <w:t>forma</w:t>
      </w:r>
      <w:r>
        <w:rPr>
          <w:spacing w:val="-4"/>
          <w:w w:val="105"/>
        </w:rPr>
        <w:t xml:space="preserve"> </w:t>
      </w:r>
      <w:r>
        <w:rPr>
          <w:w w:val="105"/>
        </w:rPr>
        <w:t>específica,</w:t>
      </w:r>
      <w:r>
        <w:rPr>
          <w:spacing w:val="-4"/>
          <w:w w:val="105"/>
        </w:rPr>
        <w:t xml:space="preserve"> </w:t>
      </w:r>
      <w:r>
        <w:rPr>
          <w:w w:val="105"/>
        </w:rPr>
        <w:t>demonstra</w:t>
      </w:r>
      <w:r>
        <w:rPr>
          <w:spacing w:val="-4"/>
          <w:w w:val="105"/>
        </w:rPr>
        <w:t xml:space="preserve"> </w:t>
      </w:r>
      <w:r>
        <w:rPr>
          <w:w w:val="105"/>
        </w:rPr>
        <w:t>estar</w:t>
      </w:r>
      <w:r>
        <w:rPr>
          <w:spacing w:val="-3"/>
          <w:w w:val="105"/>
        </w:rPr>
        <w:t xml:space="preserve"> </w:t>
      </w:r>
      <w:r>
        <w:rPr>
          <w:w w:val="105"/>
        </w:rPr>
        <w:t>segmentado</w:t>
      </w:r>
      <w:r>
        <w:rPr>
          <w:spacing w:val="-4"/>
          <w:w w:val="105"/>
        </w:rPr>
        <w:t xml:space="preserve"> </w:t>
      </w:r>
      <w:r>
        <w:rPr>
          <w:w w:val="105"/>
        </w:rPr>
        <w:t>em</w:t>
      </w:r>
      <w:r>
        <w:rPr>
          <w:spacing w:val="-4"/>
          <w:w w:val="105"/>
        </w:rPr>
        <w:t xml:space="preserve"> </w:t>
      </w:r>
      <w:r>
        <w:rPr>
          <w:w w:val="105"/>
        </w:rPr>
        <w:t>relação</w:t>
      </w:r>
      <w:r>
        <w:rPr>
          <w:spacing w:val="-4"/>
          <w:w w:val="105"/>
        </w:rPr>
        <w:t xml:space="preserve"> </w:t>
      </w:r>
      <w:r>
        <w:rPr>
          <w:w w:val="105"/>
        </w:rPr>
        <w:t>aos</w:t>
      </w:r>
      <w:r>
        <w:rPr>
          <w:spacing w:val="-4"/>
          <w:w w:val="105"/>
        </w:rPr>
        <w:t xml:space="preserve"> </w:t>
      </w:r>
      <w:r>
        <w:rPr>
          <w:w w:val="105"/>
        </w:rPr>
        <w:t xml:space="preserve">mer-cados financeiros tradicionais e de commodities, exibindo maior reatividade ao fluxo de </w:t>
      </w:r>
      <w:r>
        <w:t>informações gerado por outras criptomoedas, o que, consequentemente, afeta a precisão de</w:t>
      </w:r>
    </w:p>
    <w:p w14:paraId="3B2E26FE" w14:textId="77777777" w:rsidR="006131AD" w:rsidRDefault="006131AD">
      <w:pPr>
        <w:pStyle w:val="Corpodetexto"/>
        <w:spacing w:line="340" w:lineRule="auto"/>
        <w:jc w:val="both"/>
        <w:sectPr w:rsidR="006131AD">
          <w:pgSz w:w="11910" w:h="16840"/>
          <w:pgMar w:top="1580" w:right="992" w:bottom="280" w:left="1559" w:header="1038" w:footer="0" w:gutter="0"/>
          <w:cols w:space="720"/>
        </w:sectPr>
      </w:pPr>
    </w:p>
    <w:p w14:paraId="749AADD8" w14:textId="77777777" w:rsidR="006131AD" w:rsidRDefault="00000000">
      <w:pPr>
        <w:pStyle w:val="Corpodetexto"/>
        <w:spacing w:before="135" w:line="340" w:lineRule="auto"/>
        <w:ind w:left="140" w:right="108"/>
        <w:jc w:val="both"/>
      </w:pPr>
      <w:bookmarkStart w:id="138" w:name="_bookmark20"/>
      <w:bookmarkEnd w:id="138"/>
      <w:r>
        <w:rPr>
          <w:spacing w:val="-2"/>
          <w:w w:val="105"/>
        </w:rPr>
        <w:lastRenderedPageBreak/>
        <w:t>suas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previsões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(</w:t>
      </w:r>
      <w:hyperlink w:anchor="_bookmark76" w:history="1">
        <w:r>
          <w:rPr>
            <w:spacing w:val="-2"/>
            <w:w w:val="105"/>
          </w:rPr>
          <w:t>CHEVALLIER;</w:t>
        </w:r>
        <w:r>
          <w:rPr>
            <w:spacing w:val="-11"/>
            <w:w w:val="105"/>
          </w:rPr>
          <w:t xml:space="preserve"> </w:t>
        </w:r>
        <w:r>
          <w:rPr>
            <w:spacing w:val="-2"/>
            <w:w w:val="105"/>
          </w:rPr>
          <w:t>GUéGAN;</w:t>
        </w:r>
        <w:r>
          <w:rPr>
            <w:spacing w:val="-11"/>
            <w:w w:val="105"/>
          </w:rPr>
          <w:t xml:space="preserve"> </w:t>
        </w:r>
        <w:r>
          <w:rPr>
            <w:spacing w:val="-2"/>
            <w:w w:val="105"/>
          </w:rPr>
          <w:t>GOUTTE</w:t>
        </w:r>
      </w:hyperlink>
      <w:r>
        <w:rPr>
          <w:spacing w:val="-2"/>
          <w:w w:val="105"/>
        </w:rPr>
        <w:t>,</w:t>
      </w:r>
      <w:r>
        <w:rPr>
          <w:spacing w:val="-11"/>
          <w:w w:val="105"/>
        </w:rPr>
        <w:t xml:space="preserve"> </w:t>
      </w:r>
      <w:hyperlink w:anchor="_bookmark76" w:history="1">
        <w:r>
          <w:rPr>
            <w:spacing w:val="-2"/>
            <w:w w:val="105"/>
          </w:rPr>
          <w:t>2021</w:t>
        </w:r>
      </w:hyperlink>
      <w:r>
        <w:rPr>
          <w:spacing w:val="-2"/>
          <w:w w:val="105"/>
        </w:rPr>
        <w:t>).</w:t>
      </w:r>
      <w:r>
        <w:rPr>
          <w:spacing w:val="-11"/>
          <w:w w:val="105"/>
        </w:rPr>
        <w:t xml:space="preserve"> </w:t>
      </w:r>
      <w:hyperlink w:anchor="_bookmark114" w:history="1">
        <w:r>
          <w:rPr>
            <w:spacing w:val="-2"/>
            <w:w w:val="105"/>
          </w:rPr>
          <w:t>Wang,</w:t>
        </w:r>
        <w:r>
          <w:rPr>
            <w:spacing w:val="-11"/>
            <w:w w:val="105"/>
          </w:rPr>
          <w:t xml:space="preserve"> </w:t>
        </w:r>
        <w:r>
          <w:rPr>
            <w:spacing w:val="-2"/>
            <w:w w:val="105"/>
          </w:rPr>
          <w:t>Ma</w:t>
        </w:r>
        <w:r>
          <w:rPr>
            <w:spacing w:val="-11"/>
            <w:w w:val="105"/>
          </w:rPr>
          <w:t xml:space="preserve"> </w:t>
        </w:r>
        <w:r>
          <w:rPr>
            <w:spacing w:val="-2"/>
            <w:w w:val="105"/>
          </w:rPr>
          <w:t>e</w:t>
        </w:r>
        <w:r>
          <w:rPr>
            <w:spacing w:val="-11"/>
            <w:w w:val="105"/>
          </w:rPr>
          <w:t xml:space="preserve"> </w:t>
        </w:r>
        <w:r>
          <w:rPr>
            <w:spacing w:val="-2"/>
            <w:w w:val="105"/>
          </w:rPr>
          <w:t>Wu</w:t>
        </w:r>
      </w:hyperlink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(</w:t>
      </w:r>
      <w:hyperlink w:anchor="_bookmark114" w:history="1">
        <w:r>
          <w:rPr>
            <w:spacing w:val="-2"/>
            <w:w w:val="105"/>
          </w:rPr>
          <w:t>2020</w:t>
        </w:r>
      </w:hyperlink>
      <w:r>
        <w:rPr>
          <w:spacing w:val="-2"/>
          <w:w w:val="105"/>
        </w:rPr>
        <w:t>)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 xml:space="preserve">pontua </w:t>
      </w:r>
      <w:r>
        <w:rPr>
          <w:w w:val="105"/>
        </w:rPr>
        <w:t>que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alta</w:t>
      </w:r>
      <w:r>
        <w:rPr>
          <w:spacing w:val="-2"/>
          <w:w w:val="105"/>
        </w:rPr>
        <w:t xml:space="preserve"> </w:t>
      </w:r>
      <w:r>
        <w:rPr>
          <w:w w:val="105"/>
        </w:rPr>
        <w:t>volatilidade</w:t>
      </w:r>
      <w:r>
        <w:rPr>
          <w:spacing w:val="-2"/>
          <w:w w:val="105"/>
        </w:rPr>
        <w:t xml:space="preserve"> </w:t>
      </w:r>
      <w:r>
        <w:rPr>
          <w:w w:val="105"/>
        </w:rPr>
        <w:t>intrínseca</w:t>
      </w:r>
      <w:r>
        <w:rPr>
          <w:spacing w:val="-2"/>
          <w:w w:val="105"/>
        </w:rPr>
        <w:t xml:space="preserve"> </w:t>
      </w:r>
      <w:r>
        <w:rPr>
          <w:w w:val="105"/>
        </w:rPr>
        <w:t>às</w:t>
      </w:r>
      <w:r>
        <w:rPr>
          <w:spacing w:val="-2"/>
          <w:w w:val="105"/>
        </w:rPr>
        <w:t xml:space="preserve"> </w:t>
      </w:r>
      <w:r>
        <w:rPr>
          <w:w w:val="105"/>
        </w:rPr>
        <w:t>criptomoedas</w:t>
      </w:r>
      <w:r>
        <w:rPr>
          <w:spacing w:val="-2"/>
          <w:w w:val="105"/>
        </w:rPr>
        <w:t xml:space="preserve"> </w:t>
      </w:r>
      <w:r>
        <w:rPr>
          <w:w w:val="105"/>
        </w:rPr>
        <w:t>impõe</w:t>
      </w:r>
      <w:r>
        <w:rPr>
          <w:spacing w:val="-2"/>
          <w:w w:val="105"/>
        </w:rPr>
        <w:t xml:space="preserve"> </w:t>
      </w:r>
      <w:r>
        <w:rPr>
          <w:w w:val="105"/>
        </w:rPr>
        <w:t>dificuldades</w:t>
      </w:r>
      <w:r>
        <w:rPr>
          <w:spacing w:val="-3"/>
          <w:w w:val="105"/>
        </w:rPr>
        <w:t xml:space="preserve"> </w:t>
      </w:r>
      <w:r>
        <w:rPr>
          <w:w w:val="105"/>
        </w:rPr>
        <w:t>substanciais</w:t>
      </w:r>
      <w:r>
        <w:rPr>
          <w:spacing w:val="-2"/>
          <w:w w:val="105"/>
        </w:rPr>
        <w:t xml:space="preserve"> </w:t>
      </w:r>
      <w:r>
        <w:rPr>
          <w:w w:val="105"/>
        </w:rPr>
        <w:t>para</w:t>
      </w:r>
      <w:r>
        <w:rPr>
          <w:spacing w:val="-2"/>
          <w:w w:val="105"/>
        </w:rPr>
        <w:t xml:space="preserve"> </w:t>
      </w:r>
      <w:r>
        <w:rPr>
          <w:w w:val="105"/>
        </w:rPr>
        <w:t>a obtenção de retornos estáveis e a preservação de valor no (</w:t>
      </w:r>
      <w:hyperlink w:anchor="_bookmark114" w:history="1">
        <w:r>
          <w:rPr>
            <w:w w:val="105"/>
          </w:rPr>
          <w:t>WANG; MA; WU</w:t>
        </w:r>
      </w:hyperlink>
      <w:r>
        <w:rPr>
          <w:w w:val="105"/>
        </w:rPr>
        <w:t xml:space="preserve">, </w:t>
      </w:r>
      <w:hyperlink w:anchor="_bookmark114" w:history="1">
        <w:r>
          <w:rPr>
            <w:w w:val="105"/>
          </w:rPr>
          <w:t>2020</w:t>
        </w:r>
      </w:hyperlink>
      <w:r>
        <w:rPr>
          <w:w w:val="105"/>
        </w:rPr>
        <w:t>). Em decorrência dessas oscilações extremas e da falta de regulamentações, os investidores enfrentam obstáculos diretos para estabelecer estratégias preditivas eficazes, visto que ineficiências heterogêneas causam turbulências que técnicas de previsão isoladas não conseguem superar (</w:t>
      </w:r>
      <w:hyperlink w:anchor="_bookmark106" w:history="1">
        <w:r>
          <w:rPr>
            <w:w w:val="105"/>
          </w:rPr>
          <w:t>PARK; YANG</w:t>
        </w:r>
      </w:hyperlink>
      <w:r>
        <w:rPr>
          <w:w w:val="105"/>
        </w:rPr>
        <w:t xml:space="preserve">, </w:t>
      </w:r>
      <w:hyperlink w:anchor="_bookmark106" w:history="1">
        <w:r>
          <w:rPr>
            <w:w w:val="105"/>
          </w:rPr>
          <w:t>2023</w:t>
        </w:r>
      </w:hyperlink>
      <w:r>
        <w:rPr>
          <w:w w:val="105"/>
        </w:rPr>
        <w:t xml:space="preserve">). As decisões financeiras nesse ambiente são </w:t>
      </w:r>
      <w:r>
        <w:t xml:space="preserve">frequentemente embasadas em informações limitadas, motivadas por perspectivas de lucros </w:t>
      </w:r>
      <w:r>
        <w:rPr>
          <w:w w:val="105"/>
        </w:rPr>
        <w:t>de curto prazo e sujeitas a resultados altamente incertos (</w:t>
      </w:r>
      <w:hyperlink w:anchor="_bookmark84" w:history="1">
        <w:r>
          <w:rPr>
            <w:w w:val="105"/>
          </w:rPr>
          <w:t>FANG et al.</w:t>
        </w:r>
      </w:hyperlink>
      <w:r>
        <w:rPr>
          <w:w w:val="105"/>
        </w:rPr>
        <w:t xml:space="preserve">, </w:t>
      </w:r>
      <w:hyperlink w:anchor="_bookmark84" w:history="1">
        <w:r>
          <w:rPr>
            <w:w w:val="105"/>
          </w:rPr>
          <w:t>2022</w:t>
        </w:r>
      </w:hyperlink>
      <w:r>
        <w:rPr>
          <w:w w:val="105"/>
        </w:rPr>
        <w:t>). Adicional-</w:t>
      </w:r>
      <w:r>
        <w:t xml:space="preserve">mente, </w:t>
      </w:r>
      <w:hyperlink w:anchor="_bookmark78" w:history="1">
        <w:r>
          <w:t>Corbet, Larkin e Lucey</w:t>
        </w:r>
      </w:hyperlink>
      <w:r>
        <w:t xml:space="preserve"> (</w:t>
      </w:r>
      <w:hyperlink w:anchor="_bookmark78" w:history="1">
        <w:r>
          <w:t>2020</w:t>
        </w:r>
      </w:hyperlink>
      <w:r>
        <w:t xml:space="preserve">) indicam que, em períodos de grave ruptura econômica </w:t>
      </w:r>
      <w:r>
        <w:rPr>
          <w:w w:val="105"/>
        </w:rPr>
        <w:t>e financeira, esses ativos falham em atuar como instrumentos de proteção (</w:t>
      </w:r>
      <w:r>
        <w:rPr>
          <w:i/>
          <w:w w:val="105"/>
        </w:rPr>
        <w:t>hedge</w:t>
      </w:r>
      <w:r>
        <w:rPr>
          <w:w w:val="105"/>
        </w:rPr>
        <w:t>) ou portos</w:t>
      </w:r>
      <w:r>
        <w:rPr>
          <w:spacing w:val="-2"/>
          <w:w w:val="105"/>
        </w:rPr>
        <w:t xml:space="preserve"> </w:t>
      </w:r>
      <w:r>
        <w:rPr>
          <w:w w:val="105"/>
        </w:rPr>
        <w:t>seguros,</w:t>
      </w:r>
      <w:r>
        <w:rPr>
          <w:spacing w:val="-2"/>
          <w:w w:val="105"/>
        </w:rPr>
        <w:t xml:space="preserve"> </w:t>
      </w:r>
      <w:r>
        <w:rPr>
          <w:w w:val="105"/>
        </w:rPr>
        <w:t>funcionando,</w:t>
      </w:r>
      <w:r>
        <w:rPr>
          <w:spacing w:val="-2"/>
          <w:w w:val="105"/>
        </w:rPr>
        <w:t xml:space="preserve"> </w:t>
      </w:r>
      <w:r>
        <w:rPr>
          <w:w w:val="105"/>
        </w:rPr>
        <w:t>na</w:t>
      </w:r>
      <w:r>
        <w:rPr>
          <w:spacing w:val="-2"/>
          <w:w w:val="105"/>
        </w:rPr>
        <w:t xml:space="preserve"> </w:t>
      </w:r>
      <w:r>
        <w:rPr>
          <w:w w:val="105"/>
        </w:rPr>
        <w:t>verdade,</w:t>
      </w:r>
      <w:r>
        <w:rPr>
          <w:spacing w:val="-2"/>
          <w:w w:val="105"/>
        </w:rPr>
        <w:t xml:space="preserve"> </w:t>
      </w:r>
      <w:r>
        <w:rPr>
          <w:w w:val="105"/>
        </w:rPr>
        <w:t>como</w:t>
      </w:r>
      <w:r>
        <w:rPr>
          <w:spacing w:val="-2"/>
          <w:w w:val="105"/>
        </w:rPr>
        <w:t xml:space="preserve"> </w:t>
      </w:r>
      <w:r>
        <w:rPr>
          <w:w w:val="105"/>
        </w:rPr>
        <w:t>amplificadores</w:t>
      </w:r>
      <w:r>
        <w:rPr>
          <w:spacing w:val="-2"/>
          <w:w w:val="105"/>
        </w:rPr>
        <w:t xml:space="preserve"> </w:t>
      </w:r>
      <w:r>
        <w:rPr>
          <w:w w:val="105"/>
        </w:rPr>
        <w:t>de</w:t>
      </w:r>
      <w:r>
        <w:rPr>
          <w:spacing w:val="-2"/>
          <w:w w:val="105"/>
        </w:rPr>
        <w:t xml:space="preserve"> </w:t>
      </w:r>
      <w:r>
        <w:rPr>
          <w:w w:val="105"/>
        </w:rPr>
        <w:t>contágio</w:t>
      </w:r>
      <w:r>
        <w:rPr>
          <w:spacing w:val="-2"/>
          <w:w w:val="105"/>
        </w:rPr>
        <w:t xml:space="preserve"> </w:t>
      </w:r>
      <w:r>
        <w:rPr>
          <w:w w:val="105"/>
        </w:rPr>
        <w:t>sistêmico.</w:t>
      </w:r>
    </w:p>
    <w:p w14:paraId="6D0C33EC" w14:textId="77777777" w:rsidR="006131AD" w:rsidRDefault="00000000">
      <w:pPr>
        <w:pStyle w:val="Corpodetexto"/>
        <w:spacing w:line="340" w:lineRule="auto"/>
        <w:ind w:left="132" w:right="102" w:firstLine="716"/>
        <w:jc w:val="both"/>
      </w:pPr>
      <w:r>
        <w:rPr>
          <w:w w:val="105"/>
        </w:rPr>
        <w:t>A natureza de alta volatilidade desse mercado impõe dificuldades práticas para investidores que buscam a obtenção de retornos estáveis ou a manutenção de valor no tempo</w:t>
      </w:r>
      <w:r>
        <w:rPr>
          <w:spacing w:val="-6"/>
          <w:w w:val="105"/>
        </w:rPr>
        <w:t xml:space="preserve"> </w:t>
      </w:r>
      <w:r>
        <w:rPr>
          <w:w w:val="105"/>
        </w:rPr>
        <w:t>(</w:t>
      </w:r>
      <w:hyperlink w:anchor="_bookmark114" w:history="1">
        <w:r>
          <w:rPr>
            <w:w w:val="105"/>
          </w:rPr>
          <w:t>WANG;</w:t>
        </w:r>
        <w:r>
          <w:rPr>
            <w:spacing w:val="-6"/>
            <w:w w:val="105"/>
          </w:rPr>
          <w:t xml:space="preserve"> </w:t>
        </w:r>
        <w:r>
          <w:rPr>
            <w:w w:val="105"/>
          </w:rPr>
          <w:t>MA;</w:t>
        </w:r>
        <w:r>
          <w:rPr>
            <w:spacing w:val="-6"/>
            <w:w w:val="105"/>
          </w:rPr>
          <w:t xml:space="preserve"> </w:t>
        </w:r>
        <w:r>
          <w:rPr>
            <w:w w:val="105"/>
          </w:rPr>
          <w:t>WU</w:t>
        </w:r>
      </w:hyperlink>
      <w:r>
        <w:rPr>
          <w:w w:val="105"/>
        </w:rPr>
        <w:t>,</w:t>
      </w:r>
      <w:r>
        <w:rPr>
          <w:spacing w:val="-6"/>
          <w:w w:val="105"/>
        </w:rPr>
        <w:t xml:space="preserve"> </w:t>
      </w:r>
      <w:hyperlink w:anchor="_bookmark114" w:history="1">
        <w:r>
          <w:rPr>
            <w:w w:val="105"/>
          </w:rPr>
          <w:t>2020</w:t>
        </w:r>
      </w:hyperlink>
      <w:r>
        <w:rPr>
          <w:w w:val="105"/>
        </w:rPr>
        <w:t>).</w:t>
      </w:r>
      <w:r>
        <w:rPr>
          <w:spacing w:val="-6"/>
          <w:w w:val="105"/>
        </w:rPr>
        <w:t xml:space="preserve"> </w:t>
      </w:r>
      <w:r>
        <w:rPr>
          <w:w w:val="105"/>
        </w:rPr>
        <w:t>O</w:t>
      </w:r>
      <w:r>
        <w:rPr>
          <w:spacing w:val="-6"/>
          <w:w w:val="105"/>
        </w:rPr>
        <w:t xml:space="preserve"> </w:t>
      </w:r>
      <w:r>
        <w:rPr>
          <w:w w:val="105"/>
        </w:rPr>
        <w:t>ambiente</w:t>
      </w:r>
      <w:r>
        <w:rPr>
          <w:spacing w:val="-6"/>
          <w:w w:val="105"/>
        </w:rPr>
        <w:t xml:space="preserve"> </w:t>
      </w:r>
      <w:r>
        <w:rPr>
          <w:w w:val="105"/>
        </w:rPr>
        <w:t>de</w:t>
      </w:r>
      <w:r>
        <w:rPr>
          <w:spacing w:val="-6"/>
          <w:w w:val="105"/>
        </w:rPr>
        <w:t xml:space="preserve"> </w:t>
      </w:r>
      <w:r>
        <w:rPr>
          <w:w w:val="105"/>
        </w:rPr>
        <w:t>negociação</w:t>
      </w:r>
      <w:r>
        <w:rPr>
          <w:spacing w:val="-6"/>
          <w:w w:val="105"/>
        </w:rPr>
        <w:t xml:space="preserve"> </w:t>
      </w:r>
      <w:r>
        <w:rPr>
          <w:w w:val="105"/>
        </w:rPr>
        <w:t>é</w:t>
      </w:r>
      <w:r>
        <w:rPr>
          <w:spacing w:val="-6"/>
          <w:w w:val="105"/>
        </w:rPr>
        <w:t xml:space="preserve"> </w:t>
      </w:r>
      <w:r>
        <w:rPr>
          <w:w w:val="105"/>
        </w:rPr>
        <w:t>marcado</w:t>
      </w:r>
      <w:r>
        <w:rPr>
          <w:spacing w:val="-6"/>
          <w:w w:val="105"/>
        </w:rPr>
        <w:t xml:space="preserve"> </w:t>
      </w:r>
      <w:r>
        <w:rPr>
          <w:w w:val="105"/>
        </w:rPr>
        <w:t>por</w:t>
      </w:r>
      <w:r>
        <w:rPr>
          <w:spacing w:val="-6"/>
          <w:w w:val="105"/>
        </w:rPr>
        <w:t xml:space="preserve"> </w:t>
      </w:r>
      <w:r>
        <w:rPr>
          <w:w w:val="105"/>
        </w:rPr>
        <w:t>uma</w:t>
      </w:r>
      <w:r>
        <w:rPr>
          <w:spacing w:val="-6"/>
          <w:w w:val="105"/>
        </w:rPr>
        <w:t xml:space="preserve"> </w:t>
      </w:r>
      <w:r>
        <w:rPr>
          <w:w w:val="105"/>
        </w:rPr>
        <w:t>dinâmica de</w:t>
      </w:r>
      <w:r>
        <w:rPr>
          <w:spacing w:val="-7"/>
          <w:w w:val="105"/>
        </w:rPr>
        <w:t xml:space="preserve"> </w:t>
      </w:r>
      <w:r>
        <w:rPr>
          <w:w w:val="105"/>
        </w:rPr>
        <w:t>alto</w:t>
      </w:r>
      <w:r>
        <w:rPr>
          <w:spacing w:val="-6"/>
          <w:w w:val="105"/>
        </w:rPr>
        <w:t xml:space="preserve"> </w:t>
      </w:r>
      <w:r>
        <w:rPr>
          <w:w w:val="105"/>
        </w:rPr>
        <w:t>risco</w:t>
      </w:r>
      <w:r>
        <w:rPr>
          <w:spacing w:val="-7"/>
          <w:w w:val="105"/>
        </w:rPr>
        <w:t xml:space="preserve"> </w:t>
      </w:r>
      <w:r>
        <w:rPr>
          <w:w w:val="105"/>
        </w:rPr>
        <w:t>e</w:t>
      </w:r>
      <w:r>
        <w:rPr>
          <w:spacing w:val="-6"/>
          <w:w w:val="105"/>
        </w:rPr>
        <w:t xml:space="preserve"> </w:t>
      </w:r>
      <w:r>
        <w:rPr>
          <w:w w:val="105"/>
        </w:rPr>
        <w:t>altas</w:t>
      </w:r>
      <w:r>
        <w:rPr>
          <w:spacing w:val="-7"/>
          <w:w w:val="105"/>
        </w:rPr>
        <w:t xml:space="preserve"> </w:t>
      </w:r>
      <w:r>
        <w:rPr>
          <w:w w:val="105"/>
        </w:rPr>
        <w:t>recompensas,</w:t>
      </w:r>
      <w:r>
        <w:rPr>
          <w:spacing w:val="-6"/>
          <w:w w:val="105"/>
        </w:rPr>
        <w:t xml:space="preserve"> </w:t>
      </w:r>
      <w:r>
        <w:rPr>
          <w:w w:val="105"/>
        </w:rPr>
        <w:t>evidenciando</w:t>
      </w:r>
      <w:r>
        <w:rPr>
          <w:spacing w:val="-7"/>
          <w:w w:val="105"/>
        </w:rPr>
        <w:t xml:space="preserve"> </w:t>
      </w:r>
      <w:r>
        <w:rPr>
          <w:w w:val="105"/>
        </w:rPr>
        <w:t>padrões</w:t>
      </w:r>
      <w:r>
        <w:rPr>
          <w:spacing w:val="-6"/>
          <w:w w:val="105"/>
        </w:rPr>
        <w:t xml:space="preserve"> </w:t>
      </w:r>
      <w:r>
        <w:rPr>
          <w:w w:val="105"/>
        </w:rPr>
        <w:t>recorrentes</w:t>
      </w:r>
      <w:r>
        <w:rPr>
          <w:spacing w:val="-7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w w:val="105"/>
        </w:rPr>
        <w:t>retornos</w:t>
      </w:r>
      <w:r>
        <w:rPr>
          <w:spacing w:val="-6"/>
          <w:w w:val="105"/>
        </w:rPr>
        <w:t xml:space="preserve"> </w:t>
      </w:r>
      <w:r>
        <w:rPr>
          <w:w w:val="105"/>
        </w:rPr>
        <w:t>atípicos e quedas frequentes de preços (</w:t>
      </w:r>
      <w:hyperlink w:anchor="_bookmark106" w:history="1">
        <w:r>
          <w:rPr>
            <w:w w:val="105"/>
          </w:rPr>
          <w:t>PARK; YANG</w:t>
        </w:r>
      </w:hyperlink>
      <w:r>
        <w:rPr>
          <w:w w:val="105"/>
        </w:rPr>
        <w:t xml:space="preserve">, </w:t>
      </w:r>
      <w:hyperlink w:anchor="_bookmark106" w:history="1">
        <w:r>
          <w:rPr>
            <w:w w:val="105"/>
          </w:rPr>
          <w:t>2023</w:t>
        </w:r>
      </w:hyperlink>
      <w:r>
        <w:rPr>
          <w:w w:val="105"/>
        </w:rPr>
        <w:t>). O risco inerente aos criptoativos é exacerbado</w:t>
      </w:r>
      <w:r>
        <w:rPr>
          <w:spacing w:val="-7"/>
          <w:w w:val="105"/>
        </w:rPr>
        <w:t xml:space="preserve"> </w:t>
      </w:r>
      <w:r>
        <w:rPr>
          <w:w w:val="105"/>
        </w:rPr>
        <w:t>pela</w:t>
      </w:r>
      <w:r>
        <w:rPr>
          <w:spacing w:val="-8"/>
          <w:w w:val="105"/>
        </w:rPr>
        <w:t xml:space="preserve"> </w:t>
      </w:r>
      <w:r>
        <w:rPr>
          <w:w w:val="105"/>
        </w:rPr>
        <w:t>falta</w:t>
      </w:r>
      <w:r>
        <w:rPr>
          <w:spacing w:val="-8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w w:val="105"/>
        </w:rPr>
        <w:t>recursos</w:t>
      </w:r>
      <w:r>
        <w:rPr>
          <w:spacing w:val="-8"/>
          <w:w w:val="105"/>
        </w:rPr>
        <w:t xml:space="preserve"> </w:t>
      </w:r>
      <w:r>
        <w:rPr>
          <w:w w:val="105"/>
        </w:rPr>
        <w:t>legais</w:t>
      </w:r>
      <w:r>
        <w:rPr>
          <w:spacing w:val="-7"/>
          <w:w w:val="105"/>
        </w:rPr>
        <w:t xml:space="preserve"> </w:t>
      </w:r>
      <w:r>
        <w:rPr>
          <w:w w:val="105"/>
        </w:rPr>
        <w:t>disponíveis</w:t>
      </w:r>
      <w:r>
        <w:rPr>
          <w:spacing w:val="-7"/>
          <w:w w:val="105"/>
        </w:rPr>
        <w:t xml:space="preserve"> </w:t>
      </w:r>
      <w:r>
        <w:rPr>
          <w:w w:val="105"/>
        </w:rPr>
        <w:t>para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proteção</w:t>
      </w:r>
      <w:r>
        <w:rPr>
          <w:spacing w:val="-7"/>
          <w:w w:val="105"/>
        </w:rPr>
        <w:t xml:space="preserve"> </w:t>
      </w:r>
      <w:r>
        <w:rPr>
          <w:w w:val="105"/>
        </w:rPr>
        <w:t>dos</w:t>
      </w:r>
      <w:r>
        <w:rPr>
          <w:spacing w:val="-8"/>
          <w:w w:val="105"/>
        </w:rPr>
        <w:t xml:space="preserve"> </w:t>
      </w:r>
      <w:r>
        <w:rPr>
          <w:w w:val="105"/>
        </w:rPr>
        <w:t>investidores</w:t>
      </w:r>
      <w:r>
        <w:rPr>
          <w:spacing w:val="-8"/>
          <w:w w:val="105"/>
        </w:rPr>
        <w:t xml:space="preserve"> </w:t>
      </w:r>
      <w:r>
        <w:rPr>
          <w:w w:val="105"/>
        </w:rPr>
        <w:t>em casos</w:t>
      </w:r>
      <w:r>
        <w:rPr>
          <w:spacing w:val="-15"/>
          <w:w w:val="105"/>
        </w:rPr>
        <w:t xml:space="preserve"> </w:t>
      </w:r>
      <w:r>
        <w:rPr>
          <w:w w:val="105"/>
        </w:rPr>
        <w:t>de</w:t>
      </w:r>
      <w:r>
        <w:rPr>
          <w:spacing w:val="-15"/>
          <w:w w:val="105"/>
        </w:rPr>
        <w:t xml:space="preserve"> </w:t>
      </w:r>
      <w:r>
        <w:rPr>
          <w:w w:val="105"/>
        </w:rPr>
        <w:t>fraude</w:t>
      </w:r>
      <w:r>
        <w:rPr>
          <w:spacing w:val="-15"/>
          <w:w w:val="105"/>
        </w:rPr>
        <w:t xml:space="preserve"> </w:t>
      </w:r>
      <w:r>
        <w:rPr>
          <w:w w:val="105"/>
        </w:rPr>
        <w:t>ou</w:t>
      </w:r>
      <w:r>
        <w:rPr>
          <w:spacing w:val="-15"/>
          <w:w w:val="105"/>
        </w:rPr>
        <w:t xml:space="preserve"> </w:t>
      </w:r>
      <w:r>
        <w:rPr>
          <w:w w:val="105"/>
        </w:rPr>
        <w:t>falhas</w:t>
      </w:r>
      <w:r>
        <w:rPr>
          <w:spacing w:val="-15"/>
          <w:w w:val="105"/>
        </w:rPr>
        <w:t xml:space="preserve"> </w:t>
      </w:r>
      <w:r>
        <w:rPr>
          <w:w w:val="105"/>
        </w:rPr>
        <w:t>operacionais</w:t>
      </w:r>
      <w:r>
        <w:rPr>
          <w:spacing w:val="-15"/>
          <w:w w:val="105"/>
        </w:rPr>
        <w:t xml:space="preserve"> </w:t>
      </w:r>
      <w:r>
        <w:rPr>
          <w:w w:val="105"/>
        </w:rPr>
        <w:t>(</w:t>
      </w:r>
      <w:hyperlink w:anchor="_bookmark73" w:history="1">
        <w:r>
          <w:rPr>
            <w:w w:val="105"/>
          </w:rPr>
          <w:t>CHARFEDDINE;</w:t>
        </w:r>
        <w:r>
          <w:rPr>
            <w:spacing w:val="-15"/>
            <w:w w:val="105"/>
          </w:rPr>
          <w:t xml:space="preserve"> </w:t>
        </w:r>
        <w:r>
          <w:rPr>
            <w:w w:val="105"/>
          </w:rPr>
          <w:t>BENLAGHA;</w:t>
        </w:r>
        <w:r>
          <w:rPr>
            <w:spacing w:val="-15"/>
            <w:w w:val="105"/>
          </w:rPr>
          <w:t xml:space="preserve"> </w:t>
        </w:r>
        <w:r>
          <w:rPr>
            <w:w w:val="105"/>
          </w:rPr>
          <w:t>MAOUCHI</w:t>
        </w:r>
      </w:hyperlink>
      <w:r>
        <w:rPr>
          <w:w w:val="105"/>
        </w:rPr>
        <w:t>,</w:t>
      </w:r>
      <w:r>
        <w:rPr>
          <w:spacing w:val="-15"/>
          <w:w w:val="105"/>
        </w:rPr>
        <w:t xml:space="preserve"> </w:t>
      </w:r>
      <w:hyperlink w:anchor="_bookmark73" w:history="1">
        <w:r>
          <w:rPr>
            <w:w w:val="105"/>
          </w:rPr>
          <w:t>2020</w:t>
        </w:r>
      </w:hyperlink>
      <w:r>
        <w:rPr>
          <w:w w:val="105"/>
        </w:rPr>
        <w:t xml:space="preserve">). </w:t>
      </w:r>
      <w:r>
        <w:t xml:space="preserve">Ademais, a literatura financeira destaca a ocorrência do comportamento de manada (herding </w:t>
      </w:r>
      <w:r>
        <w:rPr>
          <w:w w:val="105"/>
        </w:rPr>
        <w:t>behavior)</w:t>
      </w:r>
      <w:r>
        <w:rPr>
          <w:spacing w:val="-3"/>
          <w:w w:val="105"/>
        </w:rPr>
        <w:t xml:space="preserve"> </w:t>
      </w:r>
      <w:r>
        <w:rPr>
          <w:w w:val="105"/>
        </w:rPr>
        <w:t>como</w:t>
      </w:r>
      <w:r>
        <w:rPr>
          <w:spacing w:val="-3"/>
          <w:w w:val="105"/>
        </w:rPr>
        <w:t xml:space="preserve"> </w:t>
      </w:r>
      <w:r>
        <w:rPr>
          <w:w w:val="105"/>
        </w:rPr>
        <w:t>um</w:t>
      </w:r>
      <w:r>
        <w:rPr>
          <w:spacing w:val="-3"/>
          <w:w w:val="105"/>
        </w:rPr>
        <w:t xml:space="preserve"> </w:t>
      </w:r>
      <w:r>
        <w:rPr>
          <w:w w:val="105"/>
        </w:rPr>
        <w:t>fenômeno</w:t>
      </w:r>
      <w:r>
        <w:rPr>
          <w:spacing w:val="-3"/>
          <w:w w:val="105"/>
        </w:rPr>
        <w:t xml:space="preserve"> </w:t>
      </w:r>
      <w:r>
        <w:rPr>
          <w:w w:val="105"/>
        </w:rPr>
        <w:t>investigado</w:t>
      </w:r>
      <w:r>
        <w:rPr>
          <w:spacing w:val="-3"/>
          <w:w w:val="105"/>
        </w:rPr>
        <w:t xml:space="preserve"> </w:t>
      </w:r>
      <w:r>
        <w:rPr>
          <w:w w:val="105"/>
        </w:rPr>
        <w:t>e</w:t>
      </w:r>
      <w:r>
        <w:rPr>
          <w:spacing w:val="-3"/>
          <w:w w:val="105"/>
        </w:rPr>
        <w:t xml:space="preserve"> </w:t>
      </w:r>
      <w:r>
        <w:rPr>
          <w:w w:val="105"/>
        </w:rPr>
        <w:t>característico</w:t>
      </w:r>
      <w:r>
        <w:rPr>
          <w:spacing w:val="-3"/>
          <w:w w:val="105"/>
        </w:rPr>
        <w:t xml:space="preserve"> </w:t>
      </w:r>
      <w:r>
        <w:rPr>
          <w:w w:val="105"/>
        </w:rPr>
        <w:t>das</w:t>
      </w:r>
      <w:r>
        <w:rPr>
          <w:spacing w:val="-3"/>
          <w:w w:val="105"/>
        </w:rPr>
        <w:t xml:space="preserve"> </w:t>
      </w:r>
      <w:r>
        <w:rPr>
          <w:w w:val="105"/>
        </w:rPr>
        <w:t>dinâmicas</w:t>
      </w:r>
      <w:r>
        <w:rPr>
          <w:spacing w:val="-3"/>
          <w:w w:val="105"/>
        </w:rPr>
        <w:t xml:space="preserve"> </w:t>
      </w:r>
      <w:r>
        <w:rPr>
          <w:w w:val="105"/>
        </w:rPr>
        <w:t>de</w:t>
      </w:r>
      <w:r>
        <w:rPr>
          <w:spacing w:val="-3"/>
          <w:w w:val="105"/>
        </w:rPr>
        <w:t xml:space="preserve"> </w:t>
      </w:r>
      <w:r>
        <w:rPr>
          <w:w w:val="105"/>
        </w:rPr>
        <w:t>atuação</w:t>
      </w:r>
      <w:r>
        <w:rPr>
          <w:spacing w:val="-3"/>
          <w:w w:val="105"/>
        </w:rPr>
        <w:t xml:space="preserve"> </w:t>
      </w:r>
      <w:r>
        <w:rPr>
          <w:w w:val="105"/>
        </w:rPr>
        <w:t>dos participantes nesse mercado (</w:t>
      </w:r>
      <w:hyperlink w:anchor="_bookmark68" w:history="1">
        <w:r>
          <w:rPr>
            <w:w w:val="105"/>
          </w:rPr>
          <w:t>BALLIS; DRAKOS</w:t>
        </w:r>
      </w:hyperlink>
      <w:r>
        <w:rPr>
          <w:w w:val="105"/>
        </w:rPr>
        <w:t xml:space="preserve">, </w:t>
      </w:r>
      <w:hyperlink w:anchor="_bookmark68" w:history="1">
        <w:r>
          <w:rPr>
            <w:w w:val="105"/>
          </w:rPr>
          <w:t>2020</w:t>
        </w:r>
      </w:hyperlink>
      <w:r>
        <w:rPr>
          <w:w w:val="105"/>
        </w:rPr>
        <w:t>).</w:t>
      </w:r>
    </w:p>
    <w:p w14:paraId="0830D9B4" w14:textId="77777777" w:rsidR="006131AD" w:rsidRDefault="00000000">
      <w:pPr>
        <w:pStyle w:val="Corpodetexto"/>
        <w:spacing w:line="340" w:lineRule="auto"/>
        <w:ind w:left="117" w:right="108" w:firstLine="731"/>
        <w:jc w:val="both"/>
      </w:pPr>
      <w:r>
        <w:rPr>
          <w:w w:val="105"/>
        </w:rPr>
        <w:t>Em contrapartida, outros autores investigam o papel das criptomoedas como um “porto seguro” (</w:t>
      </w:r>
      <w:r>
        <w:rPr>
          <w:i/>
          <w:w w:val="105"/>
        </w:rPr>
        <w:t>safe haven</w:t>
      </w:r>
      <w:r>
        <w:rPr>
          <w:w w:val="105"/>
        </w:rPr>
        <w:t xml:space="preserve">) em períodos de elevada instabilidade, </w:t>
      </w:r>
      <w:hyperlink w:anchor="_bookmark113" w:history="1">
        <w:r>
          <w:rPr>
            <w:w w:val="105"/>
          </w:rPr>
          <w:t>Umar et al.</w:t>
        </w:r>
      </w:hyperlink>
      <w:r>
        <w:rPr>
          <w:w w:val="105"/>
        </w:rPr>
        <w:t xml:space="preserve"> (</w:t>
      </w:r>
      <w:hyperlink w:anchor="_bookmark113" w:history="1">
        <w:r>
          <w:rPr>
            <w:w w:val="105"/>
          </w:rPr>
          <w:t>2021</w:t>
        </w:r>
      </w:hyperlink>
      <w:r>
        <w:rPr>
          <w:w w:val="105"/>
        </w:rPr>
        <w:t xml:space="preserve">) ob-servam que, diante de picos de incerteza política e econômica, a demanda por </w:t>
      </w:r>
      <w:r>
        <w:rPr>
          <w:i/>
          <w:w w:val="105"/>
        </w:rPr>
        <w:t xml:space="preserve">Bitcoin </w:t>
      </w:r>
      <w:r>
        <w:t xml:space="preserve">tende a aumentar, uma vez que os investidores buscam ativos alternativos para compensar </w:t>
      </w:r>
      <w:r>
        <w:rPr>
          <w:w w:val="105"/>
        </w:rPr>
        <w:t xml:space="preserve">as perdas sofridas nas bolsas tradicionais. No entanto, os autores ressaltam que essa </w:t>
      </w:r>
      <w:r>
        <w:t xml:space="preserve">característica de proteção não é linear, operando em ciclos. Há períodos de retração em que </w:t>
      </w:r>
      <w:r>
        <w:rPr>
          <w:w w:val="105"/>
        </w:rPr>
        <w:t>os</w:t>
      </w:r>
      <w:r>
        <w:rPr>
          <w:spacing w:val="-10"/>
          <w:w w:val="105"/>
        </w:rPr>
        <w:t xml:space="preserve"> </w:t>
      </w:r>
      <w:r>
        <w:rPr>
          <w:w w:val="105"/>
        </w:rPr>
        <w:t>ativos</w:t>
      </w:r>
      <w:r>
        <w:rPr>
          <w:spacing w:val="-10"/>
          <w:w w:val="105"/>
        </w:rPr>
        <w:t xml:space="preserve"> </w:t>
      </w:r>
      <w:r>
        <w:rPr>
          <w:w w:val="105"/>
        </w:rPr>
        <w:t>digitais</w:t>
      </w:r>
      <w:r>
        <w:rPr>
          <w:spacing w:val="-10"/>
          <w:w w:val="105"/>
        </w:rPr>
        <w:t xml:space="preserve"> </w:t>
      </w:r>
      <w:r>
        <w:rPr>
          <w:w w:val="105"/>
        </w:rPr>
        <w:t>sofrem</w:t>
      </w:r>
      <w:r>
        <w:rPr>
          <w:spacing w:val="-10"/>
          <w:w w:val="105"/>
        </w:rPr>
        <w:t xml:space="preserve"> </w:t>
      </w:r>
      <w:r>
        <w:rPr>
          <w:w w:val="105"/>
        </w:rPr>
        <w:t>quedas</w:t>
      </w:r>
      <w:r>
        <w:rPr>
          <w:spacing w:val="-10"/>
          <w:w w:val="105"/>
        </w:rPr>
        <w:t xml:space="preserve"> </w:t>
      </w:r>
      <w:r>
        <w:rPr>
          <w:w w:val="105"/>
        </w:rPr>
        <w:t>simultâneas</w:t>
      </w:r>
      <w:r>
        <w:rPr>
          <w:spacing w:val="-10"/>
          <w:w w:val="105"/>
        </w:rPr>
        <w:t xml:space="preserve"> </w:t>
      </w:r>
      <w:r>
        <w:rPr>
          <w:w w:val="105"/>
        </w:rPr>
        <w:t>aos</w:t>
      </w:r>
      <w:r>
        <w:rPr>
          <w:spacing w:val="-10"/>
          <w:w w:val="105"/>
        </w:rPr>
        <w:t xml:space="preserve"> </w:t>
      </w:r>
      <w:r>
        <w:rPr>
          <w:w w:val="105"/>
        </w:rPr>
        <w:t>instrumentos</w:t>
      </w:r>
      <w:r>
        <w:rPr>
          <w:spacing w:val="-10"/>
          <w:w w:val="105"/>
        </w:rPr>
        <w:t xml:space="preserve"> </w:t>
      </w:r>
      <w:r>
        <w:rPr>
          <w:w w:val="105"/>
        </w:rPr>
        <w:t>financeiros</w:t>
      </w:r>
      <w:r>
        <w:rPr>
          <w:spacing w:val="-10"/>
          <w:w w:val="105"/>
        </w:rPr>
        <w:t xml:space="preserve"> </w:t>
      </w:r>
      <w:r>
        <w:rPr>
          <w:w w:val="105"/>
        </w:rPr>
        <w:t xml:space="preserve">convencionais, o que exige do investidor a habilidade de identificar o ciclo de mercado correto antes de adotar a criptomoeda como um instrumento de </w:t>
      </w:r>
      <w:r>
        <w:rPr>
          <w:i/>
          <w:w w:val="105"/>
        </w:rPr>
        <w:t xml:space="preserve">hedge </w:t>
      </w:r>
      <w:r>
        <w:rPr>
          <w:w w:val="105"/>
        </w:rPr>
        <w:t>(</w:t>
      </w:r>
      <w:hyperlink w:anchor="_bookmark113" w:history="1">
        <w:r>
          <w:rPr>
            <w:w w:val="105"/>
          </w:rPr>
          <w:t>UMAR et al.</w:t>
        </w:r>
      </w:hyperlink>
      <w:r>
        <w:rPr>
          <w:w w:val="105"/>
        </w:rPr>
        <w:t xml:space="preserve">, </w:t>
      </w:r>
      <w:hyperlink w:anchor="_bookmark113" w:history="1">
        <w:r>
          <w:rPr>
            <w:w w:val="105"/>
          </w:rPr>
          <w:t>2021</w:t>
        </w:r>
      </w:hyperlink>
      <w:r>
        <w:rPr>
          <w:w w:val="105"/>
        </w:rPr>
        <w:t>).</w:t>
      </w:r>
    </w:p>
    <w:p w14:paraId="551C7055" w14:textId="77777777" w:rsidR="006131AD" w:rsidRDefault="00000000">
      <w:pPr>
        <w:pStyle w:val="Corpodetexto"/>
        <w:spacing w:line="340" w:lineRule="auto"/>
        <w:ind w:left="140" w:right="102" w:firstLine="708"/>
        <w:jc w:val="both"/>
      </w:pPr>
      <w:r>
        <w:t xml:space="preserve">A eficácia desse investimento como proteção torna-se ainda mais específica durante crises econômicas extremas, fenômeno que costuma elevar a correlação entre as diferentes </w:t>
      </w:r>
      <w:r>
        <w:rPr>
          <w:w w:val="105"/>
        </w:rPr>
        <w:t xml:space="preserve">classes de ativos. </w:t>
      </w:r>
      <w:hyperlink w:anchor="_bookmark88" w:history="1">
        <w:r>
          <w:rPr>
            <w:w w:val="105"/>
          </w:rPr>
          <w:t>Goodell e Goutte</w:t>
        </w:r>
      </w:hyperlink>
      <w:r>
        <w:rPr>
          <w:w w:val="105"/>
        </w:rPr>
        <w:t xml:space="preserve"> (</w:t>
      </w:r>
      <w:hyperlink w:anchor="_bookmark88" w:history="1">
        <w:r>
          <w:rPr>
            <w:w w:val="105"/>
          </w:rPr>
          <w:t>2021</w:t>
        </w:r>
      </w:hyperlink>
      <w:r>
        <w:rPr>
          <w:w w:val="105"/>
        </w:rPr>
        <w:t>) demonstram que, em choques de grande magnitude</w:t>
      </w:r>
      <w:r>
        <w:rPr>
          <w:spacing w:val="-5"/>
          <w:w w:val="105"/>
        </w:rPr>
        <w:t xml:space="preserve"> </w:t>
      </w:r>
      <w:r>
        <w:rPr>
          <w:w w:val="105"/>
        </w:rPr>
        <w:t>como</w:t>
      </w:r>
      <w:r>
        <w:rPr>
          <w:spacing w:val="-5"/>
          <w:w w:val="105"/>
        </w:rPr>
        <w:t xml:space="preserve"> </w:t>
      </w:r>
      <w:r>
        <w:rPr>
          <w:w w:val="105"/>
        </w:rPr>
        <w:t>o</w:t>
      </w:r>
      <w:r>
        <w:rPr>
          <w:spacing w:val="-5"/>
          <w:w w:val="105"/>
        </w:rPr>
        <w:t xml:space="preserve"> </w:t>
      </w:r>
      <w:r>
        <w:rPr>
          <w:w w:val="105"/>
        </w:rPr>
        <w:t>provocado</w:t>
      </w:r>
      <w:r>
        <w:rPr>
          <w:spacing w:val="-5"/>
          <w:w w:val="105"/>
        </w:rPr>
        <w:t xml:space="preserve"> </w:t>
      </w:r>
      <w:r>
        <w:rPr>
          <w:w w:val="105"/>
        </w:rPr>
        <w:t>pela</w:t>
      </w:r>
      <w:r>
        <w:rPr>
          <w:spacing w:val="-5"/>
          <w:w w:val="105"/>
        </w:rPr>
        <w:t xml:space="preserve"> </w:t>
      </w:r>
      <w:r>
        <w:rPr>
          <w:w w:val="105"/>
        </w:rPr>
        <w:t>pandemia</w:t>
      </w:r>
      <w:r>
        <w:rPr>
          <w:spacing w:val="-5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COVID-19,</w:t>
      </w:r>
      <w:r>
        <w:rPr>
          <w:spacing w:val="-5"/>
          <w:w w:val="105"/>
        </w:rPr>
        <w:t xml:space="preserve"> </w:t>
      </w:r>
      <w:r>
        <w:rPr>
          <w:w w:val="105"/>
        </w:rPr>
        <w:t>criptomoedas</w:t>
      </w:r>
      <w:r>
        <w:rPr>
          <w:spacing w:val="-5"/>
          <w:w w:val="105"/>
        </w:rPr>
        <w:t xml:space="preserve"> </w:t>
      </w:r>
      <w:r>
        <w:rPr>
          <w:w w:val="105"/>
        </w:rPr>
        <w:t xml:space="preserve">convencionais e de alta volatilidade (como </w:t>
      </w:r>
      <w:r>
        <w:rPr>
          <w:i/>
          <w:w w:val="105"/>
        </w:rPr>
        <w:t>Bitcoin</w:t>
      </w:r>
      <w:r>
        <w:rPr>
          <w:w w:val="105"/>
        </w:rPr>
        <w:t xml:space="preserve">, </w:t>
      </w:r>
      <w:r>
        <w:rPr>
          <w:i/>
          <w:w w:val="105"/>
        </w:rPr>
        <w:t xml:space="preserve">Ethereum </w:t>
      </w:r>
      <w:r>
        <w:rPr>
          <w:w w:val="105"/>
        </w:rPr>
        <w:t xml:space="preserve">e </w:t>
      </w:r>
      <w:r>
        <w:rPr>
          <w:i/>
          <w:w w:val="105"/>
        </w:rPr>
        <w:t>Litecoin</w:t>
      </w:r>
      <w:r>
        <w:rPr>
          <w:w w:val="105"/>
        </w:rPr>
        <w:t xml:space="preserve">) passam a se mover na mesma direção dos índices de ações, falhando em atuar como diversificadores eficientes. Em contrapartida, as </w:t>
      </w:r>
      <w:r>
        <w:rPr>
          <w:i/>
          <w:w w:val="105"/>
        </w:rPr>
        <w:t>stablecoins</w:t>
      </w:r>
      <w:r>
        <w:rPr>
          <w:w w:val="105"/>
        </w:rPr>
        <w:t xml:space="preserve">, a exemplo do </w:t>
      </w:r>
      <w:r>
        <w:rPr>
          <w:i/>
          <w:w w:val="105"/>
        </w:rPr>
        <w:t>Tether</w:t>
      </w:r>
      <w:r>
        <w:rPr>
          <w:w w:val="105"/>
        </w:rPr>
        <w:t xml:space="preserve">, apresentam um comportamento de </w:t>
      </w:r>
      <w:r>
        <w:t>correlação</w:t>
      </w:r>
      <w:r>
        <w:rPr>
          <w:spacing w:val="7"/>
        </w:rPr>
        <w:t xml:space="preserve"> </w:t>
      </w:r>
      <w:r>
        <w:t>negativa</w:t>
      </w:r>
      <w:r>
        <w:rPr>
          <w:spacing w:val="7"/>
        </w:rPr>
        <w:t xml:space="preserve"> </w:t>
      </w:r>
      <w:r>
        <w:t>com</w:t>
      </w:r>
      <w:r>
        <w:rPr>
          <w:spacing w:val="8"/>
        </w:rPr>
        <w:t xml:space="preserve"> </w:t>
      </w:r>
      <w:r>
        <w:t>as</w:t>
      </w:r>
      <w:r>
        <w:rPr>
          <w:spacing w:val="7"/>
        </w:rPr>
        <w:t xml:space="preserve"> </w:t>
      </w:r>
      <w:r>
        <w:t>ações</w:t>
      </w:r>
      <w:r>
        <w:rPr>
          <w:spacing w:val="7"/>
        </w:rPr>
        <w:t xml:space="preserve"> </w:t>
      </w:r>
      <w:r>
        <w:t>durante</w:t>
      </w:r>
      <w:r>
        <w:rPr>
          <w:spacing w:val="8"/>
        </w:rPr>
        <w:t xml:space="preserve"> </w:t>
      </w:r>
      <w:r>
        <w:t>essas</w:t>
      </w:r>
      <w:r>
        <w:rPr>
          <w:spacing w:val="7"/>
        </w:rPr>
        <w:t xml:space="preserve"> </w:t>
      </w:r>
      <w:r>
        <w:t>turbulências</w:t>
      </w:r>
      <w:r>
        <w:rPr>
          <w:spacing w:val="8"/>
        </w:rPr>
        <w:t xml:space="preserve"> </w:t>
      </w:r>
      <w:r>
        <w:t>(</w:t>
      </w:r>
      <w:hyperlink w:anchor="_bookmark88" w:history="1">
        <w:r>
          <w:t>GOODELL;</w:t>
        </w:r>
        <w:r>
          <w:rPr>
            <w:spacing w:val="7"/>
          </w:rPr>
          <w:t xml:space="preserve"> </w:t>
        </w:r>
        <w:r>
          <w:t>GOUTTE</w:t>
        </w:r>
      </w:hyperlink>
      <w:r>
        <w:t>,</w:t>
      </w:r>
      <w:r>
        <w:rPr>
          <w:spacing w:val="7"/>
        </w:rPr>
        <w:t xml:space="preserve"> </w:t>
      </w:r>
      <w:hyperlink w:anchor="_bookmark88" w:history="1">
        <w:r>
          <w:rPr>
            <w:spacing w:val="-2"/>
          </w:rPr>
          <w:t>2021</w:t>
        </w:r>
      </w:hyperlink>
      <w:r>
        <w:rPr>
          <w:spacing w:val="-2"/>
        </w:rPr>
        <w:t>).</w:t>
      </w:r>
    </w:p>
    <w:p w14:paraId="3F0E5195" w14:textId="77777777" w:rsidR="006131AD" w:rsidRDefault="006131AD">
      <w:pPr>
        <w:pStyle w:val="Corpodetexto"/>
        <w:spacing w:line="340" w:lineRule="auto"/>
        <w:jc w:val="both"/>
        <w:sectPr w:rsidR="006131AD">
          <w:pgSz w:w="11910" w:h="16840"/>
          <w:pgMar w:top="1580" w:right="992" w:bottom="280" w:left="1559" w:header="1038" w:footer="0" w:gutter="0"/>
          <w:cols w:space="720"/>
        </w:sectPr>
      </w:pPr>
    </w:p>
    <w:p w14:paraId="235C9FC4" w14:textId="77777777" w:rsidR="006131AD" w:rsidRDefault="00000000">
      <w:pPr>
        <w:pStyle w:val="Corpodetexto"/>
        <w:spacing w:before="135" w:line="340" w:lineRule="auto"/>
        <w:ind w:left="132" w:right="142" w:firstLine="7"/>
        <w:jc w:val="both"/>
      </w:pPr>
      <w:bookmarkStart w:id="139" w:name="_bookmark21"/>
      <w:bookmarkEnd w:id="139"/>
      <w:r>
        <w:rPr>
          <w:w w:val="105"/>
        </w:rPr>
        <w:lastRenderedPageBreak/>
        <w:t>Portanto,</w:t>
      </w:r>
      <w:r>
        <w:rPr>
          <w:spacing w:val="-7"/>
          <w:w w:val="105"/>
        </w:rPr>
        <w:t xml:space="preserve"> </w:t>
      </w:r>
      <w:r>
        <w:rPr>
          <w:w w:val="105"/>
        </w:rPr>
        <w:t>há</w:t>
      </w:r>
      <w:r>
        <w:rPr>
          <w:spacing w:val="-7"/>
          <w:w w:val="105"/>
        </w:rPr>
        <w:t xml:space="preserve"> </w:t>
      </w:r>
      <w:r>
        <w:rPr>
          <w:w w:val="105"/>
        </w:rPr>
        <w:t>evidências</w:t>
      </w:r>
      <w:r>
        <w:rPr>
          <w:spacing w:val="-7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w w:val="105"/>
        </w:rPr>
        <w:t>que</w:t>
      </w:r>
      <w:r>
        <w:rPr>
          <w:spacing w:val="-7"/>
          <w:w w:val="105"/>
        </w:rPr>
        <w:t xml:space="preserve"> </w:t>
      </w:r>
      <w:r>
        <w:rPr>
          <w:i/>
          <w:w w:val="105"/>
        </w:rPr>
        <w:t>stablecoins</w:t>
      </w:r>
      <w:r>
        <w:rPr>
          <w:w w:val="105"/>
        </w:rPr>
        <w:t>,</w:t>
      </w:r>
      <w:r>
        <w:rPr>
          <w:spacing w:val="-7"/>
          <w:w w:val="105"/>
        </w:rPr>
        <w:t xml:space="preserve"> </w:t>
      </w:r>
      <w:r>
        <w:rPr>
          <w:w w:val="105"/>
        </w:rPr>
        <w:t>especialmente</w:t>
      </w:r>
      <w:r>
        <w:rPr>
          <w:spacing w:val="-7"/>
          <w:w w:val="105"/>
        </w:rPr>
        <w:t xml:space="preserve"> </w:t>
      </w:r>
      <w:r>
        <w:rPr>
          <w:w w:val="105"/>
        </w:rPr>
        <w:t>em</w:t>
      </w:r>
      <w:r>
        <w:rPr>
          <w:spacing w:val="-7"/>
          <w:w w:val="105"/>
        </w:rPr>
        <w:t xml:space="preserve"> </w:t>
      </w:r>
      <w:r>
        <w:rPr>
          <w:w w:val="105"/>
        </w:rPr>
        <w:t>cenários</w:t>
      </w:r>
      <w:r>
        <w:rPr>
          <w:spacing w:val="-7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w w:val="105"/>
        </w:rPr>
        <w:t>forte</w:t>
      </w:r>
      <w:r>
        <w:rPr>
          <w:spacing w:val="-7"/>
          <w:w w:val="105"/>
        </w:rPr>
        <w:t xml:space="preserve"> </w:t>
      </w:r>
      <w:r>
        <w:rPr>
          <w:w w:val="105"/>
        </w:rPr>
        <w:t>retração econômica</w:t>
      </w:r>
      <w:r>
        <w:rPr>
          <w:spacing w:val="-13"/>
          <w:w w:val="105"/>
        </w:rPr>
        <w:t xml:space="preserve"> </w:t>
      </w:r>
      <w:r>
        <w:rPr>
          <w:w w:val="105"/>
        </w:rPr>
        <w:t>e</w:t>
      </w:r>
      <w:r>
        <w:rPr>
          <w:spacing w:val="-13"/>
          <w:w w:val="105"/>
        </w:rPr>
        <w:t xml:space="preserve"> </w:t>
      </w:r>
      <w:r>
        <w:rPr>
          <w:w w:val="105"/>
        </w:rPr>
        <w:t>restrição</w:t>
      </w:r>
      <w:r>
        <w:rPr>
          <w:spacing w:val="-13"/>
          <w:w w:val="105"/>
        </w:rPr>
        <w:t xml:space="preserve"> </w:t>
      </w:r>
      <w:r>
        <w:rPr>
          <w:w w:val="105"/>
        </w:rPr>
        <w:t>de</w:t>
      </w:r>
      <w:r>
        <w:rPr>
          <w:spacing w:val="-13"/>
          <w:w w:val="105"/>
        </w:rPr>
        <w:t xml:space="preserve"> </w:t>
      </w:r>
      <w:r>
        <w:rPr>
          <w:w w:val="105"/>
        </w:rPr>
        <w:t>liquidez,</w:t>
      </w:r>
      <w:r>
        <w:rPr>
          <w:spacing w:val="-13"/>
          <w:w w:val="105"/>
        </w:rPr>
        <w:t xml:space="preserve"> </w:t>
      </w:r>
      <w:r>
        <w:rPr>
          <w:w w:val="105"/>
        </w:rPr>
        <w:t>possam</w:t>
      </w:r>
      <w:r>
        <w:rPr>
          <w:spacing w:val="-13"/>
          <w:w w:val="105"/>
        </w:rPr>
        <w:t xml:space="preserve"> </w:t>
      </w:r>
      <w:r>
        <w:rPr>
          <w:w w:val="105"/>
        </w:rPr>
        <w:t>atuar</w:t>
      </w:r>
      <w:r>
        <w:rPr>
          <w:spacing w:val="-13"/>
          <w:w w:val="105"/>
        </w:rPr>
        <w:t xml:space="preserve"> </w:t>
      </w:r>
      <w:r>
        <w:rPr>
          <w:w w:val="105"/>
        </w:rPr>
        <w:t>como</w:t>
      </w:r>
      <w:r>
        <w:rPr>
          <w:spacing w:val="-13"/>
          <w:w w:val="105"/>
        </w:rPr>
        <w:t xml:space="preserve"> </w:t>
      </w:r>
      <w:r>
        <w:rPr>
          <w:w w:val="105"/>
        </w:rPr>
        <w:t>portos</w:t>
      </w:r>
      <w:r>
        <w:rPr>
          <w:spacing w:val="-13"/>
          <w:w w:val="105"/>
        </w:rPr>
        <w:t xml:space="preserve"> </w:t>
      </w:r>
      <w:r>
        <w:rPr>
          <w:w w:val="105"/>
        </w:rPr>
        <w:t>seguros</w:t>
      </w:r>
      <w:r>
        <w:rPr>
          <w:spacing w:val="-13"/>
          <w:w w:val="105"/>
        </w:rPr>
        <w:t xml:space="preserve"> </w:t>
      </w:r>
      <w:r>
        <w:rPr>
          <w:w w:val="105"/>
        </w:rPr>
        <w:t>e</w:t>
      </w:r>
      <w:r>
        <w:rPr>
          <w:spacing w:val="-13"/>
          <w:w w:val="105"/>
        </w:rPr>
        <w:t xml:space="preserve"> </w:t>
      </w:r>
      <w:r>
        <w:rPr>
          <w:w w:val="105"/>
        </w:rPr>
        <w:t>reservas</w:t>
      </w:r>
      <w:r>
        <w:rPr>
          <w:spacing w:val="-13"/>
          <w:w w:val="105"/>
        </w:rPr>
        <w:t xml:space="preserve"> </w:t>
      </w:r>
      <w:r>
        <w:rPr>
          <w:w w:val="105"/>
        </w:rPr>
        <w:t>de</w:t>
      </w:r>
      <w:r>
        <w:rPr>
          <w:spacing w:val="-13"/>
          <w:w w:val="105"/>
        </w:rPr>
        <w:t xml:space="preserve"> </w:t>
      </w:r>
      <w:r>
        <w:rPr>
          <w:w w:val="105"/>
        </w:rPr>
        <w:t>valor (</w:t>
      </w:r>
      <w:hyperlink w:anchor="_bookmark88" w:history="1">
        <w:r>
          <w:rPr>
            <w:w w:val="105"/>
          </w:rPr>
          <w:t>GOODELL; GOUTTE</w:t>
        </w:r>
      </w:hyperlink>
      <w:r>
        <w:rPr>
          <w:w w:val="105"/>
        </w:rPr>
        <w:t xml:space="preserve">, </w:t>
      </w:r>
      <w:hyperlink w:anchor="_bookmark88" w:history="1">
        <w:r>
          <w:rPr>
            <w:w w:val="105"/>
          </w:rPr>
          <w:t>2021</w:t>
        </w:r>
      </w:hyperlink>
      <w:r>
        <w:rPr>
          <w:w w:val="105"/>
        </w:rPr>
        <w:t>).</w:t>
      </w:r>
    </w:p>
    <w:p w14:paraId="3369E57D" w14:textId="77777777" w:rsidR="006131AD" w:rsidRDefault="00000000">
      <w:pPr>
        <w:pStyle w:val="Corpodetexto"/>
        <w:spacing w:line="340" w:lineRule="auto"/>
        <w:ind w:left="140" w:right="146" w:firstLine="708"/>
        <w:jc w:val="both"/>
      </w:pPr>
      <w:r>
        <w:rPr>
          <w:w w:val="105"/>
        </w:rPr>
        <w:t>Apesar</w:t>
      </w:r>
      <w:r>
        <w:rPr>
          <w:spacing w:val="-17"/>
          <w:w w:val="105"/>
        </w:rPr>
        <w:t xml:space="preserve"> </w:t>
      </w:r>
      <w:r>
        <w:rPr>
          <w:w w:val="105"/>
        </w:rPr>
        <w:t>de</w:t>
      </w:r>
      <w:r>
        <w:rPr>
          <w:spacing w:val="-16"/>
          <w:w w:val="105"/>
        </w:rPr>
        <w:t xml:space="preserve"> </w:t>
      </w:r>
      <w:r>
        <w:rPr>
          <w:w w:val="105"/>
        </w:rPr>
        <w:t>o</w:t>
      </w:r>
      <w:r>
        <w:rPr>
          <w:spacing w:val="-16"/>
          <w:w w:val="105"/>
        </w:rPr>
        <w:t xml:space="preserve"> </w:t>
      </w:r>
      <w:r>
        <w:rPr>
          <w:i/>
          <w:w w:val="105"/>
        </w:rPr>
        <w:t>Bitcoin</w:t>
      </w:r>
      <w:r>
        <w:rPr>
          <w:i/>
          <w:spacing w:val="-16"/>
          <w:w w:val="105"/>
        </w:rPr>
        <w:t xml:space="preserve"> </w:t>
      </w:r>
      <w:r>
        <w:rPr>
          <w:w w:val="105"/>
        </w:rPr>
        <w:t>carecer</w:t>
      </w:r>
      <w:r>
        <w:rPr>
          <w:spacing w:val="-16"/>
          <w:w w:val="105"/>
        </w:rPr>
        <w:t xml:space="preserve"> </w:t>
      </w:r>
      <w:r>
        <w:rPr>
          <w:w w:val="105"/>
        </w:rPr>
        <w:t>de</w:t>
      </w:r>
      <w:r>
        <w:rPr>
          <w:spacing w:val="-16"/>
          <w:w w:val="105"/>
        </w:rPr>
        <w:t xml:space="preserve"> </w:t>
      </w:r>
      <w:r>
        <w:rPr>
          <w:w w:val="105"/>
        </w:rPr>
        <w:t>valor</w:t>
      </w:r>
      <w:r>
        <w:rPr>
          <w:spacing w:val="-16"/>
          <w:w w:val="105"/>
        </w:rPr>
        <w:t xml:space="preserve"> </w:t>
      </w:r>
      <w:r>
        <w:rPr>
          <w:w w:val="105"/>
        </w:rPr>
        <w:t>intrínseco</w:t>
      </w:r>
      <w:r>
        <w:rPr>
          <w:spacing w:val="-16"/>
          <w:w w:val="105"/>
        </w:rPr>
        <w:t xml:space="preserve"> </w:t>
      </w:r>
      <w:r>
        <w:rPr>
          <w:w w:val="105"/>
        </w:rPr>
        <w:t>que</w:t>
      </w:r>
      <w:r>
        <w:rPr>
          <w:spacing w:val="-16"/>
          <w:w w:val="105"/>
        </w:rPr>
        <w:t xml:space="preserve"> </w:t>
      </w:r>
      <w:r>
        <w:rPr>
          <w:w w:val="105"/>
        </w:rPr>
        <w:t>lhe</w:t>
      </w:r>
      <w:r>
        <w:rPr>
          <w:spacing w:val="-16"/>
          <w:w w:val="105"/>
        </w:rPr>
        <w:t xml:space="preserve"> </w:t>
      </w:r>
      <w:r>
        <w:rPr>
          <w:w w:val="105"/>
        </w:rPr>
        <w:t>permita</w:t>
      </w:r>
      <w:r>
        <w:rPr>
          <w:spacing w:val="-16"/>
          <w:w w:val="105"/>
        </w:rPr>
        <w:t xml:space="preserve"> </w:t>
      </w:r>
      <w:r>
        <w:rPr>
          <w:w w:val="105"/>
        </w:rPr>
        <w:t>gerar</w:t>
      </w:r>
      <w:r>
        <w:rPr>
          <w:spacing w:val="-16"/>
          <w:w w:val="105"/>
        </w:rPr>
        <w:t xml:space="preserve"> </w:t>
      </w:r>
      <w:r>
        <w:rPr>
          <w:w w:val="105"/>
        </w:rPr>
        <w:t>dividendos</w:t>
      </w:r>
      <w:r>
        <w:rPr>
          <w:spacing w:val="-16"/>
          <w:w w:val="105"/>
        </w:rPr>
        <w:t xml:space="preserve"> </w:t>
      </w:r>
      <w:r>
        <w:rPr>
          <w:w w:val="105"/>
        </w:rPr>
        <w:t>ou ser</w:t>
      </w:r>
      <w:r>
        <w:rPr>
          <w:spacing w:val="-15"/>
          <w:w w:val="105"/>
        </w:rPr>
        <w:t xml:space="preserve"> </w:t>
      </w:r>
      <w:r>
        <w:rPr>
          <w:w w:val="105"/>
        </w:rPr>
        <w:t>amplamente</w:t>
      </w:r>
      <w:r>
        <w:rPr>
          <w:spacing w:val="-15"/>
          <w:w w:val="105"/>
        </w:rPr>
        <w:t xml:space="preserve"> </w:t>
      </w:r>
      <w:r>
        <w:rPr>
          <w:w w:val="105"/>
        </w:rPr>
        <w:t>utilizado</w:t>
      </w:r>
      <w:r>
        <w:rPr>
          <w:spacing w:val="-15"/>
          <w:w w:val="105"/>
        </w:rPr>
        <w:t xml:space="preserve"> </w:t>
      </w:r>
      <w:r>
        <w:rPr>
          <w:w w:val="105"/>
        </w:rPr>
        <w:t>como</w:t>
      </w:r>
      <w:r>
        <w:rPr>
          <w:spacing w:val="-15"/>
          <w:w w:val="105"/>
        </w:rPr>
        <w:t xml:space="preserve"> </w:t>
      </w:r>
      <w:r>
        <w:rPr>
          <w:w w:val="105"/>
        </w:rPr>
        <w:t>meio</w:t>
      </w:r>
      <w:r>
        <w:rPr>
          <w:spacing w:val="-15"/>
          <w:w w:val="105"/>
        </w:rPr>
        <w:t xml:space="preserve"> </w:t>
      </w:r>
      <w:r>
        <w:rPr>
          <w:w w:val="105"/>
        </w:rPr>
        <w:t>de</w:t>
      </w:r>
      <w:r>
        <w:rPr>
          <w:spacing w:val="-15"/>
          <w:w w:val="105"/>
        </w:rPr>
        <w:t xml:space="preserve"> </w:t>
      </w:r>
      <w:r>
        <w:rPr>
          <w:w w:val="105"/>
        </w:rPr>
        <w:t>pagamento</w:t>
      </w:r>
      <w:r>
        <w:rPr>
          <w:spacing w:val="-15"/>
          <w:w w:val="105"/>
        </w:rPr>
        <w:t xml:space="preserve"> </w:t>
      </w:r>
      <w:r>
        <w:rPr>
          <w:w w:val="105"/>
        </w:rPr>
        <w:t>convencional,</w:t>
      </w:r>
      <w:r>
        <w:rPr>
          <w:spacing w:val="-15"/>
          <w:w w:val="105"/>
        </w:rPr>
        <w:t xml:space="preserve"> </w:t>
      </w:r>
      <w:r>
        <w:rPr>
          <w:w w:val="105"/>
        </w:rPr>
        <w:t>a</w:t>
      </w:r>
      <w:r>
        <w:rPr>
          <w:spacing w:val="-15"/>
          <w:w w:val="105"/>
        </w:rPr>
        <w:t xml:space="preserve"> </w:t>
      </w:r>
      <w:r>
        <w:rPr>
          <w:w w:val="105"/>
        </w:rPr>
        <w:t>moeda</w:t>
      </w:r>
      <w:r>
        <w:rPr>
          <w:spacing w:val="-15"/>
          <w:w w:val="105"/>
        </w:rPr>
        <w:t xml:space="preserve"> </w:t>
      </w:r>
      <w:r>
        <w:rPr>
          <w:w w:val="105"/>
        </w:rPr>
        <w:t>obteve</w:t>
      </w:r>
      <w:r>
        <w:rPr>
          <w:spacing w:val="-15"/>
          <w:w w:val="105"/>
        </w:rPr>
        <w:t xml:space="preserve"> </w:t>
      </w:r>
      <w:r>
        <w:rPr>
          <w:w w:val="105"/>
        </w:rPr>
        <w:t xml:space="preserve">amplo </w:t>
      </w:r>
      <w:r>
        <w:t>reconhecimento como um ativo de investimento. Sua atratividade financeira fundamenta-se na possibilidade de comercialização a preços superiores, uma dinâmica impulsionada pela escassez restritiva de sua oferta digital (</w:t>
      </w:r>
      <w:hyperlink w:anchor="_bookmark106" w:history="1">
        <w:r>
          <w:t>PARK; YANG</w:t>
        </w:r>
      </w:hyperlink>
      <w:r>
        <w:t xml:space="preserve">, </w:t>
      </w:r>
      <w:hyperlink w:anchor="_bookmark106" w:history="1">
        <w:r>
          <w:t>2023</w:t>
        </w:r>
      </w:hyperlink>
      <w:r>
        <w:t xml:space="preserve">). Esse processo de legitimação </w:t>
      </w:r>
      <w:r>
        <w:rPr>
          <w:w w:val="105"/>
        </w:rPr>
        <w:t>levou fundos de cobertura e gestores de capital a incorporarem criptomoedas em seus portfólios,</w:t>
      </w:r>
      <w:r>
        <w:rPr>
          <w:spacing w:val="24"/>
          <w:w w:val="105"/>
        </w:rPr>
        <w:t xml:space="preserve"> </w:t>
      </w:r>
      <w:r>
        <w:rPr>
          <w:w w:val="105"/>
        </w:rPr>
        <w:t>estimulando</w:t>
      </w:r>
      <w:r>
        <w:rPr>
          <w:spacing w:val="24"/>
          <w:w w:val="105"/>
        </w:rPr>
        <w:t xml:space="preserve"> </w:t>
      </w:r>
      <w:r>
        <w:rPr>
          <w:w w:val="105"/>
        </w:rPr>
        <w:t>também</w:t>
      </w:r>
      <w:r>
        <w:rPr>
          <w:spacing w:val="24"/>
          <w:w w:val="105"/>
        </w:rPr>
        <w:t xml:space="preserve"> </w:t>
      </w:r>
      <w:r>
        <w:rPr>
          <w:w w:val="105"/>
        </w:rPr>
        <w:t>a</w:t>
      </w:r>
      <w:r>
        <w:rPr>
          <w:spacing w:val="24"/>
          <w:w w:val="105"/>
        </w:rPr>
        <w:t xml:space="preserve"> </w:t>
      </w:r>
      <w:r>
        <w:rPr>
          <w:w w:val="105"/>
        </w:rPr>
        <w:t>comunidade</w:t>
      </w:r>
      <w:r>
        <w:rPr>
          <w:spacing w:val="24"/>
          <w:w w:val="105"/>
        </w:rPr>
        <w:t xml:space="preserve"> </w:t>
      </w:r>
      <w:r>
        <w:rPr>
          <w:w w:val="105"/>
        </w:rPr>
        <w:t>acadêmica</w:t>
      </w:r>
      <w:r>
        <w:rPr>
          <w:spacing w:val="24"/>
          <w:w w:val="105"/>
        </w:rPr>
        <w:t xml:space="preserve"> </w:t>
      </w:r>
      <w:r>
        <w:rPr>
          <w:w w:val="105"/>
        </w:rPr>
        <w:t>a</w:t>
      </w:r>
      <w:r>
        <w:rPr>
          <w:spacing w:val="24"/>
          <w:w w:val="105"/>
        </w:rPr>
        <w:t xml:space="preserve"> </w:t>
      </w:r>
      <w:r>
        <w:rPr>
          <w:w w:val="105"/>
        </w:rPr>
        <w:t>direcionar</w:t>
      </w:r>
      <w:r>
        <w:rPr>
          <w:spacing w:val="24"/>
          <w:w w:val="105"/>
        </w:rPr>
        <w:t xml:space="preserve"> </w:t>
      </w:r>
      <w:r>
        <w:rPr>
          <w:w w:val="105"/>
        </w:rPr>
        <w:t>pesquisas</w:t>
      </w:r>
      <w:r>
        <w:rPr>
          <w:spacing w:val="24"/>
          <w:w w:val="105"/>
        </w:rPr>
        <w:t xml:space="preserve"> </w:t>
      </w:r>
      <w:r>
        <w:rPr>
          <w:w w:val="105"/>
        </w:rPr>
        <w:t>para a negociação desses ativos, com ênfase na aplicação de algoritmos de aprendizado de máquina (</w:t>
      </w:r>
      <w:hyperlink w:anchor="_bookmark111" w:history="1">
        <w:r>
          <w:rPr>
            <w:w w:val="105"/>
          </w:rPr>
          <w:t>SEBASTIãO; GODINHO</w:t>
        </w:r>
      </w:hyperlink>
      <w:r>
        <w:rPr>
          <w:w w:val="105"/>
        </w:rPr>
        <w:t xml:space="preserve">, </w:t>
      </w:r>
      <w:hyperlink w:anchor="_bookmark111" w:history="1">
        <w:r>
          <w:rPr>
            <w:w w:val="105"/>
          </w:rPr>
          <w:t>2021</w:t>
        </w:r>
      </w:hyperlink>
      <w:r>
        <w:rPr>
          <w:w w:val="105"/>
        </w:rPr>
        <w:t>).</w:t>
      </w:r>
    </w:p>
    <w:p w14:paraId="0095CA99" w14:textId="77777777" w:rsidR="006131AD" w:rsidRDefault="00000000">
      <w:pPr>
        <w:pStyle w:val="Corpodetexto"/>
        <w:spacing w:line="340" w:lineRule="auto"/>
        <w:ind w:left="132" w:right="142" w:firstLine="716"/>
        <w:jc w:val="both"/>
      </w:pPr>
      <w:r>
        <w:t xml:space="preserve">Por fim, constata-se uma heterogeneidade estrutural dentro dessa nova classe de ativos. Existem criptoativos, a exemplo do </w:t>
      </w:r>
      <w:r>
        <w:rPr>
          <w:i/>
        </w:rPr>
        <w:t>Tether</w:t>
      </w:r>
      <w:r>
        <w:t xml:space="preserve">, que diferem inerentemente do </w:t>
      </w:r>
      <w:r>
        <w:rPr>
          <w:i/>
        </w:rPr>
        <w:t xml:space="preserve">Bitcoin </w:t>
      </w:r>
      <w:r>
        <w:t>por possuírem seu valor indexado a moedas fiduciárias, como o dólar norte-americano, o que lhes confere utilidades e características financeiras fundamentalmente distintas no mercado (</w:t>
      </w:r>
      <w:hyperlink w:anchor="_bookmark88" w:history="1">
        <w:r>
          <w:t>GOODELL; GOUTTE</w:t>
        </w:r>
      </w:hyperlink>
      <w:r>
        <w:t xml:space="preserve">, </w:t>
      </w:r>
      <w:hyperlink w:anchor="_bookmark88" w:history="1">
        <w:r>
          <w:t>2021</w:t>
        </w:r>
      </w:hyperlink>
      <w:r>
        <w:t>).</w:t>
      </w:r>
    </w:p>
    <w:p w14:paraId="0D8A0F6D" w14:textId="77777777" w:rsidR="006131AD" w:rsidRDefault="00000000">
      <w:pPr>
        <w:pStyle w:val="Corpodetexto"/>
        <w:spacing w:line="340" w:lineRule="auto"/>
        <w:ind w:left="132" w:right="108" w:firstLine="716"/>
        <w:jc w:val="both"/>
      </w:pPr>
      <w:r>
        <w:rPr>
          <w:w w:val="105"/>
        </w:rPr>
        <w:t>Internamente ao mercado digital, os retornos das diferentes criptomoedas apre-sentam alta correlação entre si, além de exibirem elevada exposição a riscos de cauda (</w:t>
      </w:r>
      <w:hyperlink w:anchor="_bookmark82" w:history="1">
        <w:r>
          <w:rPr>
            <w:w w:val="105"/>
          </w:rPr>
          <w:t>FAKHFEKH;</w:t>
        </w:r>
        <w:r>
          <w:rPr>
            <w:spacing w:val="-16"/>
            <w:w w:val="105"/>
          </w:rPr>
          <w:t xml:space="preserve"> </w:t>
        </w:r>
        <w:r>
          <w:rPr>
            <w:w w:val="105"/>
          </w:rPr>
          <w:t>JERIBI</w:t>
        </w:r>
      </w:hyperlink>
      <w:r>
        <w:rPr>
          <w:w w:val="105"/>
        </w:rPr>
        <w:t>,</w:t>
      </w:r>
      <w:r>
        <w:rPr>
          <w:spacing w:val="-16"/>
          <w:w w:val="105"/>
        </w:rPr>
        <w:t xml:space="preserve"> </w:t>
      </w:r>
      <w:hyperlink w:anchor="_bookmark82" w:history="1">
        <w:r>
          <w:rPr>
            <w:w w:val="105"/>
          </w:rPr>
          <w:t>2020</w:t>
        </w:r>
      </w:hyperlink>
      <w:r>
        <w:rPr>
          <w:w w:val="105"/>
        </w:rPr>
        <w:t>).</w:t>
      </w:r>
      <w:r>
        <w:rPr>
          <w:spacing w:val="-16"/>
          <w:w w:val="105"/>
        </w:rPr>
        <w:t xml:space="preserve"> </w:t>
      </w:r>
      <w:r>
        <w:rPr>
          <w:w w:val="105"/>
        </w:rPr>
        <w:t>Não</w:t>
      </w:r>
      <w:r>
        <w:rPr>
          <w:spacing w:val="-16"/>
          <w:w w:val="105"/>
        </w:rPr>
        <w:t xml:space="preserve"> </w:t>
      </w:r>
      <w:r>
        <w:rPr>
          <w:w w:val="105"/>
        </w:rPr>
        <w:t>obstante,</w:t>
      </w:r>
      <w:r>
        <w:rPr>
          <w:spacing w:val="-16"/>
          <w:w w:val="105"/>
        </w:rPr>
        <w:t xml:space="preserve"> </w:t>
      </w:r>
      <w:r>
        <w:rPr>
          <w:w w:val="105"/>
        </w:rPr>
        <w:t>a</w:t>
      </w:r>
      <w:r>
        <w:rPr>
          <w:spacing w:val="-16"/>
          <w:w w:val="105"/>
        </w:rPr>
        <w:t xml:space="preserve"> </w:t>
      </w:r>
      <w:r>
        <w:rPr>
          <w:w w:val="105"/>
        </w:rPr>
        <w:t>estruturação</w:t>
      </w:r>
      <w:r>
        <w:rPr>
          <w:spacing w:val="-16"/>
          <w:w w:val="105"/>
        </w:rPr>
        <w:t xml:space="preserve"> </w:t>
      </w:r>
      <w:r>
        <w:rPr>
          <w:w w:val="105"/>
        </w:rPr>
        <w:t>de</w:t>
      </w:r>
      <w:r>
        <w:rPr>
          <w:spacing w:val="-16"/>
          <w:w w:val="105"/>
        </w:rPr>
        <w:t xml:space="preserve"> </w:t>
      </w:r>
      <w:r>
        <w:rPr>
          <w:w w:val="105"/>
        </w:rPr>
        <w:t>carteiras</w:t>
      </w:r>
      <w:r>
        <w:rPr>
          <w:spacing w:val="-16"/>
          <w:w w:val="105"/>
        </w:rPr>
        <w:t xml:space="preserve"> </w:t>
      </w:r>
      <w:r>
        <w:rPr>
          <w:w w:val="105"/>
        </w:rPr>
        <w:t>diversificadas</w:t>
      </w:r>
      <w:r>
        <w:rPr>
          <w:spacing w:val="-16"/>
          <w:w w:val="105"/>
        </w:rPr>
        <w:t xml:space="preserve"> </w:t>
      </w:r>
      <w:r>
        <w:rPr>
          <w:w w:val="105"/>
        </w:rPr>
        <w:t>con-</w:t>
      </w:r>
      <w:r>
        <w:t xml:space="preserve">tendo múltiplas criptomoedas possibilita a mitigação desses riscos, gerando desempenhos </w:t>
      </w:r>
      <w:r>
        <w:rPr>
          <w:w w:val="105"/>
        </w:rPr>
        <w:t>superiores — mensurados pelo índice de Sharpe e retornos equivalentes de certeza — quando</w:t>
      </w:r>
      <w:r>
        <w:rPr>
          <w:spacing w:val="-11"/>
          <w:w w:val="105"/>
        </w:rPr>
        <w:t xml:space="preserve"> </w:t>
      </w:r>
      <w:r>
        <w:rPr>
          <w:w w:val="105"/>
        </w:rPr>
        <w:t>comparados</w:t>
      </w:r>
      <w:r>
        <w:rPr>
          <w:spacing w:val="-11"/>
          <w:w w:val="105"/>
        </w:rPr>
        <w:t xml:space="preserve"> </w:t>
      </w:r>
      <w:r>
        <w:rPr>
          <w:w w:val="105"/>
        </w:rPr>
        <w:t>à</w:t>
      </w:r>
      <w:r>
        <w:rPr>
          <w:spacing w:val="-11"/>
          <w:w w:val="105"/>
        </w:rPr>
        <w:t xml:space="preserve"> </w:t>
      </w:r>
      <w:r>
        <w:rPr>
          <w:w w:val="105"/>
        </w:rPr>
        <w:t>detenção</w:t>
      </w:r>
      <w:r>
        <w:rPr>
          <w:spacing w:val="-11"/>
          <w:w w:val="105"/>
        </w:rPr>
        <w:t xml:space="preserve"> </w:t>
      </w:r>
      <w:r>
        <w:rPr>
          <w:w w:val="105"/>
        </w:rPr>
        <w:t>de</w:t>
      </w:r>
      <w:r>
        <w:rPr>
          <w:spacing w:val="-11"/>
          <w:w w:val="105"/>
        </w:rPr>
        <w:t xml:space="preserve"> </w:t>
      </w:r>
      <w:r>
        <w:rPr>
          <w:w w:val="105"/>
        </w:rPr>
        <w:t>um</w:t>
      </w:r>
      <w:r>
        <w:rPr>
          <w:spacing w:val="-11"/>
          <w:w w:val="105"/>
        </w:rPr>
        <w:t xml:space="preserve"> </w:t>
      </w:r>
      <w:r>
        <w:rPr>
          <w:w w:val="105"/>
        </w:rPr>
        <w:t>ativo</w:t>
      </w:r>
      <w:r>
        <w:rPr>
          <w:spacing w:val="-11"/>
          <w:w w:val="105"/>
        </w:rPr>
        <w:t xml:space="preserve"> </w:t>
      </w:r>
      <w:r>
        <w:rPr>
          <w:w w:val="105"/>
        </w:rPr>
        <w:t>digital</w:t>
      </w:r>
      <w:r>
        <w:rPr>
          <w:spacing w:val="-11"/>
          <w:w w:val="105"/>
        </w:rPr>
        <w:t xml:space="preserve"> </w:t>
      </w:r>
      <w:r>
        <w:rPr>
          <w:w w:val="105"/>
        </w:rPr>
        <w:t>isolado</w:t>
      </w:r>
      <w:r>
        <w:rPr>
          <w:spacing w:val="-11"/>
          <w:w w:val="105"/>
        </w:rPr>
        <w:t xml:space="preserve"> </w:t>
      </w:r>
      <w:r>
        <w:rPr>
          <w:w w:val="105"/>
        </w:rPr>
        <w:t>(</w:t>
      </w:r>
      <w:hyperlink w:anchor="_bookmark71" w:history="1">
        <w:r>
          <w:rPr>
            <w:w w:val="105"/>
          </w:rPr>
          <w:t>BRAUNEIS;</w:t>
        </w:r>
        <w:r>
          <w:rPr>
            <w:spacing w:val="-11"/>
            <w:w w:val="105"/>
          </w:rPr>
          <w:t xml:space="preserve"> </w:t>
        </w:r>
        <w:r>
          <w:rPr>
            <w:w w:val="105"/>
          </w:rPr>
          <w:t>MESTEL</w:t>
        </w:r>
      </w:hyperlink>
      <w:r>
        <w:rPr>
          <w:w w:val="105"/>
        </w:rPr>
        <w:t>,</w:t>
      </w:r>
      <w:r>
        <w:rPr>
          <w:spacing w:val="-11"/>
          <w:w w:val="105"/>
        </w:rPr>
        <w:t xml:space="preserve"> </w:t>
      </w:r>
      <w:hyperlink w:anchor="_bookmark71" w:history="1">
        <w:r>
          <w:rPr>
            <w:w w:val="105"/>
          </w:rPr>
          <w:t>2019</w:t>
        </w:r>
      </w:hyperlink>
      <w:r>
        <w:rPr>
          <w:w w:val="105"/>
        </w:rPr>
        <w:t>).</w:t>
      </w:r>
    </w:p>
    <w:p w14:paraId="047E72CA" w14:textId="77777777" w:rsidR="006131AD" w:rsidRDefault="00000000">
      <w:pPr>
        <w:pStyle w:val="Corpodetexto"/>
        <w:spacing w:line="340" w:lineRule="auto"/>
        <w:ind w:left="140" w:right="114" w:firstLine="708"/>
        <w:jc w:val="both"/>
      </w:pPr>
      <w:r>
        <w:rPr>
          <w:w w:val="105"/>
        </w:rPr>
        <w:t>No que tange à proteção em cenários adversos, a utilidade desses ativos possui limitações.</w:t>
      </w:r>
      <w:r>
        <w:rPr>
          <w:spacing w:val="-15"/>
          <w:w w:val="105"/>
        </w:rPr>
        <w:t xml:space="preserve"> </w:t>
      </w:r>
      <w:r>
        <w:rPr>
          <w:w w:val="105"/>
        </w:rPr>
        <w:t>Em</w:t>
      </w:r>
      <w:r>
        <w:rPr>
          <w:spacing w:val="-15"/>
          <w:w w:val="105"/>
        </w:rPr>
        <w:t xml:space="preserve"> </w:t>
      </w:r>
      <w:r>
        <w:rPr>
          <w:w w:val="105"/>
        </w:rPr>
        <w:t>condições</w:t>
      </w:r>
      <w:r>
        <w:rPr>
          <w:spacing w:val="-15"/>
          <w:w w:val="105"/>
        </w:rPr>
        <w:t xml:space="preserve"> </w:t>
      </w:r>
      <w:r>
        <w:rPr>
          <w:w w:val="105"/>
        </w:rPr>
        <w:t>normais</w:t>
      </w:r>
      <w:r>
        <w:rPr>
          <w:spacing w:val="-15"/>
          <w:w w:val="105"/>
        </w:rPr>
        <w:t xml:space="preserve"> </w:t>
      </w:r>
      <w:r>
        <w:rPr>
          <w:w w:val="105"/>
        </w:rPr>
        <w:t>de</w:t>
      </w:r>
      <w:r>
        <w:rPr>
          <w:spacing w:val="-15"/>
          <w:w w:val="105"/>
        </w:rPr>
        <w:t xml:space="preserve"> </w:t>
      </w:r>
      <w:r>
        <w:rPr>
          <w:w w:val="105"/>
        </w:rPr>
        <w:t>mercado,</w:t>
      </w:r>
      <w:r>
        <w:rPr>
          <w:spacing w:val="-15"/>
          <w:w w:val="105"/>
        </w:rPr>
        <w:t xml:space="preserve"> </w:t>
      </w:r>
      <w:r>
        <w:rPr>
          <w:w w:val="105"/>
        </w:rPr>
        <w:t>as</w:t>
      </w:r>
      <w:r>
        <w:rPr>
          <w:spacing w:val="-15"/>
          <w:w w:val="105"/>
        </w:rPr>
        <w:t xml:space="preserve"> </w:t>
      </w:r>
      <w:r>
        <w:rPr>
          <w:i/>
          <w:w w:val="105"/>
        </w:rPr>
        <w:t>stablecoins</w:t>
      </w:r>
      <w:r>
        <w:rPr>
          <w:i/>
          <w:spacing w:val="-11"/>
          <w:w w:val="105"/>
        </w:rPr>
        <w:t xml:space="preserve"> </w:t>
      </w:r>
      <w:r>
        <w:rPr>
          <w:w w:val="105"/>
        </w:rPr>
        <w:t>operam</w:t>
      </w:r>
      <w:r>
        <w:rPr>
          <w:spacing w:val="-15"/>
          <w:w w:val="105"/>
        </w:rPr>
        <w:t xml:space="preserve"> </w:t>
      </w:r>
      <w:r>
        <w:rPr>
          <w:w w:val="105"/>
        </w:rPr>
        <w:t>fundamentalmente como</w:t>
      </w:r>
      <w:r>
        <w:rPr>
          <w:spacing w:val="-12"/>
          <w:w w:val="105"/>
        </w:rPr>
        <w:t xml:space="preserve"> </w:t>
      </w:r>
      <w:r>
        <w:rPr>
          <w:w w:val="105"/>
        </w:rPr>
        <w:t>diversificadores</w:t>
      </w:r>
      <w:r>
        <w:rPr>
          <w:spacing w:val="-12"/>
          <w:w w:val="105"/>
        </w:rPr>
        <w:t xml:space="preserve"> </w:t>
      </w:r>
      <w:r>
        <w:rPr>
          <w:w w:val="105"/>
        </w:rPr>
        <w:t>eficazes,</w:t>
      </w:r>
      <w:r>
        <w:rPr>
          <w:spacing w:val="-12"/>
          <w:w w:val="105"/>
        </w:rPr>
        <w:t xml:space="preserve"> </w:t>
      </w:r>
      <w:r>
        <w:rPr>
          <w:w w:val="105"/>
        </w:rPr>
        <w:t>assumindo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função</w:t>
      </w:r>
      <w:r>
        <w:rPr>
          <w:spacing w:val="-12"/>
          <w:w w:val="105"/>
        </w:rPr>
        <w:t xml:space="preserve"> </w:t>
      </w:r>
      <w:r>
        <w:rPr>
          <w:w w:val="105"/>
        </w:rPr>
        <w:t>de</w:t>
      </w:r>
      <w:r>
        <w:rPr>
          <w:spacing w:val="-12"/>
          <w:w w:val="105"/>
        </w:rPr>
        <w:t xml:space="preserve"> </w:t>
      </w:r>
      <w:r>
        <w:rPr>
          <w:w w:val="105"/>
        </w:rPr>
        <w:t>porto</w:t>
      </w:r>
      <w:r>
        <w:rPr>
          <w:spacing w:val="-12"/>
          <w:w w:val="105"/>
        </w:rPr>
        <w:t xml:space="preserve"> </w:t>
      </w:r>
      <w:r>
        <w:rPr>
          <w:w w:val="105"/>
        </w:rPr>
        <w:t>seguro</w:t>
      </w:r>
      <w:r>
        <w:rPr>
          <w:spacing w:val="-12"/>
          <w:w w:val="105"/>
        </w:rPr>
        <w:t xml:space="preserve"> </w:t>
      </w:r>
      <w:r>
        <w:rPr>
          <w:w w:val="105"/>
        </w:rPr>
        <w:t>(</w:t>
      </w:r>
      <w:r>
        <w:rPr>
          <w:i/>
          <w:w w:val="105"/>
        </w:rPr>
        <w:t>safe</w:t>
      </w:r>
      <w:r>
        <w:rPr>
          <w:i/>
          <w:spacing w:val="-12"/>
          <w:w w:val="105"/>
        </w:rPr>
        <w:t xml:space="preserve"> </w:t>
      </w:r>
      <w:r>
        <w:rPr>
          <w:i/>
          <w:w w:val="105"/>
        </w:rPr>
        <w:t>haven</w:t>
      </w:r>
      <w:r>
        <w:rPr>
          <w:w w:val="105"/>
        </w:rPr>
        <w:t>)</w:t>
      </w:r>
      <w:r>
        <w:rPr>
          <w:spacing w:val="-12"/>
          <w:w w:val="105"/>
        </w:rPr>
        <w:t xml:space="preserve"> </w:t>
      </w:r>
      <w:r>
        <w:rPr>
          <w:w w:val="105"/>
        </w:rPr>
        <w:t>apenas sob circunstâncias muito específicas (</w:t>
      </w:r>
      <w:hyperlink w:anchor="_bookmark114" w:history="1">
        <w:r>
          <w:rPr>
            <w:w w:val="105"/>
          </w:rPr>
          <w:t>WANG; MA; WU</w:t>
        </w:r>
      </w:hyperlink>
      <w:r>
        <w:rPr>
          <w:w w:val="105"/>
        </w:rPr>
        <w:t xml:space="preserve">, </w:t>
      </w:r>
      <w:hyperlink w:anchor="_bookmark114" w:history="1">
        <w:r>
          <w:rPr>
            <w:w w:val="105"/>
          </w:rPr>
          <w:t>2020</w:t>
        </w:r>
      </w:hyperlink>
      <w:r>
        <w:rPr>
          <w:w w:val="105"/>
        </w:rPr>
        <w:t>). Em períodos de severa ruptura econômica e financeira, as evidências indicam que os criptoativos perdem sua capacidade</w:t>
      </w:r>
      <w:r>
        <w:rPr>
          <w:spacing w:val="-12"/>
          <w:w w:val="105"/>
        </w:rPr>
        <w:t xml:space="preserve"> </w:t>
      </w:r>
      <w:r>
        <w:rPr>
          <w:w w:val="105"/>
        </w:rPr>
        <w:t>de</w:t>
      </w:r>
      <w:r>
        <w:rPr>
          <w:spacing w:val="-12"/>
          <w:w w:val="105"/>
        </w:rPr>
        <w:t xml:space="preserve"> </w:t>
      </w:r>
      <w:r>
        <w:rPr>
          <w:w w:val="105"/>
        </w:rPr>
        <w:t>atuar</w:t>
      </w:r>
      <w:r>
        <w:rPr>
          <w:spacing w:val="-12"/>
          <w:w w:val="105"/>
        </w:rPr>
        <w:t xml:space="preserve"> </w:t>
      </w:r>
      <w:r>
        <w:rPr>
          <w:w w:val="105"/>
        </w:rPr>
        <w:t>como</w:t>
      </w:r>
      <w:r>
        <w:rPr>
          <w:spacing w:val="-12"/>
          <w:w w:val="105"/>
        </w:rPr>
        <w:t xml:space="preserve"> </w:t>
      </w:r>
      <w:r>
        <w:rPr>
          <w:w w:val="105"/>
        </w:rPr>
        <w:t>instrumentos</w:t>
      </w:r>
      <w:r>
        <w:rPr>
          <w:spacing w:val="-12"/>
          <w:w w:val="105"/>
        </w:rPr>
        <w:t xml:space="preserve"> </w:t>
      </w:r>
      <w:r>
        <w:rPr>
          <w:w w:val="105"/>
        </w:rPr>
        <w:t>de</w:t>
      </w:r>
      <w:r>
        <w:rPr>
          <w:spacing w:val="-12"/>
          <w:w w:val="105"/>
        </w:rPr>
        <w:t xml:space="preserve"> </w:t>
      </w:r>
      <w:r>
        <w:rPr>
          <w:w w:val="105"/>
        </w:rPr>
        <w:t>proteção</w:t>
      </w:r>
      <w:r>
        <w:rPr>
          <w:spacing w:val="-12"/>
          <w:w w:val="105"/>
        </w:rPr>
        <w:t xml:space="preserve"> </w:t>
      </w:r>
      <w:r>
        <w:rPr>
          <w:w w:val="105"/>
        </w:rPr>
        <w:t>(</w:t>
      </w:r>
      <w:r>
        <w:rPr>
          <w:i/>
          <w:w w:val="105"/>
        </w:rPr>
        <w:t>hedge</w:t>
      </w:r>
      <w:r>
        <w:rPr>
          <w:w w:val="105"/>
        </w:rPr>
        <w:t>)</w:t>
      </w:r>
      <w:r>
        <w:rPr>
          <w:spacing w:val="-12"/>
          <w:w w:val="105"/>
        </w:rPr>
        <w:t xml:space="preserve"> </w:t>
      </w:r>
      <w:r>
        <w:rPr>
          <w:w w:val="105"/>
        </w:rPr>
        <w:t>ou</w:t>
      </w:r>
      <w:r>
        <w:rPr>
          <w:spacing w:val="-12"/>
          <w:w w:val="105"/>
        </w:rPr>
        <w:t xml:space="preserve"> </w:t>
      </w:r>
      <w:r>
        <w:rPr>
          <w:w w:val="105"/>
        </w:rPr>
        <w:t>portos</w:t>
      </w:r>
      <w:r>
        <w:rPr>
          <w:spacing w:val="-12"/>
          <w:w w:val="105"/>
        </w:rPr>
        <w:t xml:space="preserve"> </w:t>
      </w:r>
      <w:r>
        <w:rPr>
          <w:w w:val="105"/>
        </w:rPr>
        <w:t>seguros,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podendo </w:t>
      </w:r>
      <w:r>
        <w:t>funcionar como amplificadores do contágio financeiro sistêmico (</w:t>
      </w:r>
      <w:hyperlink w:anchor="_bookmark78" w:history="1">
        <w:r>
          <w:t>CORBET; LARKIN; LUCEY</w:t>
        </w:r>
      </w:hyperlink>
      <w:r>
        <w:t xml:space="preserve">, </w:t>
      </w:r>
      <w:hyperlink w:anchor="_bookmark78" w:history="1">
        <w:r>
          <w:rPr>
            <w:spacing w:val="-2"/>
            <w:w w:val="105"/>
          </w:rPr>
          <w:t>2020</w:t>
        </w:r>
      </w:hyperlink>
      <w:r>
        <w:rPr>
          <w:spacing w:val="-2"/>
          <w:w w:val="105"/>
        </w:rPr>
        <w:t>).</w:t>
      </w:r>
    </w:p>
    <w:p w14:paraId="0206521E" w14:textId="77777777" w:rsidR="006131AD" w:rsidRDefault="00000000">
      <w:pPr>
        <w:pStyle w:val="Corpodetexto"/>
        <w:spacing w:line="232" w:lineRule="exact"/>
        <w:ind w:left="848"/>
        <w:jc w:val="both"/>
      </w:pPr>
      <w:r>
        <w:rPr>
          <w:w w:val="105"/>
        </w:rPr>
        <w:t>A</w:t>
      </w:r>
      <w:r>
        <w:rPr>
          <w:spacing w:val="4"/>
          <w:w w:val="105"/>
        </w:rPr>
        <w:t xml:space="preserve"> </w:t>
      </w:r>
      <w:r>
        <w:rPr>
          <w:w w:val="105"/>
        </w:rPr>
        <w:t>literatura</w:t>
      </w:r>
      <w:r>
        <w:rPr>
          <w:spacing w:val="5"/>
          <w:w w:val="105"/>
        </w:rPr>
        <w:t xml:space="preserve"> </w:t>
      </w:r>
      <w:r>
        <w:rPr>
          <w:w w:val="105"/>
        </w:rPr>
        <w:t>especializada</w:t>
      </w:r>
      <w:r>
        <w:rPr>
          <w:spacing w:val="6"/>
          <w:w w:val="105"/>
        </w:rPr>
        <w:t xml:space="preserve"> </w:t>
      </w:r>
      <w:r>
        <w:rPr>
          <w:w w:val="105"/>
        </w:rPr>
        <w:t>demonstra</w:t>
      </w:r>
      <w:r>
        <w:rPr>
          <w:spacing w:val="4"/>
          <w:w w:val="105"/>
        </w:rPr>
        <w:t xml:space="preserve"> </w:t>
      </w:r>
      <w:r>
        <w:rPr>
          <w:w w:val="105"/>
        </w:rPr>
        <w:t>que</w:t>
      </w:r>
      <w:r>
        <w:rPr>
          <w:spacing w:val="5"/>
          <w:w w:val="105"/>
        </w:rPr>
        <w:t xml:space="preserve"> </w:t>
      </w:r>
      <w:r>
        <w:rPr>
          <w:w w:val="105"/>
        </w:rPr>
        <w:t>os</w:t>
      </w:r>
      <w:r>
        <w:rPr>
          <w:spacing w:val="4"/>
          <w:w w:val="105"/>
        </w:rPr>
        <w:t xml:space="preserve"> </w:t>
      </w:r>
      <w:r>
        <w:rPr>
          <w:w w:val="105"/>
        </w:rPr>
        <w:t>retornos</w:t>
      </w:r>
      <w:r>
        <w:rPr>
          <w:spacing w:val="5"/>
          <w:w w:val="105"/>
        </w:rPr>
        <w:t xml:space="preserve"> </w:t>
      </w:r>
      <w:r>
        <w:rPr>
          <w:w w:val="105"/>
        </w:rPr>
        <w:t>do</w:t>
      </w:r>
      <w:r>
        <w:rPr>
          <w:spacing w:val="4"/>
          <w:w w:val="105"/>
        </w:rPr>
        <w:t xml:space="preserve"> </w:t>
      </w:r>
      <w:r>
        <w:rPr>
          <w:i/>
          <w:w w:val="105"/>
        </w:rPr>
        <w:t>Bitcoin</w:t>
      </w:r>
      <w:r>
        <w:rPr>
          <w:i/>
          <w:spacing w:val="9"/>
          <w:w w:val="105"/>
        </w:rPr>
        <w:t xml:space="preserve"> </w:t>
      </w:r>
      <w:r>
        <w:rPr>
          <w:w w:val="105"/>
        </w:rPr>
        <w:t>não</w:t>
      </w:r>
      <w:r>
        <w:rPr>
          <w:spacing w:val="4"/>
          <w:w w:val="105"/>
        </w:rPr>
        <w:t xml:space="preserve"> </w:t>
      </w:r>
      <w:r>
        <w:rPr>
          <w:w w:val="105"/>
        </w:rPr>
        <w:t>se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adequam</w:t>
      </w:r>
    </w:p>
    <w:p w14:paraId="4788F07F" w14:textId="77777777" w:rsidR="006131AD" w:rsidRDefault="00000000">
      <w:pPr>
        <w:pStyle w:val="Corpodetexto"/>
        <w:spacing w:before="105" w:line="340" w:lineRule="auto"/>
        <w:ind w:left="132" w:right="102" w:firstLine="7"/>
        <w:jc w:val="both"/>
      </w:pPr>
      <w:r>
        <w:rPr>
          <w:w w:val="105"/>
        </w:rPr>
        <w:t>à Hipótese de Mercado Eficiente (HME), indicando que as variações de preços não são eventos independentes (</w:t>
      </w:r>
      <w:hyperlink w:anchor="_bookmark82" w:history="1">
        <w:r>
          <w:rPr>
            <w:w w:val="105"/>
          </w:rPr>
          <w:t>FAKHFEKH; JERIBI</w:t>
        </w:r>
      </w:hyperlink>
      <w:r>
        <w:rPr>
          <w:w w:val="105"/>
        </w:rPr>
        <w:t xml:space="preserve">, </w:t>
      </w:r>
      <w:hyperlink w:anchor="_bookmark82" w:history="1">
        <w:r>
          <w:rPr>
            <w:w w:val="105"/>
          </w:rPr>
          <w:t>2020</w:t>
        </w:r>
      </w:hyperlink>
      <w:r>
        <w:rPr>
          <w:w w:val="105"/>
        </w:rPr>
        <w:t xml:space="preserve">). Essa ineficiência manifesta-se de forma heterogênea e decorre, na maioria das vezes, pela ausência de regulamentações </w:t>
      </w:r>
      <w:r>
        <w:rPr>
          <w:spacing w:val="-2"/>
          <w:w w:val="105"/>
        </w:rPr>
        <w:t>estruturais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quando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comparada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aos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ativos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financeiros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convencionais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(</w:t>
      </w:r>
      <w:hyperlink w:anchor="_bookmark106" w:history="1">
        <w:r>
          <w:rPr>
            <w:spacing w:val="-2"/>
            <w:w w:val="105"/>
          </w:rPr>
          <w:t>PARK;</w:t>
        </w:r>
        <w:r>
          <w:rPr>
            <w:spacing w:val="-5"/>
            <w:w w:val="105"/>
          </w:rPr>
          <w:t xml:space="preserve"> </w:t>
        </w:r>
        <w:r>
          <w:rPr>
            <w:spacing w:val="-2"/>
            <w:w w:val="105"/>
          </w:rPr>
          <w:t>YANG</w:t>
        </w:r>
      </w:hyperlink>
      <w:r>
        <w:rPr>
          <w:spacing w:val="-2"/>
          <w:w w:val="105"/>
        </w:rPr>
        <w:t>,</w:t>
      </w:r>
      <w:r>
        <w:rPr>
          <w:spacing w:val="-6"/>
          <w:w w:val="105"/>
        </w:rPr>
        <w:t xml:space="preserve"> </w:t>
      </w:r>
      <w:hyperlink w:anchor="_bookmark106" w:history="1">
        <w:r>
          <w:rPr>
            <w:spacing w:val="-2"/>
            <w:w w:val="105"/>
          </w:rPr>
          <w:t>2023</w:t>
        </w:r>
      </w:hyperlink>
      <w:r>
        <w:rPr>
          <w:spacing w:val="-2"/>
          <w:w w:val="105"/>
        </w:rPr>
        <w:t xml:space="preserve">). </w:t>
      </w:r>
      <w:r>
        <w:rPr>
          <w:w w:val="105"/>
        </w:rPr>
        <w:t>Tais falhas geram uma volatilidade turbulenta, evidenciando que o mercado não opera puramente</w:t>
      </w:r>
      <w:r>
        <w:rPr>
          <w:spacing w:val="-1"/>
          <w:w w:val="105"/>
        </w:rPr>
        <w:t xml:space="preserve"> </w:t>
      </w:r>
      <w:r>
        <w:rPr>
          <w:w w:val="105"/>
        </w:rPr>
        <w:t>aleatório</w:t>
      </w:r>
      <w:r>
        <w:rPr>
          <w:spacing w:val="-1"/>
          <w:w w:val="105"/>
        </w:rPr>
        <w:t xml:space="preserve"> </w:t>
      </w:r>
      <w:r>
        <w:rPr>
          <w:w w:val="105"/>
        </w:rPr>
        <w:t>e</w:t>
      </w:r>
      <w:r>
        <w:rPr>
          <w:spacing w:val="-1"/>
          <w:w w:val="105"/>
        </w:rPr>
        <w:t xml:space="preserve"> </w:t>
      </w:r>
      <w:r>
        <w:rPr>
          <w:w w:val="105"/>
        </w:rPr>
        <w:t>que</w:t>
      </w:r>
      <w:r>
        <w:rPr>
          <w:spacing w:val="-1"/>
          <w:w w:val="105"/>
        </w:rPr>
        <w:t xml:space="preserve"> </w:t>
      </w:r>
      <w:r>
        <w:rPr>
          <w:w w:val="105"/>
        </w:rPr>
        <w:t>técnicas</w:t>
      </w:r>
      <w:r>
        <w:rPr>
          <w:spacing w:val="-1"/>
          <w:w w:val="105"/>
        </w:rPr>
        <w:t xml:space="preserve"> </w:t>
      </w:r>
      <w:r>
        <w:rPr>
          <w:w w:val="105"/>
        </w:rPr>
        <w:t>preditivas</w:t>
      </w:r>
      <w:r>
        <w:rPr>
          <w:spacing w:val="-1"/>
          <w:w w:val="105"/>
        </w:rPr>
        <w:t xml:space="preserve"> </w:t>
      </w:r>
      <w:r>
        <w:rPr>
          <w:w w:val="105"/>
        </w:rPr>
        <w:t>isoladas</w:t>
      </w:r>
      <w:r>
        <w:rPr>
          <w:spacing w:val="-1"/>
          <w:w w:val="105"/>
        </w:rPr>
        <w:t xml:space="preserve"> </w:t>
      </w:r>
      <w:r>
        <w:rPr>
          <w:w w:val="105"/>
        </w:rPr>
        <w:t>podem</w:t>
      </w:r>
      <w:r>
        <w:rPr>
          <w:spacing w:val="-1"/>
          <w:w w:val="105"/>
        </w:rPr>
        <w:t xml:space="preserve"> </w:t>
      </w:r>
      <w:r>
        <w:rPr>
          <w:w w:val="105"/>
        </w:rPr>
        <w:t>ser</w:t>
      </w:r>
      <w:r>
        <w:rPr>
          <w:spacing w:val="-1"/>
          <w:w w:val="105"/>
        </w:rPr>
        <w:t xml:space="preserve"> </w:t>
      </w:r>
      <w:r>
        <w:rPr>
          <w:w w:val="105"/>
        </w:rPr>
        <w:t>insuficientes</w:t>
      </w:r>
      <w:r>
        <w:rPr>
          <w:spacing w:val="-1"/>
          <w:w w:val="105"/>
        </w:rPr>
        <w:t xml:space="preserve"> </w:t>
      </w:r>
      <w:r>
        <w:rPr>
          <w:w w:val="105"/>
        </w:rPr>
        <w:t>para</w:t>
      </w:r>
      <w:r>
        <w:rPr>
          <w:spacing w:val="-1"/>
          <w:w w:val="105"/>
        </w:rPr>
        <w:t xml:space="preserve"> </w:t>
      </w:r>
      <w:r>
        <w:rPr>
          <w:w w:val="105"/>
        </w:rPr>
        <w:t>lidar com essa dinâmica (</w:t>
      </w:r>
      <w:hyperlink w:anchor="_bookmark106" w:history="1">
        <w:r>
          <w:rPr>
            <w:w w:val="105"/>
          </w:rPr>
          <w:t>PARK; YANG</w:t>
        </w:r>
      </w:hyperlink>
      <w:r>
        <w:rPr>
          <w:w w:val="105"/>
        </w:rPr>
        <w:t xml:space="preserve">, </w:t>
      </w:r>
      <w:hyperlink w:anchor="_bookmark106" w:history="1">
        <w:r>
          <w:rPr>
            <w:w w:val="105"/>
          </w:rPr>
          <w:t>2023</w:t>
        </w:r>
      </w:hyperlink>
      <w:r>
        <w:rPr>
          <w:w w:val="105"/>
        </w:rPr>
        <w:t>).</w:t>
      </w:r>
    </w:p>
    <w:p w14:paraId="6B7F250C" w14:textId="77777777" w:rsidR="006131AD" w:rsidRDefault="006131AD">
      <w:pPr>
        <w:pStyle w:val="Corpodetexto"/>
        <w:spacing w:line="340" w:lineRule="auto"/>
        <w:jc w:val="both"/>
        <w:sectPr w:rsidR="006131AD">
          <w:pgSz w:w="11910" w:h="16840"/>
          <w:pgMar w:top="1580" w:right="992" w:bottom="280" w:left="1559" w:header="1038" w:footer="0" w:gutter="0"/>
          <w:cols w:space="720"/>
        </w:sectPr>
      </w:pPr>
    </w:p>
    <w:p w14:paraId="07BD1B8C" w14:textId="77777777" w:rsidR="006131AD" w:rsidRDefault="00000000">
      <w:pPr>
        <w:pStyle w:val="Corpodetexto"/>
        <w:spacing w:before="135" w:line="340" w:lineRule="auto"/>
        <w:ind w:left="132" w:right="108" w:firstLine="716"/>
        <w:jc w:val="both"/>
      </w:pPr>
      <w:bookmarkStart w:id="140" w:name="_bookmark22"/>
      <w:bookmarkEnd w:id="140"/>
      <w:r>
        <w:lastRenderedPageBreak/>
        <w:t>A persistência de ineficiências invalida a premissa de eficiência plena, viabilizando a identificação de padrões para a extração de lucros. Diante dessas oportunidades, observou-</w:t>
      </w:r>
      <w:r>
        <w:rPr>
          <w:w w:val="105"/>
        </w:rPr>
        <w:t>se</w:t>
      </w:r>
      <w:r>
        <w:rPr>
          <w:spacing w:val="-2"/>
          <w:w w:val="105"/>
        </w:rPr>
        <w:t xml:space="preserve"> </w:t>
      </w:r>
      <w:r>
        <w:rPr>
          <w:w w:val="105"/>
        </w:rPr>
        <w:t>nos</w:t>
      </w:r>
      <w:r>
        <w:rPr>
          <w:spacing w:val="-2"/>
          <w:w w:val="105"/>
        </w:rPr>
        <w:t xml:space="preserve"> </w:t>
      </w:r>
      <w:r>
        <w:rPr>
          <w:w w:val="105"/>
        </w:rPr>
        <w:t>últimos</w:t>
      </w:r>
      <w:r>
        <w:rPr>
          <w:spacing w:val="-2"/>
          <w:w w:val="105"/>
        </w:rPr>
        <w:t xml:space="preserve"> </w:t>
      </w:r>
      <w:r>
        <w:rPr>
          <w:w w:val="105"/>
        </w:rPr>
        <w:t>anos</w:t>
      </w:r>
      <w:r>
        <w:rPr>
          <w:spacing w:val="-2"/>
          <w:w w:val="105"/>
        </w:rPr>
        <w:t xml:space="preserve"> </w:t>
      </w:r>
      <w:r>
        <w:rPr>
          <w:w w:val="105"/>
        </w:rPr>
        <w:t>um</w:t>
      </w:r>
      <w:r>
        <w:rPr>
          <w:spacing w:val="-2"/>
          <w:w w:val="105"/>
        </w:rPr>
        <w:t xml:space="preserve"> </w:t>
      </w:r>
      <w:r>
        <w:rPr>
          <w:w w:val="105"/>
        </w:rPr>
        <w:t>aumento</w:t>
      </w:r>
      <w:r>
        <w:rPr>
          <w:spacing w:val="-2"/>
          <w:w w:val="105"/>
        </w:rPr>
        <w:t xml:space="preserve"> </w:t>
      </w:r>
      <w:r>
        <w:rPr>
          <w:w w:val="105"/>
        </w:rPr>
        <w:t>expressivo</w:t>
      </w:r>
      <w:r>
        <w:rPr>
          <w:spacing w:val="-2"/>
          <w:w w:val="105"/>
        </w:rPr>
        <w:t xml:space="preserve"> </w:t>
      </w:r>
      <w:r>
        <w:rPr>
          <w:w w:val="105"/>
        </w:rPr>
        <w:t>no</w:t>
      </w:r>
      <w:r>
        <w:rPr>
          <w:spacing w:val="-2"/>
          <w:w w:val="105"/>
        </w:rPr>
        <w:t xml:space="preserve"> </w:t>
      </w:r>
      <w:r>
        <w:rPr>
          <w:w w:val="105"/>
        </w:rPr>
        <w:t>interesse</w:t>
      </w:r>
      <w:r>
        <w:rPr>
          <w:spacing w:val="-2"/>
          <w:w w:val="105"/>
        </w:rPr>
        <w:t xml:space="preserve"> </w:t>
      </w:r>
      <w:r>
        <w:rPr>
          <w:w w:val="105"/>
        </w:rPr>
        <w:t>pelo</w:t>
      </w:r>
      <w:r>
        <w:rPr>
          <w:spacing w:val="-2"/>
          <w:w w:val="105"/>
        </w:rPr>
        <w:t xml:space="preserve"> </w:t>
      </w:r>
      <w:r>
        <w:rPr>
          <w:w w:val="105"/>
        </w:rPr>
        <w:t>uso</w:t>
      </w:r>
      <w:r>
        <w:rPr>
          <w:spacing w:val="-2"/>
          <w:w w:val="105"/>
        </w:rPr>
        <w:t xml:space="preserve"> </w:t>
      </w:r>
      <w:r>
        <w:rPr>
          <w:w w:val="105"/>
        </w:rPr>
        <w:t>de</w:t>
      </w:r>
      <w:r>
        <w:rPr>
          <w:spacing w:val="-2"/>
          <w:w w:val="105"/>
        </w:rPr>
        <w:t xml:space="preserve"> </w:t>
      </w:r>
      <w:r>
        <w:rPr>
          <w:w w:val="105"/>
        </w:rPr>
        <w:t>técnicas</w:t>
      </w:r>
      <w:r>
        <w:rPr>
          <w:spacing w:val="-2"/>
          <w:w w:val="105"/>
        </w:rPr>
        <w:t xml:space="preserve"> </w:t>
      </w:r>
      <w:r>
        <w:rPr>
          <w:w w:val="105"/>
        </w:rPr>
        <w:t>de</w:t>
      </w:r>
      <w:r>
        <w:rPr>
          <w:spacing w:val="-2"/>
          <w:w w:val="105"/>
        </w:rPr>
        <w:t xml:space="preserve"> </w:t>
      </w:r>
      <w:r>
        <w:rPr>
          <w:w w:val="105"/>
        </w:rPr>
        <w:t>apren-dizado de máquina (</w:t>
      </w:r>
      <w:r>
        <w:rPr>
          <w:i/>
          <w:w w:val="105"/>
        </w:rPr>
        <w:t>machine learning</w:t>
      </w:r>
      <w:r>
        <w:rPr>
          <w:w w:val="105"/>
        </w:rPr>
        <w:t>) para prever o comportamento das criptomoedas (</w:t>
      </w:r>
      <w:hyperlink w:anchor="_bookmark111" w:history="1">
        <w:r>
          <w:rPr>
            <w:w w:val="105"/>
          </w:rPr>
          <w:t>SEBASTIãO; GODINHO</w:t>
        </w:r>
      </w:hyperlink>
      <w:r>
        <w:rPr>
          <w:w w:val="105"/>
        </w:rPr>
        <w:t xml:space="preserve">, </w:t>
      </w:r>
      <w:hyperlink w:anchor="_bookmark111" w:history="1">
        <w:r>
          <w:rPr>
            <w:w w:val="105"/>
          </w:rPr>
          <w:t>2021</w:t>
        </w:r>
      </w:hyperlink>
      <w:r>
        <w:rPr>
          <w:w w:val="105"/>
        </w:rPr>
        <w:t>). Essa tecnologia consolidou-se como um instrumento eficaz</w:t>
      </w:r>
      <w:r>
        <w:rPr>
          <w:spacing w:val="-14"/>
          <w:w w:val="105"/>
        </w:rPr>
        <w:t xml:space="preserve"> </w:t>
      </w:r>
      <w:r>
        <w:rPr>
          <w:w w:val="105"/>
        </w:rPr>
        <w:t>para</w:t>
      </w:r>
      <w:r>
        <w:rPr>
          <w:spacing w:val="-15"/>
          <w:w w:val="105"/>
        </w:rPr>
        <w:t xml:space="preserve"> </w:t>
      </w:r>
      <w:r>
        <w:rPr>
          <w:w w:val="105"/>
        </w:rPr>
        <w:t>o</w:t>
      </w:r>
      <w:r>
        <w:rPr>
          <w:spacing w:val="-14"/>
          <w:w w:val="105"/>
        </w:rPr>
        <w:t xml:space="preserve"> </w:t>
      </w:r>
      <w:r>
        <w:rPr>
          <w:w w:val="105"/>
        </w:rPr>
        <w:t>desenvolvimento</w:t>
      </w:r>
      <w:r>
        <w:rPr>
          <w:spacing w:val="-14"/>
          <w:w w:val="105"/>
        </w:rPr>
        <w:t xml:space="preserve"> </w:t>
      </w:r>
      <w:r>
        <w:rPr>
          <w:w w:val="105"/>
        </w:rPr>
        <w:t>de</w:t>
      </w:r>
      <w:r>
        <w:rPr>
          <w:spacing w:val="-14"/>
          <w:w w:val="105"/>
        </w:rPr>
        <w:t xml:space="preserve"> </w:t>
      </w:r>
      <w:r>
        <w:rPr>
          <w:w w:val="105"/>
        </w:rPr>
        <w:t>estratégias</w:t>
      </w:r>
      <w:r>
        <w:rPr>
          <w:spacing w:val="-15"/>
          <w:w w:val="105"/>
        </w:rPr>
        <w:t xml:space="preserve"> </w:t>
      </w:r>
      <w:r>
        <w:rPr>
          <w:w w:val="105"/>
        </w:rPr>
        <w:t>de</w:t>
      </w:r>
      <w:r>
        <w:rPr>
          <w:spacing w:val="-14"/>
          <w:w w:val="105"/>
        </w:rPr>
        <w:t xml:space="preserve"> </w:t>
      </w:r>
      <w:r>
        <w:rPr>
          <w:w w:val="105"/>
        </w:rPr>
        <w:t>negociação,</w:t>
      </w:r>
      <w:r>
        <w:rPr>
          <w:spacing w:val="-14"/>
          <w:w w:val="105"/>
        </w:rPr>
        <w:t xml:space="preserve"> </w:t>
      </w:r>
      <w:r>
        <w:rPr>
          <w:w w:val="105"/>
        </w:rPr>
        <w:t>pois</w:t>
      </w:r>
      <w:r>
        <w:rPr>
          <w:spacing w:val="-15"/>
          <w:w w:val="105"/>
        </w:rPr>
        <w:t xml:space="preserve"> </w:t>
      </w:r>
      <w:r>
        <w:rPr>
          <w:w w:val="105"/>
        </w:rPr>
        <w:t>possui</w:t>
      </w:r>
      <w:r>
        <w:rPr>
          <w:spacing w:val="-14"/>
          <w:w w:val="105"/>
        </w:rPr>
        <w:t xml:space="preserve"> </w:t>
      </w:r>
      <w:r>
        <w:rPr>
          <w:w w:val="105"/>
        </w:rPr>
        <w:t>a</w:t>
      </w:r>
      <w:r>
        <w:rPr>
          <w:spacing w:val="-14"/>
          <w:w w:val="105"/>
        </w:rPr>
        <w:t xml:space="preserve"> </w:t>
      </w:r>
      <w:r>
        <w:rPr>
          <w:w w:val="105"/>
        </w:rPr>
        <w:t>capacidade</w:t>
      </w:r>
      <w:r>
        <w:rPr>
          <w:spacing w:val="-15"/>
          <w:w w:val="105"/>
        </w:rPr>
        <w:t xml:space="preserve"> </w:t>
      </w:r>
      <w:r>
        <w:rPr>
          <w:w w:val="105"/>
        </w:rPr>
        <w:t>de inferir</w:t>
      </w:r>
      <w:r>
        <w:rPr>
          <w:spacing w:val="-17"/>
          <w:w w:val="105"/>
        </w:rPr>
        <w:t xml:space="preserve"> </w:t>
      </w:r>
      <w:r>
        <w:rPr>
          <w:w w:val="105"/>
        </w:rPr>
        <w:t>relações</w:t>
      </w:r>
      <w:r>
        <w:rPr>
          <w:spacing w:val="-16"/>
          <w:w w:val="105"/>
        </w:rPr>
        <w:t xml:space="preserve"> </w:t>
      </w:r>
      <w:r>
        <w:rPr>
          <w:w w:val="105"/>
        </w:rPr>
        <w:t>nos</w:t>
      </w:r>
      <w:r>
        <w:rPr>
          <w:spacing w:val="-16"/>
          <w:w w:val="105"/>
        </w:rPr>
        <w:t xml:space="preserve"> </w:t>
      </w:r>
      <w:r>
        <w:rPr>
          <w:w w:val="105"/>
        </w:rPr>
        <w:t>dados</w:t>
      </w:r>
      <w:r>
        <w:rPr>
          <w:spacing w:val="-16"/>
          <w:w w:val="105"/>
        </w:rPr>
        <w:t xml:space="preserve"> </w:t>
      </w:r>
      <w:r>
        <w:rPr>
          <w:w w:val="105"/>
        </w:rPr>
        <w:t>que</w:t>
      </w:r>
      <w:r>
        <w:rPr>
          <w:spacing w:val="-16"/>
          <w:w w:val="105"/>
        </w:rPr>
        <w:t xml:space="preserve"> </w:t>
      </w:r>
      <w:r>
        <w:rPr>
          <w:w w:val="105"/>
        </w:rPr>
        <w:t>são,</w:t>
      </w:r>
      <w:r>
        <w:rPr>
          <w:spacing w:val="-16"/>
          <w:w w:val="105"/>
        </w:rPr>
        <w:t xml:space="preserve"> </w:t>
      </w:r>
      <w:r>
        <w:rPr>
          <w:w w:val="105"/>
        </w:rPr>
        <w:t>frequentemente,</w:t>
      </w:r>
      <w:r>
        <w:rPr>
          <w:spacing w:val="-16"/>
          <w:w w:val="105"/>
        </w:rPr>
        <w:t xml:space="preserve"> </w:t>
      </w:r>
      <w:r>
        <w:rPr>
          <w:w w:val="105"/>
        </w:rPr>
        <w:t>imperceptíveis</w:t>
      </w:r>
      <w:r>
        <w:rPr>
          <w:spacing w:val="-16"/>
          <w:w w:val="105"/>
        </w:rPr>
        <w:t xml:space="preserve"> </w:t>
      </w:r>
      <w:r>
        <w:rPr>
          <w:w w:val="105"/>
        </w:rPr>
        <w:t>à</w:t>
      </w:r>
      <w:r>
        <w:rPr>
          <w:spacing w:val="-16"/>
          <w:w w:val="105"/>
        </w:rPr>
        <w:t xml:space="preserve"> </w:t>
      </w:r>
      <w:r>
        <w:rPr>
          <w:w w:val="105"/>
        </w:rPr>
        <w:t>observação</w:t>
      </w:r>
      <w:r>
        <w:rPr>
          <w:spacing w:val="-16"/>
          <w:w w:val="105"/>
        </w:rPr>
        <w:t xml:space="preserve"> </w:t>
      </w:r>
      <w:r>
        <w:rPr>
          <w:w w:val="105"/>
        </w:rPr>
        <w:t>humana direta (</w:t>
      </w:r>
      <w:hyperlink w:anchor="_bookmark84" w:history="1">
        <w:r>
          <w:rPr>
            <w:w w:val="105"/>
          </w:rPr>
          <w:t>FANG et al.</w:t>
        </w:r>
      </w:hyperlink>
      <w:r>
        <w:rPr>
          <w:w w:val="105"/>
        </w:rPr>
        <w:t xml:space="preserve">, </w:t>
      </w:r>
      <w:hyperlink w:anchor="_bookmark84" w:history="1">
        <w:r>
          <w:rPr>
            <w:w w:val="105"/>
          </w:rPr>
          <w:t>2022</w:t>
        </w:r>
      </w:hyperlink>
      <w:r>
        <w:rPr>
          <w:w w:val="105"/>
        </w:rPr>
        <w:t>).</w:t>
      </w:r>
    </w:p>
    <w:p w14:paraId="7CD689C5" w14:textId="77777777" w:rsidR="006131AD" w:rsidRDefault="00000000">
      <w:pPr>
        <w:pStyle w:val="Corpodetexto"/>
        <w:spacing w:line="340" w:lineRule="auto"/>
        <w:ind w:left="132" w:right="108" w:firstLine="716"/>
        <w:jc w:val="both"/>
      </w:pPr>
      <w:r>
        <w:t xml:space="preserve">O uso de modelos de aprendizado de máquina proporciona níveis elevados de preci-são, melhorando a previsibilidade dos retornos e superando o desempenho de abordagens </w:t>
      </w:r>
      <w:r>
        <w:rPr>
          <w:w w:val="105"/>
        </w:rPr>
        <w:t xml:space="preserve">concorrentes tradicionais, como os modelos de médias móveis exponenciais e médias </w:t>
      </w:r>
      <w:r>
        <w:t>móveis integradas autorregressivas (</w:t>
      </w:r>
      <w:hyperlink w:anchor="_bookmark111" w:history="1">
        <w:r>
          <w:t>SEBASTIãO; GODINHO</w:t>
        </w:r>
      </w:hyperlink>
      <w:r>
        <w:t xml:space="preserve">, </w:t>
      </w:r>
      <w:hyperlink w:anchor="_bookmark111" w:history="1">
        <w:r>
          <w:t>2021</w:t>
        </w:r>
      </w:hyperlink>
      <w:r>
        <w:t xml:space="preserve">). Uma vantagem dessa </w:t>
      </w:r>
      <w:r>
        <w:rPr>
          <w:w w:val="105"/>
        </w:rPr>
        <w:t>tecnologia</w:t>
      </w:r>
      <w:r>
        <w:rPr>
          <w:spacing w:val="-7"/>
          <w:w w:val="105"/>
        </w:rPr>
        <w:t xml:space="preserve"> </w:t>
      </w:r>
      <w:r>
        <w:rPr>
          <w:w w:val="105"/>
        </w:rPr>
        <w:t>em</w:t>
      </w:r>
      <w:r>
        <w:rPr>
          <w:spacing w:val="-7"/>
          <w:w w:val="105"/>
        </w:rPr>
        <w:t xml:space="preserve"> </w:t>
      </w:r>
      <w:r>
        <w:rPr>
          <w:w w:val="105"/>
        </w:rPr>
        <w:t>relação</w:t>
      </w:r>
      <w:r>
        <w:rPr>
          <w:spacing w:val="-7"/>
          <w:w w:val="105"/>
        </w:rPr>
        <w:t xml:space="preserve"> </w:t>
      </w:r>
      <w:r>
        <w:rPr>
          <w:w w:val="105"/>
        </w:rPr>
        <w:t>aos</w:t>
      </w:r>
      <w:r>
        <w:rPr>
          <w:spacing w:val="-7"/>
          <w:w w:val="105"/>
        </w:rPr>
        <w:t xml:space="preserve"> </w:t>
      </w:r>
      <w:r>
        <w:rPr>
          <w:w w:val="105"/>
        </w:rPr>
        <w:t>modelos</w:t>
      </w:r>
      <w:r>
        <w:rPr>
          <w:spacing w:val="-7"/>
          <w:w w:val="105"/>
        </w:rPr>
        <w:t xml:space="preserve"> </w:t>
      </w:r>
      <w:r>
        <w:rPr>
          <w:w w:val="105"/>
        </w:rPr>
        <w:t>econométricos</w:t>
      </w:r>
      <w:r>
        <w:rPr>
          <w:spacing w:val="-7"/>
          <w:w w:val="105"/>
        </w:rPr>
        <w:t xml:space="preserve"> </w:t>
      </w:r>
      <w:r>
        <w:rPr>
          <w:w w:val="105"/>
        </w:rPr>
        <w:t>clássicos</w:t>
      </w:r>
      <w:r>
        <w:rPr>
          <w:spacing w:val="-7"/>
          <w:w w:val="105"/>
        </w:rPr>
        <w:t xml:space="preserve"> </w:t>
      </w:r>
      <w:r>
        <w:rPr>
          <w:w w:val="105"/>
        </w:rPr>
        <w:t>é</w:t>
      </w:r>
      <w:r>
        <w:rPr>
          <w:spacing w:val="-7"/>
          <w:w w:val="105"/>
        </w:rPr>
        <w:t xml:space="preserve"> </w:t>
      </w:r>
      <w:r>
        <w:rPr>
          <w:w w:val="105"/>
        </w:rPr>
        <w:t>que</w:t>
      </w:r>
      <w:r>
        <w:rPr>
          <w:spacing w:val="-7"/>
          <w:w w:val="105"/>
        </w:rPr>
        <w:t xml:space="preserve"> </w:t>
      </w:r>
      <w:r>
        <w:rPr>
          <w:w w:val="105"/>
        </w:rPr>
        <w:t>o</w:t>
      </w:r>
      <w:r>
        <w:rPr>
          <w:spacing w:val="-7"/>
          <w:w w:val="105"/>
        </w:rPr>
        <w:t xml:space="preserve"> </w:t>
      </w:r>
      <w:r>
        <w:rPr>
          <w:w w:val="105"/>
        </w:rPr>
        <w:t>aprendizado</w:t>
      </w:r>
      <w:r>
        <w:rPr>
          <w:spacing w:val="-7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w w:val="105"/>
        </w:rPr>
        <w:t>má-quina não exige que os dados sejam estacionários para garantir a obtenção de soluções válidas.</w:t>
      </w:r>
      <w:r>
        <w:rPr>
          <w:spacing w:val="-6"/>
          <w:w w:val="105"/>
        </w:rPr>
        <w:t xml:space="preserve"> </w:t>
      </w:r>
      <w:r>
        <w:rPr>
          <w:w w:val="105"/>
        </w:rPr>
        <w:t>Dado</w:t>
      </w:r>
      <w:r>
        <w:rPr>
          <w:spacing w:val="-6"/>
          <w:w w:val="105"/>
        </w:rPr>
        <w:t xml:space="preserve"> </w:t>
      </w:r>
      <w:r>
        <w:rPr>
          <w:w w:val="105"/>
        </w:rPr>
        <w:t>que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estacionariedade</w:t>
      </w:r>
      <w:r>
        <w:rPr>
          <w:spacing w:val="-6"/>
          <w:w w:val="105"/>
        </w:rPr>
        <w:t xml:space="preserve"> </w:t>
      </w:r>
      <w:r>
        <w:rPr>
          <w:w w:val="105"/>
        </w:rPr>
        <w:t>é</w:t>
      </w:r>
      <w:r>
        <w:rPr>
          <w:spacing w:val="-6"/>
          <w:w w:val="105"/>
        </w:rPr>
        <w:t xml:space="preserve"> </w:t>
      </w:r>
      <w:r>
        <w:rPr>
          <w:w w:val="105"/>
        </w:rPr>
        <w:t>uma</w:t>
      </w:r>
      <w:r>
        <w:rPr>
          <w:spacing w:val="-6"/>
          <w:w w:val="105"/>
        </w:rPr>
        <w:t xml:space="preserve"> </w:t>
      </w:r>
      <w:r>
        <w:rPr>
          <w:w w:val="105"/>
        </w:rPr>
        <w:t>premissa</w:t>
      </w:r>
      <w:r>
        <w:rPr>
          <w:spacing w:val="-6"/>
          <w:w w:val="105"/>
        </w:rPr>
        <w:t xml:space="preserve"> </w:t>
      </w:r>
      <w:r>
        <w:rPr>
          <w:w w:val="105"/>
        </w:rPr>
        <w:t>restritiva</w:t>
      </w:r>
      <w:r>
        <w:rPr>
          <w:spacing w:val="-6"/>
          <w:w w:val="105"/>
        </w:rPr>
        <w:t xml:space="preserve"> </w:t>
      </w:r>
      <w:r>
        <w:rPr>
          <w:w w:val="105"/>
        </w:rPr>
        <w:t>e</w:t>
      </w:r>
      <w:r>
        <w:rPr>
          <w:spacing w:val="-6"/>
          <w:w w:val="105"/>
        </w:rPr>
        <w:t xml:space="preserve"> </w:t>
      </w:r>
      <w:r>
        <w:rPr>
          <w:w w:val="105"/>
        </w:rPr>
        <w:t>essencial</w:t>
      </w:r>
      <w:r>
        <w:rPr>
          <w:spacing w:val="-6"/>
          <w:w w:val="105"/>
        </w:rPr>
        <w:t xml:space="preserve"> </w:t>
      </w:r>
      <w:r>
        <w:rPr>
          <w:w w:val="105"/>
        </w:rPr>
        <w:t>da</w:t>
      </w:r>
      <w:r>
        <w:rPr>
          <w:spacing w:val="-6"/>
          <w:w w:val="105"/>
        </w:rPr>
        <w:t xml:space="preserve"> </w:t>
      </w:r>
      <w:r>
        <w:rPr>
          <w:w w:val="105"/>
        </w:rPr>
        <w:t xml:space="preserve">econome-tria, porém dados não estacionários são toleráveis em inteligência artificial, as técnicas de </w:t>
      </w:r>
      <w:r>
        <w:rPr>
          <w:i/>
          <w:w w:val="105"/>
        </w:rPr>
        <w:t xml:space="preserve">machine learning </w:t>
      </w:r>
      <w:r>
        <w:rPr>
          <w:w w:val="105"/>
        </w:rPr>
        <w:t>despontam como uma via metodológica promissora para o setor (</w:t>
      </w:r>
      <w:hyperlink w:anchor="_bookmark76" w:history="1">
        <w:r>
          <w:rPr>
            <w:w w:val="105"/>
          </w:rPr>
          <w:t>CHEVALLIER; GUéGAN; GOUTTE</w:t>
        </w:r>
      </w:hyperlink>
      <w:r>
        <w:rPr>
          <w:w w:val="105"/>
        </w:rPr>
        <w:t xml:space="preserve">, </w:t>
      </w:r>
      <w:hyperlink w:anchor="_bookmark76" w:history="1">
        <w:r>
          <w:rPr>
            <w:w w:val="105"/>
          </w:rPr>
          <w:t>2021</w:t>
        </w:r>
      </w:hyperlink>
      <w:r>
        <w:rPr>
          <w:w w:val="105"/>
        </w:rPr>
        <w:t>).</w:t>
      </w:r>
    </w:p>
    <w:p w14:paraId="4D704872" w14:textId="77777777" w:rsidR="006131AD" w:rsidRDefault="00000000">
      <w:pPr>
        <w:pStyle w:val="Corpodetexto"/>
        <w:spacing w:line="340" w:lineRule="auto"/>
        <w:ind w:left="140" w:right="108" w:firstLine="708"/>
        <w:jc w:val="both"/>
      </w:pPr>
      <w:r>
        <w:t>Contudo, a aplicação desses algoritmos esbarra em desafios relacionados à sua explicabilidade. Mesmo apresentando alta acurácia na otimização de portfólios, as ferramen-tas de aprendizado de máquina operam frequentemente como “caixas pretas”, fornecendo previsões precisas sem que as razões lógicas subjacentes à decisão sejam claras para o investidor (</w:t>
      </w:r>
      <w:hyperlink w:anchor="_bookmark66" w:history="1">
        <w:r>
          <w:t>BABAEI; GIUDICI; RAFFINETTI</w:t>
        </w:r>
      </w:hyperlink>
      <w:r>
        <w:t xml:space="preserve">, </w:t>
      </w:r>
      <w:hyperlink w:anchor="_bookmark66" w:history="1">
        <w:r>
          <w:t>2022</w:t>
        </w:r>
      </w:hyperlink>
      <w:r>
        <w:t>). As criptomoedas continuam sendo um ativo complexo para a modelagem matemática, mantendo o debate sobre a precisão e os li-mites dos métodos de previsão de seus preços ainda em aberto na literatura (</w:t>
      </w:r>
      <w:hyperlink w:anchor="_bookmark76" w:history="1">
        <w:r>
          <w:t>CHEVALLIER;</w:t>
        </w:r>
      </w:hyperlink>
      <w:r>
        <w:t xml:space="preserve"> </w:t>
      </w:r>
      <w:hyperlink w:anchor="_bookmark76" w:history="1">
        <w:r>
          <w:t>GUéGAN; GOUTTE</w:t>
        </w:r>
      </w:hyperlink>
      <w:r>
        <w:t xml:space="preserve">, </w:t>
      </w:r>
      <w:hyperlink w:anchor="_bookmark76" w:history="1">
        <w:r>
          <w:t>2021</w:t>
        </w:r>
      </w:hyperlink>
      <w:r>
        <w:t>).</w:t>
      </w:r>
    </w:p>
    <w:p w14:paraId="67981D3F" w14:textId="77777777" w:rsidR="006131AD" w:rsidRDefault="00000000">
      <w:pPr>
        <w:pStyle w:val="Corpodetexto"/>
        <w:spacing w:line="340" w:lineRule="auto"/>
        <w:ind w:left="132" w:right="127" w:firstLine="716"/>
        <w:jc w:val="both"/>
      </w:pPr>
      <w:r>
        <w:t>A escassez de regulamentação, quando comparada à de outros ativos financeiros, é um dos fatores centrais para a ocorrência do comportamento de manada e de ineficiências no mercado (</w:t>
      </w:r>
      <w:hyperlink w:anchor="_bookmark106" w:history="1">
        <w:r>
          <w:t>PARK; YANG</w:t>
        </w:r>
      </w:hyperlink>
      <w:r>
        <w:t xml:space="preserve">, </w:t>
      </w:r>
      <w:hyperlink w:anchor="_bookmark106" w:history="1">
        <w:r>
          <w:t>2023</w:t>
        </w:r>
      </w:hyperlink>
      <w:r>
        <w:t>). Por operarem sem a supervisão de governos ou bancos centrais,</w:t>
      </w:r>
      <w:r>
        <w:rPr>
          <w:spacing w:val="75"/>
        </w:rPr>
        <w:t xml:space="preserve"> </w:t>
      </w:r>
      <w:r>
        <w:t>esses</w:t>
      </w:r>
      <w:r>
        <w:rPr>
          <w:spacing w:val="75"/>
        </w:rPr>
        <w:t xml:space="preserve"> </w:t>
      </w:r>
      <w:r>
        <w:t>ativos</w:t>
      </w:r>
      <w:r>
        <w:rPr>
          <w:spacing w:val="75"/>
        </w:rPr>
        <w:t xml:space="preserve"> </w:t>
      </w:r>
      <w:r>
        <w:t>geram</w:t>
      </w:r>
      <w:r>
        <w:rPr>
          <w:spacing w:val="75"/>
        </w:rPr>
        <w:t xml:space="preserve"> </w:t>
      </w:r>
      <w:r>
        <w:t>preocupações</w:t>
      </w:r>
      <w:r>
        <w:rPr>
          <w:spacing w:val="75"/>
        </w:rPr>
        <w:t xml:space="preserve"> </w:t>
      </w:r>
      <w:r>
        <w:t>quanto</w:t>
      </w:r>
      <w:r>
        <w:rPr>
          <w:spacing w:val="75"/>
        </w:rPr>
        <w:t xml:space="preserve"> </w:t>
      </w:r>
      <w:r>
        <w:t>aos</w:t>
      </w:r>
      <w:r>
        <w:rPr>
          <w:spacing w:val="75"/>
        </w:rPr>
        <w:t xml:space="preserve"> </w:t>
      </w:r>
      <w:r>
        <w:t>potenciais</w:t>
      </w:r>
      <w:r>
        <w:rPr>
          <w:spacing w:val="75"/>
        </w:rPr>
        <w:t xml:space="preserve"> </w:t>
      </w:r>
      <w:r>
        <w:t>impactos</w:t>
      </w:r>
      <w:r>
        <w:rPr>
          <w:spacing w:val="75"/>
        </w:rPr>
        <w:t xml:space="preserve"> </w:t>
      </w:r>
      <w:r>
        <w:t>negativos na estabilidade do sistema monetário e financeiro global (</w:t>
      </w:r>
      <w:hyperlink w:anchor="_bookmark73" w:history="1">
        <w:r>
          <w:t>CHARFEDDINE; BENLAGHA;</w:t>
        </w:r>
      </w:hyperlink>
      <w:r>
        <w:t xml:space="preserve"> </w:t>
      </w:r>
      <w:hyperlink w:anchor="_bookmark73" w:history="1">
        <w:r>
          <w:t>MAOUCHI</w:t>
        </w:r>
      </w:hyperlink>
      <w:r>
        <w:t>,</w:t>
      </w:r>
      <w:r>
        <w:rPr>
          <w:spacing w:val="-3"/>
        </w:rPr>
        <w:t xml:space="preserve"> </w:t>
      </w:r>
      <w:hyperlink w:anchor="_bookmark73" w:history="1">
        <w:r>
          <w:t>2020</w:t>
        </w:r>
      </w:hyperlink>
      <w:r>
        <w:t>).</w:t>
      </w:r>
      <w:r>
        <w:rPr>
          <w:spacing w:val="-4"/>
        </w:rPr>
        <w:t xml:space="preserve"> </w:t>
      </w:r>
      <w:r>
        <w:t>Consequentemente,</w:t>
      </w:r>
      <w:r>
        <w:rPr>
          <w:spacing w:val="-3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mercado</w:t>
      </w:r>
      <w:r>
        <w:rPr>
          <w:spacing w:val="-3"/>
        </w:rPr>
        <w:t xml:space="preserve"> </w:t>
      </w:r>
      <w:r>
        <w:t>apresenta</w:t>
      </w:r>
      <w:r>
        <w:rPr>
          <w:spacing w:val="-4"/>
        </w:rPr>
        <w:t xml:space="preserve"> </w:t>
      </w:r>
      <w:r>
        <w:t>riscos</w:t>
      </w:r>
      <w:r>
        <w:rPr>
          <w:spacing w:val="-3"/>
        </w:rPr>
        <w:t xml:space="preserve"> </w:t>
      </w:r>
      <w:r>
        <w:t>severos,</w:t>
      </w:r>
      <w:r>
        <w:rPr>
          <w:spacing w:val="-4"/>
        </w:rPr>
        <w:t xml:space="preserve"> </w:t>
      </w:r>
      <w:r>
        <w:t>não</w:t>
      </w:r>
      <w:r>
        <w:rPr>
          <w:spacing w:val="-3"/>
        </w:rPr>
        <w:t xml:space="preserve"> </w:t>
      </w:r>
      <w:r>
        <w:t>oferecendo recursos</w:t>
      </w:r>
      <w:r>
        <w:rPr>
          <w:spacing w:val="-2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garantias</w:t>
      </w:r>
      <w:r>
        <w:rPr>
          <w:spacing w:val="-2"/>
        </w:rPr>
        <w:t xml:space="preserve"> </w:t>
      </w:r>
      <w:r>
        <w:t>legais</w:t>
      </w:r>
      <w:r>
        <w:rPr>
          <w:spacing w:val="-2"/>
        </w:rPr>
        <w:t xml:space="preserve"> </w:t>
      </w:r>
      <w:r>
        <w:t>aos</w:t>
      </w:r>
      <w:r>
        <w:rPr>
          <w:spacing w:val="-2"/>
        </w:rPr>
        <w:t xml:space="preserve"> </w:t>
      </w:r>
      <w:r>
        <w:t>investidores</w:t>
      </w:r>
      <w:r>
        <w:rPr>
          <w:spacing w:val="-2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situações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fraude,</w:t>
      </w:r>
      <w:r>
        <w:rPr>
          <w:spacing w:val="-2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falhas</w:t>
      </w:r>
      <w:r>
        <w:rPr>
          <w:spacing w:val="-2"/>
        </w:rPr>
        <w:t xml:space="preserve"> </w:t>
      </w:r>
      <w:r>
        <w:t>operacionais (</w:t>
      </w:r>
      <w:hyperlink w:anchor="_bookmark73" w:history="1">
        <w:r>
          <w:t>CHARFEDDINE; BENLAGHA; MAOUCHI</w:t>
        </w:r>
      </w:hyperlink>
      <w:r>
        <w:t xml:space="preserve">, </w:t>
      </w:r>
      <w:hyperlink w:anchor="_bookmark73" w:history="1">
        <w:r>
          <w:t>2020</w:t>
        </w:r>
      </w:hyperlink>
      <w:r>
        <w:t>).</w:t>
      </w:r>
    </w:p>
    <w:p w14:paraId="51A6DFF0" w14:textId="77777777" w:rsidR="006131AD" w:rsidRDefault="00000000">
      <w:pPr>
        <w:pStyle w:val="Corpodetexto"/>
        <w:spacing w:line="340" w:lineRule="auto"/>
        <w:ind w:left="140" w:right="146" w:firstLine="708"/>
        <w:jc w:val="both"/>
      </w:pPr>
      <w:r>
        <w:rPr>
          <w:w w:val="105"/>
        </w:rPr>
        <w:t>Sob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perspectiva</w:t>
      </w:r>
      <w:r>
        <w:rPr>
          <w:spacing w:val="-13"/>
          <w:w w:val="105"/>
        </w:rPr>
        <w:t xml:space="preserve"> </w:t>
      </w:r>
      <w:r>
        <w:rPr>
          <w:w w:val="105"/>
        </w:rPr>
        <w:t>tecnológica,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infraestrutura</w:t>
      </w:r>
      <w:r>
        <w:rPr>
          <w:spacing w:val="-13"/>
          <w:w w:val="105"/>
        </w:rPr>
        <w:t xml:space="preserve"> </w:t>
      </w:r>
      <w:r>
        <w:rPr>
          <w:w w:val="105"/>
        </w:rPr>
        <w:t>das</w:t>
      </w:r>
      <w:r>
        <w:rPr>
          <w:spacing w:val="-13"/>
          <w:w w:val="105"/>
        </w:rPr>
        <w:t xml:space="preserve"> </w:t>
      </w:r>
      <w:r>
        <w:rPr>
          <w:w w:val="105"/>
        </w:rPr>
        <w:t>criptomoedas</w:t>
      </w:r>
      <w:r>
        <w:rPr>
          <w:spacing w:val="-13"/>
          <w:w w:val="105"/>
        </w:rPr>
        <w:t xml:space="preserve"> </w:t>
      </w:r>
      <w:r>
        <w:rPr>
          <w:w w:val="105"/>
        </w:rPr>
        <w:t>enfrenta</w:t>
      </w:r>
      <w:r>
        <w:rPr>
          <w:spacing w:val="-13"/>
          <w:w w:val="105"/>
        </w:rPr>
        <w:t xml:space="preserve"> </w:t>
      </w:r>
      <w:r>
        <w:rPr>
          <w:w w:val="105"/>
        </w:rPr>
        <w:t xml:space="preserve">severas </w:t>
      </w:r>
      <w:r>
        <w:t xml:space="preserve">limitações de escalabilidade. </w:t>
      </w:r>
      <w:hyperlink w:anchor="_bookmark84" w:history="1">
        <w:r>
          <w:t>Fang et al.</w:t>
        </w:r>
      </w:hyperlink>
      <w:r>
        <w:t xml:space="preserve"> (</w:t>
      </w:r>
      <w:hyperlink w:anchor="_bookmark84" w:history="1">
        <w:r>
          <w:t>2022</w:t>
        </w:r>
      </w:hyperlink>
      <w:r>
        <w:t xml:space="preserve">) destacam que o volume e a velocidade das </w:t>
      </w:r>
      <w:r>
        <w:rPr>
          <w:w w:val="105"/>
        </w:rPr>
        <w:t>transações nessas redes ainda não conseguem competir com a negociação de moedas tradicionais, o que já ocasionou acúmulos e atrasos operacionais de múltiplos dias em plataformas de negociação.</w:t>
      </w:r>
    </w:p>
    <w:p w14:paraId="09E9E32A" w14:textId="77777777" w:rsidR="006131AD" w:rsidRDefault="006131AD">
      <w:pPr>
        <w:pStyle w:val="Corpodetexto"/>
        <w:spacing w:line="340" w:lineRule="auto"/>
        <w:jc w:val="both"/>
        <w:sectPr w:rsidR="006131AD">
          <w:pgSz w:w="11910" w:h="16840"/>
          <w:pgMar w:top="1580" w:right="992" w:bottom="280" w:left="1559" w:header="1038" w:footer="0" w:gutter="0"/>
          <w:cols w:space="720"/>
        </w:sectPr>
      </w:pPr>
    </w:p>
    <w:p w14:paraId="6CBC8817" w14:textId="77777777" w:rsidR="006131AD" w:rsidRDefault="00000000">
      <w:pPr>
        <w:pStyle w:val="Corpodetexto"/>
        <w:spacing w:before="135" w:line="340" w:lineRule="auto"/>
        <w:ind w:left="140" w:right="114" w:firstLine="708"/>
        <w:jc w:val="both"/>
      </w:pPr>
      <w:bookmarkStart w:id="141" w:name="_bookmark23"/>
      <w:bookmarkEnd w:id="141"/>
      <w:r>
        <w:lastRenderedPageBreak/>
        <w:t xml:space="preserve">No âmbito comportamental, a literatura aponta que os investidores do setor principal </w:t>
      </w:r>
      <w:r>
        <w:rPr>
          <w:w w:val="105"/>
        </w:rPr>
        <w:t>de</w:t>
      </w:r>
      <w:r>
        <w:rPr>
          <w:spacing w:val="37"/>
          <w:w w:val="105"/>
        </w:rPr>
        <w:t xml:space="preserve"> </w:t>
      </w:r>
      <w:r>
        <w:rPr>
          <w:w w:val="105"/>
        </w:rPr>
        <w:t>criptomoedas</w:t>
      </w:r>
      <w:r>
        <w:rPr>
          <w:spacing w:val="37"/>
          <w:w w:val="105"/>
        </w:rPr>
        <w:t xml:space="preserve"> </w:t>
      </w:r>
      <w:r>
        <w:rPr>
          <w:w w:val="105"/>
        </w:rPr>
        <w:t>agem</w:t>
      </w:r>
      <w:r>
        <w:rPr>
          <w:spacing w:val="37"/>
          <w:w w:val="105"/>
        </w:rPr>
        <w:t xml:space="preserve"> </w:t>
      </w:r>
      <w:r>
        <w:rPr>
          <w:w w:val="105"/>
        </w:rPr>
        <w:t>frequentemente</w:t>
      </w:r>
      <w:r>
        <w:rPr>
          <w:spacing w:val="37"/>
          <w:w w:val="105"/>
        </w:rPr>
        <w:t xml:space="preserve"> </w:t>
      </w:r>
      <w:r>
        <w:rPr>
          <w:w w:val="105"/>
        </w:rPr>
        <w:t>de</w:t>
      </w:r>
      <w:r>
        <w:rPr>
          <w:spacing w:val="37"/>
          <w:w w:val="105"/>
        </w:rPr>
        <w:t xml:space="preserve"> </w:t>
      </w:r>
      <w:r>
        <w:rPr>
          <w:w w:val="105"/>
        </w:rPr>
        <w:t>forma</w:t>
      </w:r>
      <w:r>
        <w:rPr>
          <w:spacing w:val="37"/>
          <w:w w:val="105"/>
        </w:rPr>
        <w:t xml:space="preserve"> </w:t>
      </w:r>
      <w:r>
        <w:rPr>
          <w:w w:val="105"/>
        </w:rPr>
        <w:t>irracional,</w:t>
      </w:r>
      <w:r>
        <w:rPr>
          <w:spacing w:val="37"/>
          <w:w w:val="105"/>
        </w:rPr>
        <w:t xml:space="preserve"> </w:t>
      </w:r>
      <w:r>
        <w:rPr>
          <w:w w:val="105"/>
        </w:rPr>
        <w:t>mimetizando</w:t>
      </w:r>
      <w:r>
        <w:rPr>
          <w:spacing w:val="37"/>
          <w:w w:val="105"/>
        </w:rPr>
        <w:t xml:space="preserve"> </w:t>
      </w:r>
      <w:r>
        <w:rPr>
          <w:w w:val="105"/>
        </w:rPr>
        <w:t>as</w:t>
      </w:r>
      <w:r>
        <w:rPr>
          <w:spacing w:val="37"/>
          <w:w w:val="105"/>
        </w:rPr>
        <w:t xml:space="preserve"> </w:t>
      </w:r>
      <w:r>
        <w:rPr>
          <w:w w:val="105"/>
        </w:rPr>
        <w:t>decisões de terceiros sem qualquer referência às suas próprias convicções (</w:t>
      </w:r>
      <w:hyperlink w:anchor="_bookmark68" w:history="1">
        <w:r>
          <w:rPr>
            <w:w w:val="105"/>
          </w:rPr>
          <w:t>BALLIS; DRAKOS</w:t>
        </w:r>
      </w:hyperlink>
      <w:r>
        <w:rPr>
          <w:w w:val="105"/>
        </w:rPr>
        <w:t xml:space="preserve">, </w:t>
      </w:r>
      <w:hyperlink w:anchor="_bookmark68" w:history="1">
        <w:r>
          <w:rPr>
            <w:w w:val="105"/>
          </w:rPr>
          <w:t>2020</w:t>
        </w:r>
      </w:hyperlink>
      <w:r>
        <w:rPr>
          <w:w w:val="105"/>
        </w:rPr>
        <w:t>). Esse comportamento de manada faz com que os ativos se movam em conjunto, gerando</w:t>
      </w:r>
      <w:r>
        <w:rPr>
          <w:spacing w:val="-15"/>
          <w:w w:val="105"/>
        </w:rPr>
        <w:t xml:space="preserve"> </w:t>
      </w:r>
      <w:r>
        <w:rPr>
          <w:w w:val="105"/>
        </w:rPr>
        <w:t>dinâmicas</w:t>
      </w:r>
      <w:r>
        <w:rPr>
          <w:spacing w:val="-15"/>
          <w:w w:val="105"/>
        </w:rPr>
        <w:t xml:space="preserve"> </w:t>
      </w:r>
      <w:r>
        <w:rPr>
          <w:w w:val="105"/>
        </w:rPr>
        <w:t>e</w:t>
      </w:r>
      <w:r>
        <w:rPr>
          <w:spacing w:val="-15"/>
          <w:w w:val="105"/>
        </w:rPr>
        <w:t xml:space="preserve"> </w:t>
      </w:r>
      <w:r>
        <w:rPr>
          <w:w w:val="105"/>
        </w:rPr>
        <w:t>tendências</w:t>
      </w:r>
      <w:r>
        <w:rPr>
          <w:spacing w:val="-15"/>
          <w:w w:val="105"/>
        </w:rPr>
        <w:t xml:space="preserve"> </w:t>
      </w:r>
      <w:r>
        <w:rPr>
          <w:w w:val="105"/>
        </w:rPr>
        <w:t>que</w:t>
      </w:r>
      <w:r>
        <w:rPr>
          <w:spacing w:val="-15"/>
          <w:w w:val="105"/>
        </w:rPr>
        <w:t xml:space="preserve"> </w:t>
      </w:r>
      <w:r>
        <w:rPr>
          <w:w w:val="105"/>
        </w:rPr>
        <w:t>não</w:t>
      </w:r>
      <w:r>
        <w:rPr>
          <w:spacing w:val="-15"/>
          <w:w w:val="105"/>
        </w:rPr>
        <w:t xml:space="preserve"> </w:t>
      </w:r>
      <w:r>
        <w:rPr>
          <w:w w:val="105"/>
        </w:rPr>
        <w:t>refletem,</w:t>
      </w:r>
      <w:r>
        <w:rPr>
          <w:spacing w:val="-15"/>
          <w:w w:val="105"/>
        </w:rPr>
        <w:t xml:space="preserve"> </w:t>
      </w:r>
      <w:r>
        <w:rPr>
          <w:w w:val="105"/>
        </w:rPr>
        <w:t>necessariamente,</w:t>
      </w:r>
      <w:r>
        <w:rPr>
          <w:spacing w:val="-15"/>
          <w:w w:val="105"/>
        </w:rPr>
        <w:t xml:space="preserve"> </w:t>
      </w:r>
      <w:r>
        <w:rPr>
          <w:w w:val="105"/>
        </w:rPr>
        <w:t>os</w:t>
      </w:r>
      <w:r>
        <w:rPr>
          <w:spacing w:val="-15"/>
          <w:w w:val="105"/>
        </w:rPr>
        <w:t xml:space="preserve"> </w:t>
      </w:r>
      <w:r>
        <w:rPr>
          <w:w w:val="105"/>
        </w:rPr>
        <w:t>seus</w:t>
      </w:r>
      <w:r>
        <w:rPr>
          <w:spacing w:val="-15"/>
          <w:w w:val="105"/>
        </w:rPr>
        <w:t xml:space="preserve"> </w:t>
      </w:r>
      <w:r>
        <w:rPr>
          <w:w w:val="105"/>
        </w:rPr>
        <w:t>verdadeiros fundamentos econômicos subjacentes (</w:t>
      </w:r>
      <w:hyperlink w:anchor="_bookmark68" w:history="1">
        <w:r>
          <w:rPr>
            <w:w w:val="105"/>
          </w:rPr>
          <w:t>BALLIS; DRAKOS</w:t>
        </w:r>
      </w:hyperlink>
      <w:r>
        <w:rPr>
          <w:w w:val="105"/>
        </w:rPr>
        <w:t xml:space="preserve">, </w:t>
      </w:r>
      <w:hyperlink w:anchor="_bookmark68" w:history="1">
        <w:r>
          <w:rPr>
            <w:w w:val="105"/>
          </w:rPr>
          <w:t>2020</w:t>
        </w:r>
      </w:hyperlink>
      <w:r>
        <w:rPr>
          <w:w w:val="105"/>
        </w:rPr>
        <w:t>).</w:t>
      </w:r>
    </w:p>
    <w:p w14:paraId="17BDBF49" w14:textId="77777777" w:rsidR="006131AD" w:rsidRDefault="006131AD">
      <w:pPr>
        <w:pStyle w:val="Corpodetexto"/>
        <w:spacing w:before="103"/>
      </w:pPr>
    </w:p>
    <w:p w14:paraId="656020C5" w14:textId="77777777" w:rsidR="006131AD" w:rsidRPr="0049492A" w:rsidRDefault="00000000">
      <w:pPr>
        <w:pStyle w:val="Ttulo3"/>
        <w:numPr>
          <w:ilvl w:val="1"/>
          <w:numId w:val="1"/>
        </w:numPr>
        <w:tabs>
          <w:tab w:val="left" w:pos="682"/>
        </w:tabs>
        <w:ind w:left="682" w:hanging="542"/>
        <w:rPr>
          <w:highlight w:val="yellow"/>
          <w:rPrChange w:id="142" w:author="Felipe ." w:date="2026-07-08T17:29:00Z" w16du:dateUtc="2026-07-08T20:29:00Z">
            <w:rPr/>
          </w:rPrChange>
        </w:rPr>
      </w:pPr>
      <w:bookmarkStart w:id="143" w:name="Machine_learning"/>
      <w:bookmarkStart w:id="144" w:name="_bookmark24"/>
      <w:bookmarkEnd w:id="143"/>
      <w:bookmarkEnd w:id="144"/>
      <w:r w:rsidRPr="0049492A">
        <w:rPr>
          <w:highlight w:val="yellow"/>
          <w:rPrChange w:id="145" w:author="Felipe ." w:date="2026-07-08T17:29:00Z" w16du:dateUtc="2026-07-08T20:29:00Z">
            <w:rPr/>
          </w:rPrChange>
        </w:rPr>
        <w:t>Machine</w:t>
      </w:r>
      <w:r w:rsidRPr="0049492A">
        <w:rPr>
          <w:spacing w:val="25"/>
          <w:highlight w:val="yellow"/>
          <w:rPrChange w:id="146" w:author="Felipe ." w:date="2026-07-08T17:29:00Z" w16du:dateUtc="2026-07-08T20:29:00Z">
            <w:rPr>
              <w:spacing w:val="25"/>
            </w:rPr>
          </w:rPrChange>
        </w:rPr>
        <w:t xml:space="preserve"> </w:t>
      </w:r>
      <w:r w:rsidRPr="0049492A">
        <w:rPr>
          <w:spacing w:val="-2"/>
          <w:highlight w:val="yellow"/>
          <w:rPrChange w:id="147" w:author="Felipe ." w:date="2026-07-08T17:29:00Z" w16du:dateUtc="2026-07-08T20:29:00Z">
            <w:rPr>
              <w:spacing w:val="-2"/>
            </w:rPr>
          </w:rPrChange>
        </w:rPr>
        <w:t>learning</w:t>
      </w:r>
    </w:p>
    <w:p w14:paraId="33D609D2" w14:textId="77777777" w:rsidR="006131AD" w:rsidRDefault="006131AD">
      <w:pPr>
        <w:pStyle w:val="Corpodetexto"/>
        <w:spacing w:before="89"/>
        <w:rPr>
          <w:b/>
          <w:i/>
        </w:rPr>
      </w:pPr>
    </w:p>
    <w:p w14:paraId="3543987A" w14:textId="77777777" w:rsidR="006131AD" w:rsidRDefault="00000000">
      <w:pPr>
        <w:pStyle w:val="PargrafodaLista"/>
        <w:numPr>
          <w:ilvl w:val="2"/>
          <w:numId w:val="1"/>
        </w:numPr>
        <w:tabs>
          <w:tab w:val="left" w:pos="872"/>
        </w:tabs>
        <w:ind w:left="872" w:hanging="732"/>
        <w:rPr>
          <w:b/>
          <w:i/>
        </w:rPr>
      </w:pPr>
      <w:bookmarkStart w:id="148" w:name="Fundamentos_do_machine_learning"/>
      <w:bookmarkStart w:id="149" w:name="_bookmark25"/>
      <w:bookmarkEnd w:id="148"/>
      <w:bookmarkEnd w:id="149"/>
      <w:r>
        <w:rPr>
          <w:b/>
        </w:rPr>
        <w:t>Fundamentos</w:t>
      </w:r>
      <w:r>
        <w:rPr>
          <w:b/>
          <w:spacing w:val="27"/>
        </w:rPr>
        <w:t xml:space="preserve"> </w:t>
      </w:r>
      <w:r>
        <w:rPr>
          <w:b/>
        </w:rPr>
        <w:t>do</w:t>
      </w:r>
      <w:r>
        <w:rPr>
          <w:b/>
          <w:spacing w:val="27"/>
        </w:rPr>
        <w:t xml:space="preserve"> </w:t>
      </w:r>
      <w:r>
        <w:rPr>
          <w:b/>
          <w:i/>
        </w:rPr>
        <w:t>machine</w:t>
      </w:r>
      <w:r>
        <w:rPr>
          <w:b/>
          <w:i/>
          <w:spacing w:val="27"/>
        </w:rPr>
        <w:t xml:space="preserve"> </w:t>
      </w:r>
      <w:r>
        <w:rPr>
          <w:b/>
          <w:i/>
          <w:spacing w:val="-2"/>
        </w:rPr>
        <w:t>learning</w:t>
      </w:r>
    </w:p>
    <w:p w14:paraId="7D3D5C54" w14:textId="77777777" w:rsidR="006131AD" w:rsidRDefault="006131AD">
      <w:pPr>
        <w:pStyle w:val="Corpodetexto"/>
        <w:spacing w:before="7"/>
        <w:rPr>
          <w:b/>
          <w:i/>
        </w:rPr>
      </w:pPr>
    </w:p>
    <w:p w14:paraId="360C04D1" w14:textId="77777777" w:rsidR="006131AD" w:rsidRDefault="00000000">
      <w:pPr>
        <w:pStyle w:val="Corpodetexto"/>
        <w:spacing w:line="340" w:lineRule="auto"/>
        <w:ind w:left="140" w:right="108" w:firstLine="708"/>
        <w:jc w:val="both"/>
      </w:pPr>
      <w:r>
        <w:rPr>
          <w:w w:val="105"/>
        </w:rPr>
        <w:t>O</w:t>
      </w:r>
      <w:r>
        <w:rPr>
          <w:spacing w:val="-5"/>
          <w:w w:val="105"/>
        </w:rPr>
        <w:t xml:space="preserve"> </w:t>
      </w:r>
      <w:r>
        <w:rPr>
          <w:w w:val="105"/>
        </w:rPr>
        <w:t>Aprendizado</w:t>
      </w:r>
      <w:r>
        <w:rPr>
          <w:spacing w:val="-5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Máquina</w:t>
      </w:r>
      <w:r>
        <w:rPr>
          <w:spacing w:val="-5"/>
          <w:w w:val="105"/>
        </w:rPr>
        <w:t xml:space="preserve"> </w:t>
      </w:r>
      <w:r>
        <w:rPr>
          <w:w w:val="105"/>
        </w:rPr>
        <w:t>(</w:t>
      </w:r>
      <w:r>
        <w:rPr>
          <w:i/>
          <w:w w:val="105"/>
        </w:rPr>
        <w:t>machine</w:t>
      </w:r>
      <w:r>
        <w:rPr>
          <w:i/>
          <w:spacing w:val="-5"/>
          <w:w w:val="105"/>
        </w:rPr>
        <w:t xml:space="preserve"> </w:t>
      </w:r>
      <w:r>
        <w:rPr>
          <w:i/>
          <w:w w:val="105"/>
        </w:rPr>
        <w:t xml:space="preserve">learning </w:t>
      </w:r>
      <w:r>
        <w:rPr>
          <w:w w:val="105"/>
        </w:rPr>
        <w:t>-</w:t>
      </w:r>
      <w:r>
        <w:rPr>
          <w:spacing w:val="-5"/>
          <w:w w:val="105"/>
        </w:rPr>
        <w:t xml:space="preserve"> </w:t>
      </w:r>
      <w:r>
        <w:rPr>
          <w:w w:val="105"/>
        </w:rPr>
        <w:t>ML)</w:t>
      </w:r>
      <w:r>
        <w:rPr>
          <w:spacing w:val="-5"/>
          <w:w w:val="105"/>
        </w:rPr>
        <w:t xml:space="preserve"> </w:t>
      </w:r>
      <w:r>
        <w:rPr>
          <w:w w:val="105"/>
        </w:rPr>
        <w:t>compreende</w:t>
      </w:r>
      <w:r>
        <w:rPr>
          <w:spacing w:val="-5"/>
          <w:w w:val="105"/>
        </w:rPr>
        <w:t xml:space="preserve"> </w:t>
      </w:r>
      <w:r>
        <w:rPr>
          <w:w w:val="105"/>
        </w:rPr>
        <w:t>uma</w:t>
      </w:r>
      <w:r>
        <w:rPr>
          <w:spacing w:val="-6"/>
          <w:w w:val="105"/>
        </w:rPr>
        <w:t xml:space="preserve"> </w:t>
      </w:r>
      <w:r>
        <w:rPr>
          <w:w w:val="105"/>
        </w:rPr>
        <w:t>subárea</w:t>
      </w:r>
      <w:r>
        <w:rPr>
          <w:spacing w:val="-5"/>
          <w:w w:val="105"/>
        </w:rPr>
        <w:t xml:space="preserve"> </w:t>
      </w:r>
      <w:r>
        <w:rPr>
          <w:w w:val="105"/>
        </w:rPr>
        <w:t>da inteligência artificial que se destaca por sua capacidade de prever eventos futuros com base na análise de dados históricos (</w:t>
      </w:r>
      <w:hyperlink w:anchor="_bookmark89" w:history="1">
        <w:r>
          <w:rPr>
            <w:w w:val="105"/>
          </w:rPr>
          <w:t>HAMAYEL; OWDA</w:t>
        </w:r>
      </w:hyperlink>
      <w:r>
        <w:rPr>
          <w:w w:val="105"/>
        </w:rPr>
        <w:t xml:space="preserve">, </w:t>
      </w:r>
      <w:hyperlink w:anchor="_bookmark89" w:history="1">
        <w:r>
          <w:rPr>
            <w:w w:val="105"/>
          </w:rPr>
          <w:t>2021</w:t>
        </w:r>
      </w:hyperlink>
      <w:r>
        <w:rPr>
          <w:w w:val="105"/>
        </w:rPr>
        <w:t>). O princípio fundamental dessa tecnologia reside na aptidão dos algoritmos para extrair conhecimento e aprender representações</w:t>
      </w:r>
      <w:r>
        <w:rPr>
          <w:spacing w:val="-17"/>
          <w:w w:val="105"/>
        </w:rPr>
        <w:t xml:space="preserve"> </w:t>
      </w:r>
      <w:r>
        <w:rPr>
          <w:w w:val="105"/>
        </w:rPr>
        <w:t>internas</w:t>
      </w:r>
      <w:r>
        <w:rPr>
          <w:spacing w:val="-16"/>
          <w:w w:val="105"/>
        </w:rPr>
        <w:t xml:space="preserve"> </w:t>
      </w:r>
      <w:r>
        <w:rPr>
          <w:w w:val="105"/>
        </w:rPr>
        <w:t>diretamente</w:t>
      </w:r>
      <w:r>
        <w:rPr>
          <w:spacing w:val="-16"/>
          <w:w w:val="105"/>
        </w:rPr>
        <w:t xml:space="preserve"> </w:t>
      </w:r>
      <w:r>
        <w:rPr>
          <w:w w:val="105"/>
        </w:rPr>
        <w:t>a</w:t>
      </w:r>
      <w:r>
        <w:rPr>
          <w:spacing w:val="-16"/>
          <w:w w:val="105"/>
        </w:rPr>
        <w:t xml:space="preserve"> </w:t>
      </w:r>
      <w:r>
        <w:rPr>
          <w:w w:val="105"/>
        </w:rPr>
        <w:t>partir</w:t>
      </w:r>
      <w:r>
        <w:rPr>
          <w:spacing w:val="-16"/>
          <w:w w:val="105"/>
        </w:rPr>
        <w:t xml:space="preserve"> </w:t>
      </w:r>
      <w:r>
        <w:rPr>
          <w:w w:val="105"/>
        </w:rPr>
        <w:t>de</w:t>
      </w:r>
      <w:r>
        <w:rPr>
          <w:spacing w:val="-16"/>
          <w:w w:val="105"/>
        </w:rPr>
        <w:t xml:space="preserve"> </w:t>
      </w:r>
      <w:r>
        <w:rPr>
          <w:w w:val="105"/>
        </w:rPr>
        <w:t>dados</w:t>
      </w:r>
      <w:r>
        <w:rPr>
          <w:spacing w:val="-16"/>
          <w:w w:val="105"/>
        </w:rPr>
        <w:t xml:space="preserve"> </w:t>
      </w:r>
      <w:r>
        <w:rPr>
          <w:w w:val="105"/>
        </w:rPr>
        <w:t>brutos</w:t>
      </w:r>
      <w:r>
        <w:rPr>
          <w:spacing w:val="-16"/>
          <w:w w:val="105"/>
        </w:rPr>
        <w:t xml:space="preserve"> </w:t>
      </w:r>
      <w:r>
        <w:rPr>
          <w:w w:val="105"/>
        </w:rPr>
        <w:t>(séries</w:t>
      </w:r>
      <w:r>
        <w:rPr>
          <w:spacing w:val="-16"/>
          <w:w w:val="105"/>
        </w:rPr>
        <w:t xml:space="preserve"> </w:t>
      </w:r>
      <w:r>
        <w:rPr>
          <w:w w:val="105"/>
        </w:rPr>
        <w:t>temporais,</w:t>
      </w:r>
      <w:r>
        <w:rPr>
          <w:spacing w:val="-16"/>
          <w:w w:val="105"/>
        </w:rPr>
        <w:t xml:space="preserve"> </w:t>
      </w:r>
      <w:r>
        <w:rPr>
          <w:w w:val="105"/>
        </w:rPr>
        <w:t>por</w:t>
      </w:r>
      <w:r>
        <w:rPr>
          <w:spacing w:val="-16"/>
          <w:w w:val="105"/>
        </w:rPr>
        <w:t xml:space="preserve"> </w:t>
      </w:r>
      <w:r>
        <w:rPr>
          <w:w w:val="105"/>
        </w:rPr>
        <w:t>exem-</w:t>
      </w:r>
      <w:r>
        <w:t xml:space="preserve">plo), eliminando a necessidade de conhecimento especializado do domínio para a filtragem </w:t>
      </w:r>
      <w:r>
        <w:rPr>
          <w:w w:val="105"/>
        </w:rPr>
        <w:t>manual de características de entrada (</w:t>
      </w:r>
      <w:hyperlink w:anchor="_bookmark95" w:history="1">
        <w:r>
          <w:rPr>
            <w:w w:val="105"/>
          </w:rPr>
          <w:t>LIVIERIS et al.</w:t>
        </w:r>
      </w:hyperlink>
      <w:r>
        <w:rPr>
          <w:w w:val="105"/>
        </w:rPr>
        <w:t xml:space="preserve">, </w:t>
      </w:r>
      <w:hyperlink w:anchor="_bookmark95" w:history="1">
        <w:r>
          <w:rPr>
            <w:w w:val="105"/>
          </w:rPr>
          <w:t>2020</w:t>
        </w:r>
      </w:hyperlink>
      <w:r>
        <w:rPr>
          <w:w w:val="105"/>
        </w:rPr>
        <w:t>).</w:t>
      </w:r>
    </w:p>
    <w:p w14:paraId="06219AF9" w14:textId="77777777" w:rsidR="006131AD" w:rsidRDefault="00000000">
      <w:pPr>
        <w:pStyle w:val="Corpodetexto"/>
        <w:spacing w:line="340" w:lineRule="auto"/>
        <w:ind w:left="132" w:right="114" w:firstLine="716"/>
        <w:jc w:val="both"/>
      </w:pPr>
      <w:r>
        <w:rPr>
          <w:w w:val="105"/>
        </w:rPr>
        <w:t>A evolução dessas técnicas ocorreu em sua maioria como resposta às limitações dos</w:t>
      </w:r>
      <w:r>
        <w:rPr>
          <w:spacing w:val="-11"/>
          <w:w w:val="105"/>
        </w:rPr>
        <w:t xml:space="preserve"> </w:t>
      </w:r>
      <w:r>
        <w:rPr>
          <w:w w:val="105"/>
        </w:rPr>
        <w:t>métodos</w:t>
      </w:r>
      <w:r>
        <w:rPr>
          <w:spacing w:val="-11"/>
          <w:w w:val="105"/>
        </w:rPr>
        <w:t xml:space="preserve"> </w:t>
      </w:r>
      <w:r>
        <w:rPr>
          <w:w w:val="105"/>
        </w:rPr>
        <w:t>estatísticos</w:t>
      </w:r>
      <w:r>
        <w:rPr>
          <w:spacing w:val="-12"/>
          <w:w w:val="105"/>
        </w:rPr>
        <w:t xml:space="preserve"> </w:t>
      </w:r>
      <w:r>
        <w:rPr>
          <w:w w:val="105"/>
        </w:rPr>
        <w:t>e</w:t>
      </w:r>
      <w:r>
        <w:rPr>
          <w:spacing w:val="-11"/>
          <w:w w:val="105"/>
        </w:rPr>
        <w:t xml:space="preserve"> </w:t>
      </w:r>
      <w:r>
        <w:rPr>
          <w:w w:val="105"/>
        </w:rPr>
        <w:t>econométricos</w:t>
      </w:r>
      <w:r>
        <w:rPr>
          <w:spacing w:val="-12"/>
          <w:w w:val="105"/>
        </w:rPr>
        <w:t xml:space="preserve"> </w:t>
      </w:r>
      <w:r>
        <w:rPr>
          <w:w w:val="105"/>
        </w:rPr>
        <w:t>tradicionais,</w:t>
      </w:r>
      <w:r>
        <w:rPr>
          <w:spacing w:val="-11"/>
          <w:w w:val="105"/>
        </w:rPr>
        <w:t xml:space="preserve"> </w:t>
      </w:r>
      <w:r>
        <w:rPr>
          <w:w w:val="105"/>
        </w:rPr>
        <w:t>que</w:t>
      </w:r>
      <w:r>
        <w:rPr>
          <w:spacing w:val="-12"/>
          <w:w w:val="105"/>
        </w:rPr>
        <w:t xml:space="preserve"> </w:t>
      </w:r>
      <w:r>
        <w:rPr>
          <w:w w:val="105"/>
        </w:rPr>
        <w:t>conseguiam</w:t>
      </w:r>
      <w:r>
        <w:rPr>
          <w:spacing w:val="-11"/>
          <w:w w:val="105"/>
        </w:rPr>
        <w:t xml:space="preserve"> </w:t>
      </w:r>
      <w:r>
        <w:rPr>
          <w:w w:val="105"/>
        </w:rPr>
        <w:t>lidar</w:t>
      </w:r>
      <w:r>
        <w:rPr>
          <w:spacing w:val="-12"/>
          <w:w w:val="105"/>
        </w:rPr>
        <w:t xml:space="preserve"> </w:t>
      </w:r>
      <w:r>
        <w:rPr>
          <w:w w:val="105"/>
        </w:rPr>
        <w:t>apenas</w:t>
      </w:r>
      <w:r>
        <w:rPr>
          <w:spacing w:val="-11"/>
          <w:w w:val="105"/>
        </w:rPr>
        <w:t xml:space="preserve"> </w:t>
      </w:r>
      <w:r>
        <w:rPr>
          <w:w w:val="105"/>
        </w:rPr>
        <w:t>com problemas</w:t>
      </w:r>
      <w:r>
        <w:rPr>
          <w:spacing w:val="-1"/>
          <w:w w:val="105"/>
        </w:rPr>
        <w:t xml:space="preserve"> </w:t>
      </w:r>
      <w:r>
        <w:rPr>
          <w:w w:val="105"/>
        </w:rPr>
        <w:t>lineares</w:t>
      </w:r>
      <w:r>
        <w:rPr>
          <w:spacing w:val="-1"/>
          <w:w w:val="105"/>
        </w:rPr>
        <w:t xml:space="preserve"> </w:t>
      </w:r>
      <w:r>
        <w:rPr>
          <w:w w:val="105"/>
        </w:rPr>
        <w:t>e</w:t>
      </w:r>
      <w:r>
        <w:rPr>
          <w:spacing w:val="-1"/>
          <w:w w:val="105"/>
        </w:rPr>
        <w:t xml:space="preserve"> </w:t>
      </w:r>
      <w:r>
        <w:rPr>
          <w:w w:val="105"/>
        </w:rPr>
        <w:t>frequentemente</w:t>
      </w:r>
      <w:r>
        <w:rPr>
          <w:spacing w:val="-1"/>
          <w:w w:val="105"/>
        </w:rPr>
        <w:t xml:space="preserve"> </w:t>
      </w:r>
      <w:r>
        <w:rPr>
          <w:w w:val="105"/>
        </w:rPr>
        <w:t>enfrentavam</w:t>
      </w:r>
      <w:r>
        <w:rPr>
          <w:spacing w:val="-1"/>
          <w:w w:val="105"/>
        </w:rPr>
        <w:t xml:space="preserve"> </w:t>
      </w:r>
      <w:r>
        <w:rPr>
          <w:w w:val="105"/>
        </w:rPr>
        <w:t>dificuldades</w:t>
      </w:r>
      <w:r>
        <w:rPr>
          <w:spacing w:val="-1"/>
          <w:w w:val="105"/>
        </w:rPr>
        <w:t xml:space="preserve"> </w:t>
      </w:r>
      <w:r>
        <w:rPr>
          <w:w w:val="105"/>
        </w:rPr>
        <w:t>com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multicolinearidade de múltiplas variáveis. Com o avanço tecnológico, modelos de ML como Redes Neurais Artificiais (ANNs </w:t>
      </w:r>
      <w:r>
        <w:rPr>
          <w:i/>
          <w:w w:val="105"/>
        </w:rPr>
        <w:t>Artificial Neural Networks</w:t>
      </w:r>
      <w:r>
        <w:rPr>
          <w:w w:val="105"/>
        </w:rPr>
        <w:t xml:space="preserve">), Máquinas de Vetores de Suporte (SVM) e </w:t>
      </w:r>
      <w:r>
        <w:t xml:space="preserve">Florestas Aleatórias (Random Forest) passaram a ser adotados justamente por conseguirem </w:t>
      </w:r>
      <w:r>
        <w:rPr>
          <w:w w:val="105"/>
        </w:rPr>
        <w:t>analisar e processar relações não lineares altamente complexas entre diversos fatores (</w:t>
      </w:r>
      <w:hyperlink w:anchor="_bookmark106" w:history="1">
        <w:r>
          <w:rPr>
            <w:w w:val="105"/>
          </w:rPr>
          <w:t>PARK; YANG</w:t>
        </w:r>
      </w:hyperlink>
      <w:r>
        <w:rPr>
          <w:w w:val="105"/>
        </w:rPr>
        <w:t xml:space="preserve">, </w:t>
      </w:r>
      <w:hyperlink w:anchor="_bookmark106" w:history="1">
        <w:r>
          <w:rPr>
            <w:w w:val="105"/>
          </w:rPr>
          <w:t>2023</w:t>
        </w:r>
      </w:hyperlink>
      <w:r>
        <w:rPr>
          <w:w w:val="105"/>
        </w:rPr>
        <w:t>). Esse amadurecimento permitiu que os algoritmos entregassem previsões</w:t>
      </w:r>
      <w:r>
        <w:rPr>
          <w:spacing w:val="-6"/>
          <w:w w:val="105"/>
        </w:rPr>
        <w:t xml:space="preserve"> </w:t>
      </w:r>
      <w:r>
        <w:rPr>
          <w:w w:val="105"/>
        </w:rPr>
        <w:t>que</w:t>
      </w:r>
      <w:r>
        <w:rPr>
          <w:spacing w:val="-6"/>
          <w:w w:val="105"/>
        </w:rPr>
        <w:t xml:space="preserve"> </w:t>
      </w:r>
      <w:r>
        <w:rPr>
          <w:w w:val="105"/>
        </w:rPr>
        <w:t>não</w:t>
      </w:r>
      <w:r>
        <w:rPr>
          <w:spacing w:val="-6"/>
          <w:w w:val="105"/>
        </w:rPr>
        <w:t xml:space="preserve"> </w:t>
      </w:r>
      <w:r>
        <w:rPr>
          <w:w w:val="105"/>
        </w:rPr>
        <w:t>apenas</w:t>
      </w:r>
      <w:r>
        <w:rPr>
          <w:spacing w:val="-6"/>
          <w:w w:val="105"/>
        </w:rPr>
        <w:t xml:space="preserve"> </w:t>
      </w:r>
      <w:r>
        <w:rPr>
          <w:w w:val="105"/>
        </w:rPr>
        <w:t>se</w:t>
      </w:r>
      <w:r>
        <w:rPr>
          <w:spacing w:val="-6"/>
          <w:w w:val="105"/>
        </w:rPr>
        <w:t xml:space="preserve"> </w:t>
      </w:r>
      <w:r>
        <w:rPr>
          <w:w w:val="105"/>
        </w:rPr>
        <w:t>igualam</w:t>
      </w:r>
      <w:r>
        <w:rPr>
          <w:spacing w:val="-6"/>
          <w:w w:val="105"/>
        </w:rPr>
        <w:t xml:space="preserve"> </w:t>
      </w:r>
      <w:r>
        <w:rPr>
          <w:w w:val="105"/>
        </w:rPr>
        <w:t>à</w:t>
      </w:r>
      <w:r>
        <w:rPr>
          <w:spacing w:val="-6"/>
          <w:w w:val="105"/>
        </w:rPr>
        <w:t xml:space="preserve"> </w:t>
      </w:r>
      <w:r>
        <w:rPr>
          <w:w w:val="105"/>
        </w:rPr>
        <w:t>realidade,</w:t>
      </w:r>
      <w:r>
        <w:rPr>
          <w:spacing w:val="-6"/>
          <w:w w:val="105"/>
        </w:rPr>
        <w:t xml:space="preserve"> </w:t>
      </w:r>
      <w:r>
        <w:rPr>
          <w:w w:val="105"/>
        </w:rPr>
        <w:t>mas</w:t>
      </w:r>
      <w:r>
        <w:rPr>
          <w:spacing w:val="-6"/>
          <w:w w:val="105"/>
        </w:rPr>
        <w:t xml:space="preserve"> </w:t>
      </w:r>
      <w:r>
        <w:rPr>
          <w:w w:val="105"/>
        </w:rPr>
        <w:t>que</w:t>
      </w:r>
      <w:r>
        <w:rPr>
          <w:spacing w:val="-6"/>
          <w:w w:val="105"/>
        </w:rPr>
        <w:t xml:space="preserve"> </w:t>
      </w:r>
      <w:r>
        <w:rPr>
          <w:w w:val="105"/>
        </w:rPr>
        <w:t>aumentam</w:t>
      </w:r>
      <w:r>
        <w:rPr>
          <w:spacing w:val="-6"/>
          <w:w w:val="105"/>
        </w:rPr>
        <w:t xml:space="preserve"> </w:t>
      </w:r>
      <w:r>
        <w:rPr>
          <w:w w:val="105"/>
        </w:rPr>
        <w:t>substancialmente a precisão dos resultados em comparação com modelos anteriores (</w:t>
      </w:r>
      <w:hyperlink w:anchor="_bookmark89" w:history="1">
        <w:r>
          <w:rPr>
            <w:w w:val="105"/>
          </w:rPr>
          <w:t>HAMAYEL; OWDA</w:t>
        </w:r>
      </w:hyperlink>
      <w:r>
        <w:rPr>
          <w:w w:val="105"/>
        </w:rPr>
        <w:t xml:space="preserve">, </w:t>
      </w:r>
      <w:hyperlink w:anchor="_bookmark89" w:history="1">
        <w:r>
          <w:rPr>
            <w:spacing w:val="-2"/>
            <w:w w:val="105"/>
          </w:rPr>
          <w:t>2021</w:t>
        </w:r>
      </w:hyperlink>
      <w:r>
        <w:rPr>
          <w:spacing w:val="-2"/>
          <w:w w:val="105"/>
        </w:rPr>
        <w:t>).</w:t>
      </w:r>
    </w:p>
    <w:p w14:paraId="5242FC27" w14:textId="77777777" w:rsidR="006131AD" w:rsidRDefault="00000000">
      <w:pPr>
        <w:pStyle w:val="Corpodetexto"/>
        <w:spacing w:line="340" w:lineRule="auto"/>
        <w:ind w:left="140" w:right="108" w:firstLine="708"/>
        <w:jc w:val="both"/>
      </w:pPr>
      <w:r>
        <w:rPr>
          <w:w w:val="105"/>
        </w:rPr>
        <w:t xml:space="preserve">Atualmente, a relevância do </w:t>
      </w:r>
      <w:r>
        <w:rPr>
          <w:i/>
          <w:w w:val="105"/>
        </w:rPr>
        <w:t xml:space="preserve">machine learning </w:t>
      </w:r>
      <w:r>
        <w:rPr>
          <w:w w:val="105"/>
        </w:rPr>
        <w:t xml:space="preserve">é evidenciada pela sua aplicação </w:t>
      </w:r>
      <w:r>
        <w:t xml:space="preserve">bem-sucedida em inúmeras áreas de pesquisa de sistemas complexos. Conforme destacam </w:t>
      </w:r>
      <w:hyperlink w:anchor="_bookmark79" w:history="1">
        <w:r>
          <w:rPr>
            <w:spacing w:val="-2"/>
            <w:w w:val="105"/>
          </w:rPr>
          <w:t>Derbentsev</w:t>
        </w:r>
        <w:r>
          <w:rPr>
            <w:spacing w:val="-7"/>
            <w:w w:val="105"/>
          </w:rPr>
          <w:t xml:space="preserve"> </w:t>
        </w:r>
        <w:r>
          <w:rPr>
            <w:spacing w:val="-2"/>
            <w:w w:val="105"/>
          </w:rPr>
          <w:t>et</w:t>
        </w:r>
        <w:r>
          <w:rPr>
            <w:spacing w:val="-7"/>
            <w:w w:val="105"/>
          </w:rPr>
          <w:t xml:space="preserve"> </w:t>
        </w:r>
        <w:r>
          <w:rPr>
            <w:spacing w:val="-2"/>
            <w:w w:val="105"/>
          </w:rPr>
          <w:t>al.</w:t>
        </w:r>
      </w:hyperlink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(</w:t>
      </w:r>
      <w:hyperlink w:anchor="_bookmark79" w:history="1">
        <w:r>
          <w:rPr>
            <w:spacing w:val="-2"/>
            <w:w w:val="105"/>
          </w:rPr>
          <w:t>2021</w:t>
        </w:r>
      </w:hyperlink>
      <w:r>
        <w:rPr>
          <w:spacing w:val="-2"/>
          <w:w w:val="105"/>
        </w:rPr>
        <w:t>),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algoritmos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ML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têm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demonstrado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eficácia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significativa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em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cam-</w:t>
      </w:r>
      <w:r>
        <w:t xml:space="preserve">pos variados, como biomedicina, neurorobótica, análise de imagem e voz, e reconhecimento </w:t>
      </w:r>
      <w:r>
        <w:rPr>
          <w:w w:val="105"/>
        </w:rPr>
        <w:t xml:space="preserve">de padrões, o que motivou sua recente e forte aplicação na análise de séries temporais financeiras. Nesse contexto contemporâneo, estratégias modernas como o aprendizado </w:t>
      </w:r>
      <w:r>
        <w:t>profundo (</w:t>
      </w:r>
      <w:r>
        <w:rPr>
          <w:i/>
        </w:rPr>
        <w:t>deep learning</w:t>
      </w:r>
      <w:r>
        <w:t>) e o aprendizado combinado (</w:t>
      </w:r>
      <w:r>
        <w:rPr>
          <w:i/>
        </w:rPr>
        <w:t>ensemble learning</w:t>
      </w:r>
      <w:r>
        <w:t>) alcançam níveis</w:t>
      </w:r>
      <w:r>
        <w:rPr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spacing w:val="-1"/>
          <w:w w:val="105"/>
        </w:rPr>
        <w:t xml:space="preserve"> </w:t>
      </w:r>
      <w:r>
        <w:rPr>
          <w:w w:val="105"/>
        </w:rPr>
        <w:t>precisão</w:t>
      </w:r>
      <w:r>
        <w:rPr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spacing w:val="-1"/>
          <w:w w:val="105"/>
        </w:rPr>
        <w:t xml:space="preserve"> </w:t>
      </w:r>
      <w:r>
        <w:rPr>
          <w:w w:val="105"/>
        </w:rPr>
        <w:t>ponta,</w:t>
      </w:r>
      <w:r>
        <w:rPr>
          <w:spacing w:val="-1"/>
          <w:w w:val="105"/>
        </w:rPr>
        <w:t xml:space="preserve"> </w:t>
      </w:r>
      <w:r>
        <w:rPr>
          <w:w w:val="105"/>
        </w:rPr>
        <w:t>pois</w:t>
      </w:r>
      <w:r>
        <w:rPr>
          <w:spacing w:val="-1"/>
          <w:w w:val="105"/>
        </w:rPr>
        <w:t xml:space="preserve"> </w:t>
      </w:r>
      <w:r>
        <w:rPr>
          <w:w w:val="105"/>
        </w:rPr>
        <w:t>são</w:t>
      </w:r>
      <w:r>
        <w:rPr>
          <w:spacing w:val="-1"/>
          <w:w w:val="105"/>
        </w:rPr>
        <w:t xml:space="preserve"> </w:t>
      </w:r>
      <w:r>
        <w:rPr>
          <w:w w:val="105"/>
        </w:rPr>
        <w:t>capazes</w:t>
      </w:r>
      <w:r>
        <w:rPr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spacing w:val="-1"/>
          <w:w w:val="105"/>
        </w:rPr>
        <w:t xml:space="preserve"> </w:t>
      </w:r>
      <w:r>
        <w:rPr>
          <w:w w:val="105"/>
        </w:rPr>
        <w:t>criar</w:t>
      </w:r>
      <w:r>
        <w:rPr>
          <w:spacing w:val="-1"/>
          <w:w w:val="105"/>
        </w:rPr>
        <w:t xml:space="preserve"> </w:t>
      </w:r>
      <w:r>
        <w:rPr>
          <w:w w:val="105"/>
        </w:rPr>
        <w:t>características</w:t>
      </w:r>
      <w:r>
        <w:rPr>
          <w:spacing w:val="-1"/>
          <w:w w:val="105"/>
        </w:rPr>
        <w:t xml:space="preserve"> </w:t>
      </w:r>
      <w:r>
        <w:rPr>
          <w:w w:val="105"/>
        </w:rPr>
        <w:t>valiosas</w:t>
      </w:r>
      <w:r>
        <w:rPr>
          <w:spacing w:val="-1"/>
          <w:w w:val="105"/>
        </w:rPr>
        <w:t xml:space="preserve"> </w:t>
      </w:r>
      <w:r>
        <w:rPr>
          <w:w w:val="105"/>
        </w:rPr>
        <w:t>enquanto</w:t>
      </w:r>
      <w:r>
        <w:rPr>
          <w:spacing w:val="-1"/>
          <w:w w:val="105"/>
        </w:rPr>
        <w:t xml:space="preserve"> </w:t>
      </w:r>
      <w:r>
        <w:rPr>
          <w:w w:val="105"/>
        </w:rPr>
        <w:t>filtram eficientemente o ruído dos dados de entrada (</w:t>
      </w:r>
      <w:hyperlink w:anchor="_bookmark95" w:history="1">
        <w:r>
          <w:rPr>
            <w:w w:val="105"/>
          </w:rPr>
          <w:t>LIVIERIS et al.</w:t>
        </w:r>
      </w:hyperlink>
      <w:r>
        <w:rPr>
          <w:w w:val="105"/>
        </w:rPr>
        <w:t xml:space="preserve">, </w:t>
      </w:r>
      <w:hyperlink w:anchor="_bookmark95" w:history="1">
        <w:r>
          <w:rPr>
            <w:w w:val="105"/>
          </w:rPr>
          <w:t>2020</w:t>
        </w:r>
      </w:hyperlink>
      <w:r>
        <w:rPr>
          <w:w w:val="105"/>
        </w:rPr>
        <w:t>).</w:t>
      </w:r>
    </w:p>
    <w:p w14:paraId="6ED038C2" w14:textId="77777777" w:rsidR="006131AD" w:rsidRDefault="00000000">
      <w:pPr>
        <w:pStyle w:val="Corpodetexto"/>
        <w:spacing w:line="340" w:lineRule="auto"/>
        <w:ind w:left="140" w:right="146" w:firstLine="708"/>
        <w:jc w:val="both"/>
      </w:pPr>
      <w:r>
        <w:rPr>
          <w:w w:val="105"/>
        </w:rPr>
        <w:t xml:space="preserve">No aprendizado de máquina supervisionado, os problemas são frequentemente </w:t>
      </w:r>
      <w:r>
        <w:t>categorizados</w:t>
      </w:r>
      <w:r>
        <w:rPr>
          <w:spacing w:val="13"/>
        </w:rPr>
        <w:t xml:space="preserve"> </w:t>
      </w:r>
      <w:r>
        <w:t>em</w:t>
      </w:r>
      <w:r>
        <w:rPr>
          <w:spacing w:val="13"/>
        </w:rPr>
        <w:t xml:space="preserve"> </w:t>
      </w:r>
      <w:r>
        <w:t>tarefas</w:t>
      </w:r>
      <w:r>
        <w:rPr>
          <w:spacing w:val="13"/>
        </w:rPr>
        <w:t xml:space="preserve"> </w:t>
      </w:r>
      <w:r>
        <w:t>de</w:t>
      </w:r>
      <w:r>
        <w:rPr>
          <w:spacing w:val="13"/>
        </w:rPr>
        <w:t xml:space="preserve"> </w:t>
      </w:r>
      <w:r>
        <w:t>regressão</w:t>
      </w:r>
      <w:r>
        <w:rPr>
          <w:spacing w:val="14"/>
        </w:rPr>
        <w:t xml:space="preserve"> </w:t>
      </w:r>
      <w:r>
        <w:t>e</w:t>
      </w:r>
      <w:r>
        <w:rPr>
          <w:spacing w:val="13"/>
        </w:rPr>
        <w:t xml:space="preserve"> </w:t>
      </w:r>
      <w:r>
        <w:t>classificação,</w:t>
      </w:r>
      <w:r>
        <w:rPr>
          <w:spacing w:val="13"/>
        </w:rPr>
        <w:t xml:space="preserve"> </w:t>
      </w:r>
      <w:r>
        <w:t>dependendo</w:t>
      </w:r>
      <w:r>
        <w:rPr>
          <w:spacing w:val="13"/>
        </w:rPr>
        <w:t xml:space="preserve"> </w:t>
      </w:r>
      <w:r>
        <w:t>do</w:t>
      </w:r>
      <w:r>
        <w:rPr>
          <w:spacing w:val="13"/>
        </w:rPr>
        <w:t xml:space="preserve"> </w:t>
      </w:r>
      <w:r>
        <w:t>objetivo</w:t>
      </w:r>
      <w:r>
        <w:rPr>
          <w:spacing w:val="14"/>
        </w:rPr>
        <w:t xml:space="preserve"> </w:t>
      </w:r>
      <w:r>
        <w:rPr>
          <w:spacing w:val="-2"/>
        </w:rPr>
        <w:t>específico</w:t>
      </w:r>
    </w:p>
    <w:p w14:paraId="451E6D74" w14:textId="77777777" w:rsidR="006131AD" w:rsidRDefault="006131AD">
      <w:pPr>
        <w:pStyle w:val="Corpodetexto"/>
        <w:spacing w:line="340" w:lineRule="auto"/>
        <w:jc w:val="both"/>
        <w:sectPr w:rsidR="006131AD">
          <w:pgSz w:w="11910" w:h="16840"/>
          <w:pgMar w:top="1580" w:right="992" w:bottom="280" w:left="1559" w:header="1038" w:footer="0" w:gutter="0"/>
          <w:cols w:space="720"/>
        </w:sectPr>
      </w:pPr>
    </w:p>
    <w:p w14:paraId="3B59C219" w14:textId="77777777" w:rsidR="006131AD" w:rsidRDefault="00000000">
      <w:pPr>
        <w:pStyle w:val="Corpodetexto"/>
        <w:spacing w:before="135" w:line="340" w:lineRule="auto"/>
        <w:ind w:left="140" w:right="114"/>
        <w:jc w:val="both"/>
      </w:pPr>
      <w:bookmarkStart w:id="150" w:name="_bookmark26"/>
      <w:bookmarkEnd w:id="150"/>
      <w:r>
        <w:lastRenderedPageBreak/>
        <w:t>da</w:t>
      </w:r>
      <w:r>
        <w:rPr>
          <w:spacing w:val="24"/>
        </w:rPr>
        <w:t xml:space="preserve"> </w:t>
      </w:r>
      <w:r>
        <w:t>previsão</w:t>
      </w:r>
      <w:r>
        <w:rPr>
          <w:spacing w:val="24"/>
        </w:rPr>
        <w:t xml:space="preserve"> </w:t>
      </w:r>
      <w:r>
        <w:t>a</w:t>
      </w:r>
      <w:r>
        <w:rPr>
          <w:spacing w:val="24"/>
        </w:rPr>
        <w:t xml:space="preserve"> </w:t>
      </w:r>
      <w:r>
        <w:t>ser</w:t>
      </w:r>
      <w:r>
        <w:rPr>
          <w:spacing w:val="24"/>
        </w:rPr>
        <w:t xml:space="preserve"> </w:t>
      </w:r>
      <w:r>
        <w:t>realizada</w:t>
      </w:r>
      <w:r>
        <w:rPr>
          <w:spacing w:val="24"/>
        </w:rPr>
        <w:t xml:space="preserve"> </w:t>
      </w:r>
      <w:r>
        <w:t>(</w:t>
      </w:r>
      <w:hyperlink w:anchor="_bookmark106" w:history="1">
        <w:r>
          <w:t>PARK;</w:t>
        </w:r>
        <w:r>
          <w:rPr>
            <w:spacing w:val="24"/>
          </w:rPr>
          <w:t xml:space="preserve"> </w:t>
        </w:r>
        <w:r>
          <w:t>YANG</w:t>
        </w:r>
      </w:hyperlink>
      <w:r>
        <w:t>,</w:t>
      </w:r>
      <w:r>
        <w:rPr>
          <w:spacing w:val="24"/>
        </w:rPr>
        <w:t xml:space="preserve"> </w:t>
      </w:r>
      <w:hyperlink w:anchor="_bookmark106" w:history="1">
        <w:r>
          <w:t>2023</w:t>
        </w:r>
      </w:hyperlink>
      <w:r>
        <w:t>).</w:t>
      </w:r>
      <w:r>
        <w:rPr>
          <w:spacing w:val="24"/>
        </w:rPr>
        <w:t xml:space="preserve"> </w:t>
      </w:r>
      <w:r>
        <w:t>Em</w:t>
      </w:r>
      <w:r>
        <w:rPr>
          <w:spacing w:val="24"/>
        </w:rPr>
        <w:t xml:space="preserve"> </w:t>
      </w:r>
      <w:r>
        <w:t>aplicações</w:t>
      </w:r>
      <w:r>
        <w:rPr>
          <w:spacing w:val="24"/>
        </w:rPr>
        <w:t xml:space="preserve"> </w:t>
      </w:r>
      <w:r>
        <w:t>financeiras,</w:t>
      </w:r>
      <w:r>
        <w:rPr>
          <w:spacing w:val="24"/>
        </w:rPr>
        <w:t xml:space="preserve"> </w:t>
      </w:r>
      <w:r>
        <w:t>a</w:t>
      </w:r>
      <w:r>
        <w:rPr>
          <w:spacing w:val="24"/>
        </w:rPr>
        <w:t xml:space="preserve"> </w:t>
      </w:r>
      <w:r>
        <w:t>regressão é comumente utilizada para estimar o valor exato de um ativo no futuro, enquanto a classificação é aplicada para prever a direção do movimento dos preços, como identificar se a cotação vai subir ou descer no período seguinte (</w:t>
      </w:r>
      <w:hyperlink w:anchor="_bookmark95" w:history="1">
        <w:r>
          <w:t>LIVIERIS et al.</w:t>
        </w:r>
      </w:hyperlink>
      <w:r>
        <w:t xml:space="preserve">, </w:t>
      </w:r>
      <w:hyperlink w:anchor="_bookmark95" w:history="1">
        <w:r>
          <w:t>2020</w:t>
        </w:r>
      </w:hyperlink>
      <w:r>
        <w:t xml:space="preserve">; </w:t>
      </w:r>
      <w:hyperlink w:anchor="_bookmark79" w:history="1">
        <w:r>
          <w:t>DERBENTSEV et</w:t>
        </w:r>
      </w:hyperlink>
      <w:r>
        <w:t xml:space="preserve"> </w:t>
      </w:r>
      <w:hyperlink w:anchor="_bookmark79" w:history="1">
        <w:r>
          <w:t>al.</w:t>
        </w:r>
      </w:hyperlink>
      <w:r>
        <w:t xml:space="preserve">, </w:t>
      </w:r>
      <w:hyperlink w:anchor="_bookmark79" w:history="1">
        <w:r>
          <w:t>2021</w:t>
        </w:r>
      </w:hyperlink>
      <w:r>
        <w:t xml:space="preserve">). Para garantir a robustez na construção e validação dessas ferramentas em séries temporais, os dados costumam ser divididos em subconjuntos distintos: um conjunto de treinamento, utilizado para ajustar e estimar os parâmetros; um conjunto de validação, para selecionar o modelo mais adequado; e um conjunto de teste, que avalia o desempenho final e a capacidade do modelo de generalizar informações em dados não vistos anteriormente, conforme </w:t>
      </w:r>
      <w:hyperlink w:anchor="_bookmark111" w:history="1">
        <w:r>
          <w:t>Sebastião e Godinho</w:t>
        </w:r>
      </w:hyperlink>
      <w:r>
        <w:t xml:space="preserve"> (</w:t>
      </w:r>
      <w:hyperlink w:anchor="_bookmark111" w:history="1">
        <w:r>
          <w:t>2021</w:t>
        </w:r>
      </w:hyperlink>
      <w:r>
        <w:t xml:space="preserve">) e </w:t>
      </w:r>
      <w:hyperlink w:anchor="_bookmark79" w:history="1">
        <w:r>
          <w:t>Derbentsev et al.</w:t>
        </w:r>
      </w:hyperlink>
      <w:r>
        <w:t xml:space="preserve"> (</w:t>
      </w:r>
      <w:hyperlink w:anchor="_bookmark79" w:history="1">
        <w:r>
          <w:t>2021</w:t>
        </w:r>
      </w:hyperlink>
      <w:r>
        <w:t>).</w:t>
      </w:r>
    </w:p>
    <w:p w14:paraId="7D781371" w14:textId="77777777" w:rsidR="006131AD" w:rsidRDefault="00000000">
      <w:pPr>
        <w:pStyle w:val="Corpodetexto"/>
        <w:spacing w:line="340" w:lineRule="auto"/>
        <w:ind w:left="132" w:right="102" w:firstLine="716"/>
        <w:jc w:val="both"/>
      </w:pPr>
      <w:r>
        <w:t xml:space="preserve">Diante da complexidade natural das tarefas de regressão e classificação, ocorre com </w:t>
      </w:r>
      <w:r>
        <w:rPr>
          <w:w w:val="105"/>
        </w:rPr>
        <w:t>frequência que modelos individuais de aprendizado de máquina não consigam fornecer, de maneira isolada, a precisão e a qualidade preditiva desejadas (</w:t>
      </w:r>
      <w:hyperlink w:anchor="_bookmark79" w:history="1">
        <w:r>
          <w:rPr>
            <w:w w:val="105"/>
          </w:rPr>
          <w:t>DERBENTSEV et al.</w:t>
        </w:r>
      </w:hyperlink>
      <w:r>
        <w:rPr>
          <w:w w:val="105"/>
        </w:rPr>
        <w:t xml:space="preserve">, </w:t>
      </w:r>
      <w:hyperlink w:anchor="_bookmark79" w:history="1">
        <w:r>
          <w:rPr>
            <w:w w:val="105"/>
          </w:rPr>
          <w:t>2021</w:t>
        </w:r>
      </w:hyperlink>
      <w:r>
        <w:rPr>
          <w:w w:val="105"/>
        </w:rPr>
        <w:t>). Como uma solução sofisticada para esse desafio, o aprendizado combinado (</w:t>
      </w:r>
      <w:r>
        <w:rPr>
          <w:i/>
          <w:w w:val="105"/>
        </w:rPr>
        <w:t>en-semble learning</w:t>
      </w:r>
      <w:r>
        <w:rPr>
          <w:w w:val="105"/>
        </w:rPr>
        <w:t>) propõe a integração de múltiplos modelos para reduzir a alta variância dos</w:t>
      </w:r>
      <w:r>
        <w:rPr>
          <w:spacing w:val="25"/>
          <w:w w:val="105"/>
        </w:rPr>
        <w:t xml:space="preserve"> </w:t>
      </w:r>
      <w:r>
        <w:rPr>
          <w:w w:val="105"/>
        </w:rPr>
        <w:t>preditores</w:t>
      </w:r>
      <w:r>
        <w:rPr>
          <w:spacing w:val="25"/>
          <w:w w:val="105"/>
        </w:rPr>
        <w:t xml:space="preserve"> </w:t>
      </w:r>
      <w:r>
        <w:rPr>
          <w:w w:val="105"/>
        </w:rPr>
        <w:t>individuais</w:t>
      </w:r>
      <w:r>
        <w:rPr>
          <w:spacing w:val="25"/>
          <w:w w:val="105"/>
        </w:rPr>
        <w:t xml:space="preserve"> </w:t>
      </w:r>
      <w:r>
        <w:rPr>
          <w:w w:val="105"/>
        </w:rPr>
        <w:t>e</w:t>
      </w:r>
      <w:r>
        <w:rPr>
          <w:spacing w:val="25"/>
          <w:w w:val="105"/>
        </w:rPr>
        <w:t xml:space="preserve"> </w:t>
      </w:r>
      <w:r>
        <w:rPr>
          <w:w w:val="105"/>
        </w:rPr>
        <w:t>minimizar</w:t>
      </w:r>
      <w:r>
        <w:rPr>
          <w:spacing w:val="25"/>
          <w:w w:val="105"/>
        </w:rPr>
        <w:t xml:space="preserve"> </w:t>
      </w:r>
      <w:r>
        <w:rPr>
          <w:w w:val="105"/>
        </w:rPr>
        <w:t>o</w:t>
      </w:r>
      <w:r>
        <w:rPr>
          <w:spacing w:val="25"/>
          <w:w w:val="105"/>
        </w:rPr>
        <w:t xml:space="preserve"> </w:t>
      </w:r>
      <w:r>
        <w:rPr>
          <w:w w:val="105"/>
        </w:rPr>
        <w:t>erro</w:t>
      </w:r>
      <w:r>
        <w:rPr>
          <w:spacing w:val="25"/>
          <w:w w:val="105"/>
        </w:rPr>
        <w:t xml:space="preserve"> </w:t>
      </w:r>
      <w:r>
        <w:rPr>
          <w:w w:val="105"/>
        </w:rPr>
        <w:t>de</w:t>
      </w:r>
      <w:r>
        <w:rPr>
          <w:spacing w:val="25"/>
          <w:w w:val="105"/>
        </w:rPr>
        <w:t xml:space="preserve"> </w:t>
      </w:r>
      <w:r>
        <w:rPr>
          <w:w w:val="105"/>
        </w:rPr>
        <w:t>generalização</w:t>
      </w:r>
      <w:r>
        <w:rPr>
          <w:spacing w:val="25"/>
          <w:w w:val="105"/>
        </w:rPr>
        <w:t xml:space="preserve"> </w:t>
      </w:r>
      <w:r>
        <w:rPr>
          <w:w w:val="105"/>
        </w:rPr>
        <w:t>(</w:t>
      </w:r>
      <w:hyperlink w:anchor="_bookmark95" w:history="1">
        <w:r>
          <w:rPr>
            <w:w w:val="105"/>
          </w:rPr>
          <w:t>LIVIERIS</w:t>
        </w:r>
        <w:r>
          <w:rPr>
            <w:spacing w:val="25"/>
            <w:w w:val="105"/>
          </w:rPr>
          <w:t xml:space="preserve"> </w:t>
        </w:r>
        <w:r>
          <w:rPr>
            <w:w w:val="105"/>
          </w:rPr>
          <w:t>et</w:t>
        </w:r>
        <w:r>
          <w:rPr>
            <w:spacing w:val="25"/>
            <w:w w:val="105"/>
          </w:rPr>
          <w:t xml:space="preserve"> </w:t>
        </w:r>
        <w:r>
          <w:rPr>
            <w:w w:val="105"/>
          </w:rPr>
          <w:t>al.</w:t>
        </w:r>
      </w:hyperlink>
      <w:r>
        <w:rPr>
          <w:w w:val="105"/>
        </w:rPr>
        <w:t>,</w:t>
      </w:r>
      <w:r>
        <w:rPr>
          <w:spacing w:val="25"/>
          <w:w w:val="105"/>
        </w:rPr>
        <w:t xml:space="preserve"> </w:t>
      </w:r>
      <w:hyperlink w:anchor="_bookmark95" w:history="1">
        <w:r>
          <w:rPr>
            <w:w w:val="105"/>
          </w:rPr>
          <w:t>2020</w:t>
        </w:r>
      </w:hyperlink>
      <w:r>
        <w:rPr>
          <w:w w:val="105"/>
        </w:rPr>
        <w:t>). O princípio fundamental dessa estratégia consiste em agregar as previsões de diversos algoritmos considerados "fracos"ou de baixo viés, fazendo com que os erros específicos de</w:t>
      </w:r>
      <w:r>
        <w:rPr>
          <w:spacing w:val="-9"/>
          <w:w w:val="105"/>
        </w:rPr>
        <w:t xml:space="preserve"> </w:t>
      </w:r>
      <w:r>
        <w:rPr>
          <w:w w:val="105"/>
        </w:rPr>
        <w:t>cada</w:t>
      </w:r>
      <w:r>
        <w:rPr>
          <w:spacing w:val="-9"/>
          <w:w w:val="105"/>
        </w:rPr>
        <w:t xml:space="preserve"> </w:t>
      </w:r>
      <w:r>
        <w:rPr>
          <w:w w:val="105"/>
        </w:rPr>
        <w:t>modelo</w:t>
      </w:r>
      <w:r>
        <w:rPr>
          <w:spacing w:val="-9"/>
          <w:w w:val="105"/>
        </w:rPr>
        <w:t xml:space="preserve"> </w:t>
      </w:r>
      <w:r>
        <w:rPr>
          <w:w w:val="105"/>
        </w:rPr>
        <w:t>sejam</w:t>
      </w:r>
      <w:r>
        <w:rPr>
          <w:spacing w:val="-9"/>
          <w:w w:val="105"/>
        </w:rPr>
        <w:t xml:space="preserve"> </w:t>
      </w:r>
      <w:r>
        <w:rPr>
          <w:w w:val="105"/>
        </w:rPr>
        <w:t>compensados</w:t>
      </w:r>
      <w:r>
        <w:rPr>
          <w:spacing w:val="-9"/>
          <w:w w:val="105"/>
        </w:rPr>
        <w:t xml:space="preserve"> </w:t>
      </w:r>
      <w:r>
        <w:rPr>
          <w:w w:val="105"/>
        </w:rPr>
        <w:t>mutuamente</w:t>
      </w:r>
      <w:r>
        <w:rPr>
          <w:spacing w:val="-9"/>
          <w:w w:val="105"/>
        </w:rPr>
        <w:t xml:space="preserve"> </w:t>
      </w:r>
      <w:r>
        <w:rPr>
          <w:w w:val="105"/>
        </w:rPr>
        <w:t>durante</w:t>
      </w:r>
      <w:r>
        <w:rPr>
          <w:spacing w:val="-9"/>
          <w:w w:val="105"/>
        </w:rPr>
        <w:t xml:space="preserve"> </w:t>
      </w:r>
      <w:r>
        <w:rPr>
          <w:w w:val="105"/>
        </w:rPr>
        <w:t>o</w:t>
      </w:r>
      <w:r>
        <w:rPr>
          <w:spacing w:val="-9"/>
          <w:w w:val="105"/>
        </w:rPr>
        <w:t xml:space="preserve"> </w:t>
      </w:r>
      <w:r>
        <w:rPr>
          <w:w w:val="105"/>
        </w:rPr>
        <w:t>processo</w:t>
      </w:r>
      <w:r>
        <w:rPr>
          <w:spacing w:val="-9"/>
          <w:w w:val="105"/>
        </w:rPr>
        <w:t xml:space="preserve"> </w:t>
      </w:r>
      <w:r>
        <w:rPr>
          <w:w w:val="105"/>
        </w:rPr>
        <w:t>de</w:t>
      </w:r>
      <w:r>
        <w:rPr>
          <w:spacing w:val="-9"/>
          <w:w w:val="105"/>
        </w:rPr>
        <w:t xml:space="preserve"> </w:t>
      </w:r>
      <w:r>
        <w:rPr>
          <w:w w:val="105"/>
        </w:rPr>
        <w:t>previsão,</w:t>
      </w:r>
      <w:r>
        <w:rPr>
          <w:spacing w:val="-9"/>
          <w:w w:val="105"/>
        </w:rPr>
        <w:t xml:space="preserve"> </w:t>
      </w:r>
      <w:r>
        <w:rPr>
          <w:w w:val="105"/>
        </w:rPr>
        <w:t>o</w:t>
      </w:r>
      <w:r>
        <w:rPr>
          <w:spacing w:val="-9"/>
          <w:w w:val="105"/>
        </w:rPr>
        <w:t xml:space="preserve"> </w:t>
      </w:r>
      <w:r>
        <w:rPr>
          <w:w w:val="105"/>
        </w:rPr>
        <w:t xml:space="preserve">que invariavelmente resulta em um desempenho global superior, conforme </w:t>
      </w:r>
      <w:hyperlink w:anchor="_bookmark79" w:history="1">
        <w:r>
          <w:rPr>
            <w:w w:val="105"/>
          </w:rPr>
          <w:t>Derbentsev et al.</w:t>
        </w:r>
      </w:hyperlink>
      <w:r>
        <w:rPr>
          <w:w w:val="105"/>
        </w:rPr>
        <w:t xml:space="preserve"> (</w:t>
      </w:r>
      <w:hyperlink w:anchor="_bookmark79" w:history="1">
        <w:r>
          <w:rPr>
            <w:w w:val="105"/>
          </w:rPr>
          <w:t>2021</w:t>
        </w:r>
      </w:hyperlink>
      <w:r>
        <w:rPr>
          <w:w w:val="105"/>
        </w:rPr>
        <w:t xml:space="preserve">) e </w:t>
      </w:r>
      <w:hyperlink w:anchor="_bookmark106" w:history="1">
        <w:r>
          <w:rPr>
            <w:w w:val="105"/>
          </w:rPr>
          <w:t>Park e Yang</w:t>
        </w:r>
      </w:hyperlink>
      <w:r>
        <w:rPr>
          <w:w w:val="105"/>
        </w:rPr>
        <w:t xml:space="preserve"> (</w:t>
      </w:r>
      <w:hyperlink w:anchor="_bookmark106" w:history="1">
        <w:r>
          <w:rPr>
            <w:w w:val="105"/>
          </w:rPr>
          <w:t>2023</w:t>
        </w:r>
      </w:hyperlink>
      <w:r>
        <w:rPr>
          <w:w w:val="105"/>
        </w:rPr>
        <w:t>).</w:t>
      </w:r>
    </w:p>
    <w:p w14:paraId="028ED881" w14:textId="77777777" w:rsidR="006131AD" w:rsidRDefault="00000000">
      <w:pPr>
        <w:pStyle w:val="Corpodetexto"/>
        <w:spacing w:line="340" w:lineRule="auto"/>
        <w:ind w:left="132" w:right="146" w:firstLine="716"/>
        <w:jc w:val="both"/>
      </w:pPr>
      <w:r>
        <w:rPr>
          <w:w w:val="105"/>
        </w:rPr>
        <w:t xml:space="preserve">Dentro dessa arquitetura de múltiplos modelos, destacam-se duas abordagens </w:t>
      </w:r>
      <w:r>
        <w:rPr>
          <w:spacing w:val="-2"/>
          <w:w w:val="105"/>
        </w:rPr>
        <w:t>principais: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o</w:t>
      </w:r>
      <w:r>
        <w:rPr>
          <w:spacing w:val="-11"/>
          <w:w w:val="105"/>
        </w:rPr>
        <w:t xml:space="preserve"> </w:t>
      </w:r>
      <w:r>
        <w:rPr>
          <w:i/>
          <w:spacing w:val="-2"/>
          <w:w w:val="105"/>
        </w:rPr>
        <w:t xml:space="preserve">bagging </w:t>
      </w:r>
      <w:r>
        <w:rPr>
          <w:spacing w:val="-2"/>
          <w:w w:val="105"/>
        </w:rPr>
        <w:t>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o</w:t>
      </w:r>
      <w:r>
        <w:rPr>
          <w:spacing w:val="-10"/>
          <w:w w:val="105"/>
        </w:rPr>
        <w:t xml:space="preserve"> </w:t>
      </w:r>
      <w:r>
        <w:rPr>
          <w:i/>
          <w:spacing w:val="-2"/>
          <w:w w:val="105"/>
        </w:rPr>
        <w:t xml:space="preserve">boosting </w:t>
      </w:r>
      <w:r>
        <w:rPr>
          <w:spacing w:val="-2"/>
          <w:w w:val="105"/>
        </w:rPr>
        <w:t>(</w:t>
      </w:r>
      <w:hyperlink w:anchor="_bookmark106" w:history="1">
        <w:r>
          <w:rPr>
            <w:spacing w:val="-2"/>
            <w:w w:val="105"/>
          </w:rPr>
          <w:t>PARK;</w:t>
        </w:r>
        <w:r>
          <w:rPr>
            <w:spacing w:val="-11"/>
            <w:w w:val="105"/>
          </w:rPr>
          <w:t xml:space="preserve"> </w:t>
        </w:r>
        <w:r>
          <w:rPr>
            <w:spacing w:val="-2"/>
            <w:w w:val="105"/>
          </w:rPr>
          <w:t>YANG</w:t>
        </w:r>
      </w:hyperlink>
      <w:r>
        <w:rPr>
          <w:spacing w:val="-2"/>
          <w:w w:val="105"/>
        </w:rPr>
        <w:t>,</w:t>
      </w:r>
      <w:r>
        <w:rPr>
          <w:spacing w:val="-10"/>
          <w:w w:val="105"/>
        </w:rPr>
        <w:t xml:space="preserve"> </w:t>
      </w:r>
      <w:hyperlink w:anchor="_bookmark106" w:history="1">
        <w:r>
          <w:rPr>
            <w:spacing w:val="-2"/>
            <w:w w:val="105"/>
          </w:rPr>
          <w:t>2023</w:t>
        </w:r>
      </w:hyperlink>
      <w:r>
        <w:rPr>
          <w:spacing w:val="-2"/>
          <w:w w:val="105"/>
        </w:rPr>
        <w:t>).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Enquanto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no</w:t>
      </w:r>
      <w:r>
        <w:rPr>
          <w:spacing w:val="-11"/>
          <w:w w:val="105"/>
        </w:rPr>
        <w:t xml:space="preserve"> </w:t>
      </w:r>
      <w:r>
        <w:rPr>
          <w:i/>
          <w:spacing w:val="-2"/>
          <w:w w:val="105"/>
        </w:rPr>
        <w:t xml:space="preserve">bagging </w:t>
      </w:r>
      <w:r>
        <w:rPr>
          <w:spacing w:val="-2"/>
          <w:w w:val="105"/>
        </w:rPr>
        <w:t>os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 xml:space="preserve">modelos </w:t>
      </w:r>
      <w:r>
        <w:t>básicos aprendem de forma independente e paralela, compensando os resultados por meio de</w:t>
      </w:r>
      <w:r>
        <w:rPr>
          <w:spacing w:val="-3"/>
        </w:rPr>
        <w:t xml:space="preserve"> </w:t>
      </w:r>
      <w:r>
        <w:t>uma</w:t>
      </w:r>
      <w:r>
        <w:rPr>
          <w:spacing w:val="-3"/>
        </w:rPr>
        <w:t xml:space="preserve"> </w:t>
      </w:r>
      <w:r>
        <w:t>média</w:t>
      </w:r>
      <w:r>
        <w:rPr>
          <w:spacing w:val="-3"/>
        </w:rPr>
        <w:t xml:space="preserve"> </w:t>
      </w:r>
      <w:r>
        <w:t>ou</w:t>
      </w:r>
      <w:r>
        <w:rPr>
          <w:spacing w:val="-4"/>
        </w:rPr>
        <w:t xml:space="preserve"> </w:t>
      </w:r>
      <w:r>
        <w:t>votação</w:t>
      </w:r>
      <w:r>
        <w:rPr>
          <w:spacing w:val="-3"/>
        </w:rPr>
        <w:t xml:space="preserve"> </w:t>
      </w:r>
      <w:r>
        <w:t>simples,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rPr>
          <w:i/>
        </w:rPr>
        <w:t xml:space="preserve">boosting </w:t>
      </w:r>
      <w:r>
        <w:t>opera</w:t>
      </w:r>
      <w:r>
        <w:rPr>
          <w:spacing w:val="-3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meio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uma</w:t>
      </w:r>
      <w:r>
        <w:rPr>
          <w:spacing w:val="-3"/>
        </w:rPr>
        <w:t xml:space="preserve"> </w:t>
      </w:r>
      <w:r>
        <w:t>construção</w:t>
      </w:r>
      <w:r>
        <w:rPr>
          <w:spacing w:val="-3"/>
        </w:rPr>
        <w:t xml:space="preserve"> </w:t>
      </w:r>
      <w:r>
        <w:t xml:space="preserve">sequencial </w:t>
      </w:r>
      <w:r>
        <w:rPr>
          <w:w w:val="105"/>
        </w:rPr>
        <w:t>e</w:t>
      </w:r>
      <w:r>
        <w:rPr>
          <w:spacing w:val="-15"/>
          <w:w w:val="105"/>
        </w:rPr>
        <w:t xml:space="preserve"> </w:t>
      </w:r>
      <w:r>
        <w:rPr>
          <w:w w:val="105"/>
        </w:rPr>
        <w:t>adaptativa,</w:t>
      </w:r>
      <w:r>
        <w:rPr>
          <w:spacing w:val="-15"/>
          <w:w w:val="105"/>
        </w:rPr>
        <w:t xml:space="preserve"> </w:t>
      </w:r>
      <w:r>
        <w:rPr>
          <w:w w:val="105"/>
        </w:rPr>
        <w:t>onde</w:t>
      </w:r>
      <w:r>
        <w:rPr>
          <w:spacing w:val="-15"/>
          <w:w w:val="105"/>
        </w:rPr>
        <w:t xml:space="preserve"> </w:t>
      </w:r>
      <w:r>
        <w:rPr>
          <w:w w:val="105"/>
        </w:rPr>
        <w:t>cada</w:t>
      </w:r>
      <w:r>
        <w:rPr>
          <w:spacing w:val="-15"/>
          <w:w w:val="105"/>
        </w:rPr>
        <w:t xml:space="preserve"> </w:t>
      </w:r>
      <w:r>
        <w:rPr>
          <w:w w:val="105"/>
        </w:rPr>
        <w:t>modelo</w:t>
      </w:r>
      <w:r>
        <w:rPr>
          <w:spacing w:val="-15"/>
          <w:w w:val="105"/>
        </w:rPr>
        <w:t xml:space="preserve"> </w:t>
      </w:r>
      <w:r>
        <w:rPr>
          <w:w w:val="105"/>
        </w:rPr>
        <w:t>atual</w:t>
      </w:r>
      <w:r>
        <w:rPr>
          <w:spacing w:val="-15"/>
          <w:w w:val="105"/>
        </w:rPr>
        <w:t xml:space="preserve"> </w:t>
      </w:r>
      <w:r>
        <w:rPr>
          <w:w w:val="105"/>
        </w:rPr>
        <w:t>é</w:t>
      </w:r>
      <w:r>
        <w:rPr>
          <w:spacing w:val="-15"/>
          <w:w w:val="105"/>
        </w:rPr>
        <w:t xml:space="preserve"> </w:t>
      </w:r>
      <w:r>
        <w:rPr>
          <w:w w:val="105"/>
        </w:rPr>
        <w:t>desenvolvido</w:t>
      </w:r>
      <w:r>
        <w:rPr>
          <w:spacing w:val="-15"/>
          <w:w w:val="105"/>
        </w:rPr>
        <w:t xml:space="preserve"> </w:t>
      </w:r>
      <w:r>
        <w:rPr>
          <w:w w:val="105"/>
        </w:rPr>
        <w:t>com</w:t>
      </w:r>
      <w:r>
        <w:rPr>
          <w:spacing w:val="-15"/>
          <w:w w:val="105"/>
        </w:rPr>
        <w:t xml:space="preserve"> </w:t>
      </w:r>
      <w:r>
        <w:rPr>
          <w:w w:val="105"/>
        </w:rPr>
        <w:t>base</w:t>
      </w:r>
      <w:r>
        <w:rPr>
          <w:spacing w:val="-15"/>
          <w:w w:val="105"/>
        </w:rPr>
        <w:t xml:space="preserve"> </w:t>
      </w:r>
      <w:r>
        <w:rPr>
          <w:w w:val="105"/>
        </w:rPr>
        <w:t>nos</w:t>
      </w:r>
      <w:r>
        <w:rPr>
          <w:spacing w:val="-15"/>
          <w:w w:val="105"/>
        </w:rPr>
        <w:t xml:space="preserve"> </w:t>
      </w:r>
      <w:r>
        <w:rPr>
          <w:w w:val="105"/>
        </w:rPr>
        <w:t>resultados</w:t>
      </w:r>
      <w:r>
        <w:rPr>
          <w:spacing w:val="-15"/>
          <w:w w:val="105"/>
        </w:rPr>
        <w:t xml:space="preserve"> </w:t>
      </w:r>
      <w:r>
        <w:rPr>
          <w:w w:val="105"/>
        </w:rPr>
        <w:t>do</w:t>
      </w:r>
      <w:r>
        <w:rPr>
          <w:spacing w:val="-15"/>
          <w:w w:val="105"/>
        </w:rPr>
        <w:t xml:space="preserve"> </w:t>
      </w:r>
      <w:r>
        <w:rPr>
          <w:w w:val="105"/>
        </w:rPr>
        <w:t>modelo anterior,</w:t>
      </w:r>
      <w:r>
        <w:rPr>
          <w:spacing w:val="-4"/>
          <w:w w:val="105"/>
        </w:rPr>
        <w:t xml:space="preserve"> </w:t>
      </w:r>
      <w:r>
        <w:rPr>
          <w:w w:val="105"/>
        </w:rPr>
        <w:t>conforme</w:t>
      </w:r>
      <w:r>
        <w:rPr>
          <w:spacing w:val="-4"/>
          <w:w w:val="105"/>
        </w:rPr>
        <w:t xml:space="preserve"> </w:t>
      </w:r>
      <w:hyperlink w:anchor="_bookmark79" w:history="1">
        <w:r>
          <w:rPr>
            <w:w w:val="105"/>
          </w:rPr>
          <w:t>Derbentsev</w:t>
        </w:r>
        <w:r>
          <w:rPr>
            <w:spacing w:val="-4"/>
            <w:w w:val="105"/>
          </w:rPr>
          <w:t xml:space="preserve"> </w:t>
        </w:r>
        <w:r>
          <w:rPr>
            <w:w w:val="105"/>
          </w:rPr>
          <w:t>et</w:t>
        </w:r>
        <w:r>
          <w:rPr>
            <w:spacing w:val="-4"/>
            <w:w w:val="105"/>
          </w:rPr>
          <w:t xml:space="preserve"> </w:t>
        </w:r>
        <w:r>
          <w:rPr>
            <w:w w:val="105"/>
          </w:rPr>
          <w:t>al.</w:t>
        </w:r>
      </w:hyperlink>
      <w:r>
        <w:rPr>
          <w:spacing w:val="-4"/>
          <w:w w:val="105"/>
        </w:rPr>
        <w:t xml:space="preserve"> </w:t>
      </w:r>
      <w:r>
        <w:rPr>
          <w:w w:val="105"/>
        </w:rPr>
        <w:t>(</w:t>
      </w:r>
      <w:hyperlink w:anchor="_bookmark79" w:history="1">
        <w:r>
          <w:rPr>
            <w:w w:val="105"/>
          </w:rPr>
          <w:t>2021</w:t>
        </w:r>
      </w:hyperlink>
      <w:r>
        <w:rPr>
          <w:w w:val="105"/>
        </w:rPr>
        <w:t>)</w:t>
      </w:r>
      <w:r>
        <w:rPr>
          <w:spacing w:val="-4"/>
          <w:w w:val="105"/>
        </w:rPr>
        <w:t xml:space="preserve"> </w:t>
      </w:r>
      <w:r>
        <w:rPr>
          <w:w w:val="105"/>
        </w:rPr>
        <w:t>e</w:t>
      </w:r>
      <w:r>
        <w:rPr>
          <w:spacing w:val="-4"/>
          <w:w w:val="105"/>
        </w:rPr>
        <w:t xml:space="preserve"> </w:t>
      </w:r>
      <w:hyperlink w:anchor="_bookmark106" w:history="1">
        <w:r>
          <w:rPr>
            <w:w w:val="105"/>
          </w:rPr>
          <w:t>Park</w:t>
        </w:r>
        <w:r>
          <w:rPr>
            <w:spacing w:val="-4"/>
            <w:w w:val="105"/>
          </w:rPr>
          <w:t xml:space="preserve"> </w:t>
        </w:r>
        <w:r>
          <w:rPr>
            <w:w w:val="105"/>
          </w:rPr>
          <w:t>e</w:t>
        </w:r>
        <w:r>
          <w:rPr>
            <w:spacing w:val="-4"/>
            <w:w w:val="105"/>
          </w:rPr>
          <w:t xml:space="preserve"> </w:t>
        </w:r>
        <w:r>
          <w:rPr>
            <w:w w:val="105"/>
          </w:rPr>
          <w:t>Yang</w:t>
        </w:r>
      </w:hyperlink>
      <w:r>
        <w:rPr>
          <w:spacing w:val="-4"/>
          <w:w w:val="105"/>
        </w:rPr>
        <w:t xml:space="preserve"> </w:t>
      </w:r>
      <w:r>
        <w:rPr>
          <w:w w:val="105"/>
        </w:rPr>
        <w:t>(</w:t>
      </w:r>
      <w:hyperlink w:anchor="_bookmark106" w:history="1">
        <w:r>
          <w:rPr>
            <w:w w:val="105"/>
          </w:rPr>
          <w:t>2023</w:t>
        </w:r>
      </w:hyperlink>
      <w:r>
        <w:rPr>
          <w:w w:val="105"/>
        </w:rPr>
        <w:t>).</w:t>
      </w:r>
      <w:r>
        <w:rPr>
          <w:spacing w:val="-4"/>
          <w:w w:val="105"/>
        </w:rPr>
        <w:t xml:space="preserve"> </w:t>
      </w:r>
      <w:r>
        <w:rPr>
          <w:w w:val="105"/>
        </w:rPr>
        <w:t>Consequentemente,</w:t>
      </w:r>
      <w:r>
        <w:rPr>
          <w:spacing w:val="-4"/>
          <w:w w:val="105"/>
        </w:rPr>
        <w:t xml:space="preserve"> </w:t>
      </w:r>
      <w:r>
        <w:rPr>
          <w:w w:val="105"/>
        </w:rPr>
        <w:t>o método</w:t>
      </w:r>
      <w:r>
        <w:rPr>
          <w:spacing w:val="-15"/>
          <w:w w:val="105"/>
        </w:rPr>
        <w:t xml:space="preserve"> </w:t>
      </w:r>
      <w:r>
        <w:rPr>
          <w:w w:val="105"/>
        </w:rPr>
        <w:t>de</w:t>
      </w:r>
      <w:r>
        <w:rPr>
          <w:spacing w:val="-15"/>
          <w:w w:val="105"/>
        </w:rPr>
        <w:t xml:space="preserve"> </w:t>
      </w:r>
      <w:r>
        <w:rPr>
          <w:i/>
          <w:w w:val="105"/>
        </w:rPr>
        <w:t>boosting</w:t>
      </w:r>
      <w:r>
        <w:rPr>
          <w:i/>
          <w:spacing w:val="-5"/>
          <w:w w:val="105"/>
        </w:rPr>
        <w:t xml:space="preserve"> </w:t>
      </w:r>
      <w:r>
        <w:rPr>
          <w:w w:val="105"/>
        </w:rPr>
        <w:t>se</w:t>
      </w:r>
      <w:r>
        <w:rPr>
          <w:spacing w:val="-15"/>
          <w:w w:val="105"/>
        </w:rPr>
        <w:t xml:space="preserve"> </w:t>
      </w:r>
      <w:r>
        <w:rPr>
          <w:w w:val="105"/>
        </w:rPr>
        <w:t>utiliza</w:t>
      </w:r>
      <w:r>
        <w:rPr>
          <w:spacing w:val="-16"/>
          <w:w w:val="105"/>
        </w:rPr>
        <w:t xml:space="preserve"> </w:t>
      </w:r>
      <w:r>
        <w:rPr>
          <w:w w:val="105"/>
        </w:rPr>
        <w:t>de</w:t>
      </w:r>
      <w:r>
        <w:rPr>
          <w:spacing w:val="-15"/>
          <w:w w:val="105"/>
        </w:rPr>
        <w:t xml:space="preserve"> </w:t>
      </w:r>
      <w:r>
        <w:rPr>
          <w:w w:val="105"/>
        </w:rPr>
        <w:t>uma</w:t>
      </w:r>
      <w:r>
        <w:rPr>
          <w:spacing w:val="-15"/>
          <w:w w:val="105"/>
        </w:rPr>
        <w:t xml:space="preserve"> </w:t>
      </w:r>
      <w:r>
        <w:rPr>
          <w:w w:val="105"/>
        </w:rPr>
        <w:t>votação</w:t>
      </w:r>
      <w:r>
        <w:rPr>
          <w:spacing w:val="-15"/>
          <w:w w:val="105"/>
        </w:rPr>
        <w:t xml:space="preserve"> </w:t>
      </w:r>
      <w:r>
        <w:rPr>
          <w:w w:val="105"/>
        </w:rPr>
        <w:t>ponderada</w:t>
      </w:r>
      <w:r>
        <w:rPr>
          <w:spacing w:val="-15"/>
          <w:w w:val="105"/>
        </w:rPr>
        <w:t xml:space="preserve"> </w:t>
      </w:r>
      <w:r>
        <w:rPr>
          <w:w w:val="105"/>
        </w:rPr>
        <w:t>em</w:t>
      </w:r>
      <w:r>
        <w:rPr>
          <w:spacing w:val="-15"/>
          <w:w w:val="105"/>
        </w:rPr>
        <w:t xml:space="preserve"> </w:t>
      </w:r>
      <w:r>
        <w:rPr>
          <w:w w:val="105"/>
        </w:rPr>
        <w:t>vez</w:t>
      </w:r>
      <w:r>
        <w:rPr>
          <w:spacing w:val="-15"/>
          <w:w w:val="105"/>
        </w:rPr>
        <w:t xml:space="preserve"> </w:t>
      </w:r>
      <w:r>
        <w:rPr>
          <w:w w:val="105"/>
        </w:rPr>
        <w:t>de</w:t>
      </w:r>
      <w:r>
        <w:rPr>
          <w:spacing w:val="-15"/>
          <w:w w:val="105"/>
        </w:rPr>
        <w:t xml:space="preserve"> </w:t>
      </w:r>
      <w:r>
        <w:rPr>
          <w:w w:val="105"/>
        </w:rPr>
        <w:t>simples,</w:t>
      </w:r>
      <w:r>
        <w:rPr>
          <w:spacing w:val="-15"/>
          <w:w w:val="105"/>
        </w:rPr>
        <w:t xml:space="preserve"> </w:t>
      </w:r>
      <w:r>
        <w:rPr>
          <w:w w:val="105"/>
        </w:rPr>
        <w:t>focando</w:t>
      </w:r>
      <w:r>
        <w:rPr>
          <w:spacing w:val="-16"/>
          <w:w w:val="105"/>
        </w:rPr>
        <w:t xml:space="preserve"> </w:t>
      </w:r>
      <w:r>
        <w:rPr>
          <w:w w:val="105"/>
        </w:rPr>
        <w:t>seu esforço</w:t>
      </w:r>
      <w:r>
        <w:rPr>
          <w:spacing w:val="-13"/>
          <w:w w:val="105"/>
        </w:rPr>
        <w:t xml:space="preserve"> </w:t>
      </w:r>
      <w:r>
        <w:rPr>
          <w:w w:val="105"/>
        </w:rPr>
        <w:t>computacional</w:t>
      </w:r>
      <w:r>
        <w:rPr>
          <w:spacing w:val="-13"/>
          <w:w w:val="105"/>
        </w:rPr>
        <w:t xml:space="preserve"> </w:t>
      </w:r>
      <w:r>
        <w:rPr>
          <w:w w:val="105"/>
        </w:rPr>
        <w:t>em</w:t>
      </w:r>
      <w:r>
        <w:rPr>
          <w:spacing w:val="-13"/>
          <w:w w:val="105"/>
        </w:rPr>
        <w:t xml:space="preserve"> </w:t>
      </w:r>
      <w:r>
        <w:rPr>
          <w:w w:val="105"/>
        </w:rPr>
        <w:t>corrigir</w:t>
      </w:r>
      <w:r>
        <w:rPr>
          <w:spacing w:val="-13"/>
          <w:w w:val="105"/>
        </w:rPr>
        <w:t xml:space="preserve"> </w:t>
      </w:r>
      <w:r>
        <w:rPr>
          <w:w w:val="105"/>
        </w:rPr>
        <w:t>as</w:t>
      </w:r>
      <w:r>
        <w:rPr>
          <w:spacing w:val="-13"/>
          <w:w w:val="105"/>
        </w:rPr>
        <w:t xml:space="preserve"> </w:t>
      </w:r>
      <w:r>
        <w:rPr>
          <w:w w:val="105"/>
        </w:rPr>
        <w:t>falhas</w:t>
      </w:r>
      <w:r>
        <w:rPr>
          <w:spacing w:val="-13"/>
          <w:w w:val="105"/>
        </w:rPr>
        <w:t xml:space="preserve"> </w:t>
      </w:r>
      <w:r>
        <w:rPr>
          <w:w w:val="105"/>
        </w:rPr>
        <w:t>sucessivas</w:t>
      </w:r>
      <w:r>
        <w:rPr>
          <w:spacing w:val="-13"/>
          <w:w w:val="105"/>
        </w:rPr>
        <w:t xml:space="preserve"> </w:t>
      </w:r>
      <w:r>
        <w:rPr>
          <w:w w:val="105"/>
        </w:rPr>
        <w:t>dos</w:t>
      </w:r>
      <w:r>
        <w:rPr>
          <w:spacing w:val="-13"/>
          <w:w w:val="105"/>
        </w:rPr>
        <w:t xml:space="preserve"> </w:t>
      </w:r>
      <w:r>
        <w:rPr>
          <w:w w:val="105"/>
        </w:rPr>
        <w:t>classificadores</w:t>
      </w:r>
      <w:r>
        <w:rPr>
          <w:spacing w:val="-13"/>
          <w:w w:val="105"/>
        </w:rPr>
        <w:t xml:space="preserve"> </w:t>
      </w:r>
      <w:r>
        <w:rPr>
          <w:w w:val="105"/>
        </w:rPr>
        <w:t>prévios,</w:t>
      </w:r>
      <w:r>
        <w:rPr>
          <w:spacing w:val="-13"/>
          <w:w w:val="105"/>
        </w:rPr>
        <w:t xml:space="preserve"> </w:t>
      </w:r>
      <w:r>
        <w:rPr>
          <w:w w:val="105"/>
        </w:rPr>
        <w:t>o</w:t>
      </w:r>
      <w:r>
        <w:rPr>
          <w:spacing w:val="-13"/>
          <w:w w:val="105"/>
        </w:rPr>
        <w:t xml:space="preserve"> </w:t>
      </w:r>
      <w:r>
        <w:rPr>
          <w:w w:val="105"/>
        </w:rPr>
        <w:t>que lhe</w:t>
      </w:r>
      <w:r>
        <w:rPr>
          <w:spacing w:val="-2"/>
          <w:w w:val="105"/>
        </w:rPr>
        <w:t xml:space="preserve"> </w:t>
      </w:r>
      <w:r>
        <w:rPr>
          <w:w w:val="105"/>
        </w:rPr>
        <w:t>confere</w:t>
      </w:r>
      <w:r>
        <w:rPr>
          <w:spacing w:val="-2"/>
          <w:w w:val="105"/>
        </w:rPr>
        <w:t xml:space="preserve"> </w:t>
      </w:r>
      <w:r>
        <w:rPr>
          <w:w w:val="105"/>
        </w:rPr>
        <w:t>um</w:t>
      </w:r>
      <w:r>
        <w:rPr>
          <w:spacing w:val="-2"/>
          <w:w w:val="105"/>
        </w:rPr>
        <w:t xml:space="preserve"> </w:t>
      </w:r>
      <w:r>
        <w:rPr>
          <w:w w:val="105"/>
        </w:rPr>
        <w:t>grande</w:t>
      </w:r>
      <w:r>
        <w:rPr>
          <w:spacing w:val="-2"/>
          <w:w w:val="105"/>
        </w:rPr>
        <w:t xml:space="preserve"> </w:t>
      </w:r>
      <w:r>
        <w:rPr>
          <w:w w:val="105"/>
        </w:rPr>
        <w:t>potencial</w:t>
      </w:r>
      <w:r>
        <w:rPr>
          <w:spacing w:val="-2"/>
          <w:w w:val="105"/>
        </w:rPr>
        <w:t xml:space="preserve"> </w:t>
      </w:r>
      <w:r>
        <w:rPr>
          <w:w w:val="105"/>
        </w:rPr>
        <w:t>para</w:t>
      </w:r>
      <w:r>
        <w:rPr>
          <w:spacing w:val="-2"/>
          <w:w w:val="105"/>
        </w:rPr>
        <w:t xml:space="preserve"> </w:t>
      </w:r>
      <w:r>
        <w:rPr>
          <w:w w:val="105"/>
        </w:rPr>
        <w:t>extrair</w:t>
      </w:r>
      <w:r>
        <w:rPr>
          <w:spacing w:val="-2"/>
          <w:w w:val="105"/>
        </w:rPr>
        <w:t xml:space="preserve"> </w:t>
      </w:r>
      <w:r>
        <w:rPr>
          <w:w w:val="105"/>
        </w:rPr>
        <w:t>padrões</w:t>
      </w:r>
      <w:r>
        <w:rPr>
          <w:spacing w:val="-2"/>
          <w:w w:val="105"/>
        </w:rPr>
        <w:t xml:space="preserve"> </w:t>
      </w:r>
      <w:r>
        <w:rPr>
          <w:w w:val="105"/>
        </w:rPr>
        <w:t>não</w:t>
      </w:r>
      <w:r>
        <w:rPr>
          <w:spacing w:val="-2"/>
          <w:w w:val="105"/>
        </w:rPr>
        <w:t xml:space="preserve"> </w:t>
      </w:r>
      <w:r>
        <w:rPr>
          <w:w w:val="105"/>
        </w:rPr>
        <w:t>lineares</w:t>
      </w:r>
      <w:r>
        <w:rPr>
          <w:spacing w:val="-2"/>
          <w:w w:val="105"/>
        </w:rPr>
        <w:t xml:space="preserve"> </w:t>
      </w:r>
      <w:r>
        <w:rPr>
          <w:w w:val="105"/>
        </w:rPr>
        <w:t>complexos</w:t>
      </w:r>
      <w:r>
        <w:rPr>
          <w:spacing w:val="-2"/>
          <w:w w:val="105"/>
        </w:rPr>
        <w:t xml:space="preserve"> </w:t>
      </w:r>
      <w:r>
        <w:rPr>
          <w:w w:val="105"/>
        </w:rPr>
        <w:t>dos</w:t>
      </w:r>
      <w:r>
        <w:rPr>
          <w:spacing w:val="-2"/>
          <w:w w:val="105"/>
        </w:rPr>
        <w:t xml:space="preserve"> </w:t>
      </w:r>
      <w:r>
        <w:rPr>
          <w:w w:val="105"/>
        </w:rPr>
        <w:t>dados (</w:t>
      </w:r>
      <w:hyperlink w:anchor="_bookmark79" w:history="1">
        <w:r>
          <w:rPr>
            <w:w w:val="105"/>
          </w:rPr>
          <w:t>DERBENTSEV et al.</w:t>
        </w:r>
      </w:hyperlink>
      <w:r>
        <w:rPr>
          <w:w w:val="105"/>
        </w:rPr>
        <w:t xml:space="preserve">, </w:t>
      </w:r>
      <w:hyperlink w:anchor="_bookmark79" w:history="1">
        <w:r>
          <w:rPr>
            <w:w w:val="105"/>
          </w:rPr>
          <w:t>2021</w:t>
        </w:r>
      </w:hyperlink>
      <w:r>
        <w:rPr>
          <w:w w:val="105"/>
        </w:rPr>
        <w:t>).</w:t>
      </w:r>
    </w:p>
    <w:p w14:paraId="3D14897B" w14:textId="77777777" w:rsidR="006131AD" w:rsidRDefault="006131AD">
      <w:pPr>
        <w:pStyle w:val="Corpodetexto"/>
        <w:spacing w:before="61"/>
      </w:pPr>
    </w:p>
    <w:p w14:paraId="57EB0B80" w14:textId="77777777" w:rsidR="006131AD" w:rsidRDefault="00000000">
      <w:pPr>
        <w:pStyle w:val="Ttulo2"/>
        <w:numPr>
          <w:ilvl w:val="2"/>
          <w:numId w:val="1"/>
        </w:numPr>
        <w:tabs>
          <w:tab w:val="left" w:pos="872"/>
        </w:tabs>
        <w:ind w:left="872" w:hanging="732"/>
      </w:pPr>
      <w:bookmarkStart w:id="151" w:name="AdaBoost:_funcionamento_e_característica"/>
      <w:bookmarkStart w:id="152" w:name="_bookmark27"/>
      <w:bookmarkEnd w:id="151"/>
      <w:bookmarkEnd w:id="152"/>
      <w:r>
        <w:t>AdaBoost:</w:t>
      </w:r>
      <w:r>
        <w:rPr>
          <w:spacing w:val="30"/>
        </w:rPr>
        <w:t xml:space="preserve"> </w:t>
      </w:r>
      <w:r>
        <w:t>funcionamento</w:t>
      </w:r>
      <w:r>
        <w:rPr>
          <w:spacing w:val="30"/>
        </w:rPr>
        <w:t xml:space="preserve"> </w:t>
      </w:r>
      <w:r>
        <w:t>e</w:t>
      </w:r>
      <w:r>
        <w:rPr>
          <w:spacing w:val="30"/>
        </w:rPr>
        <w:t xml:space="preserve"> </w:t>
      </w:r>
      <w:r>
        <w:rPr>
          <w:spacing w:val="-2"/>
        </w:rPr>
        <w:t>características</w:t>
      </w:r>
    </w:p>
    <w:p w14:paraId="6F2519D8" w14:textId="77777777" w:rsidR="006131AD" w:rsidRDefault="006131AD">
      <w:pPr>
        <w:pStyle w:val="Corpodetexto"/>
        <w:spacing w:before="7"/>
        <w:rPr>
          <w:b/>
        </w:rPr>
      </w:pPr>
    </w:p>
    <w:p w14:paraId="7D5D6655" w14:textId="77777777" w:rsidR="006131AD" w:rsidRDefault="00000000">
      <w:pPr>
        <w:pStyle w:val="Corpodetexto"/>
        <w:spacing w:line="340" w:lineRule="auto"/>
        <w:ind w:left="140" w:right="114" w:firstLine="708"/>
        <w:jc w:val="both"/>
      </w:pPr>
      <w:r>
        <w:rPr>
          <w:w w:val="105"/>
        </w:rPr>
        <w:t>O</w:t>
      </w:r>
      <w:r>
        <w:rPr>
          <w:spacing w:val="-3"/>
          <w:w w:val="105"/>
        </w:rPr>
        <w:t xml:space="preserve"> </w:t>
      </w:r>
      <w:r>
        <w:rPr>
          <w:w w:val="105"/>
        </w:rPr>
        <w:t>algoritmo</w:t>
      </w:r>
      <w:r>
        <w:rPr>
          <w:spacing w:val="-3"/>
          <w:w w:val="105"/>
        </w:rPr>
        <w:t xml:space="preserve"> </w:t>
      </w:r>
      <w:r>
        <w:rPr>
          <w:w w:val="105"/>
        </w:rPr>
        <w:t>AdaBoost,</w:t>
      </w:r>
      <w:r>
        <w:rPr>
          <w:spacing w:val="-3"/>
          <w:w w:val="105"/>
        </w:rPr>
        <w:t xml:space="preserve"> </w:t>
      </w:r>
      <w:r>
        <w:rPr>
          <w:w w:val="105"/>
        </w:rPr>
        <w:t>cujo</w:t>
      </w:r>
      <w:r>
        <w:rPr>
          <w:spacing w:val="-3"/>
          <w:w w:val="105"/>
        </w:rPr>
        <w:t xml:space="preserve"> </w:t>
      </w:r>
      <w:r>
        <w:rPr>
          <w:w w:val="105"/>
        </w:rPr>
        <w:t>nome</w:t>
      </w:r>
      <w:r>
        <w:rPr>
          <w:spacing w:val="-3"/>
          <w:w w:val="105"/>
        </w:rPr>
        <w:t xml:space="preserve"> </w:t>
      </w:r>
      <w:r>
        <w:rPr>
          <w:w w:val="105"/>
        </w:rPr>
        <w:t>deriva</w:t>
      </w:r>
      <w:r>
        <w:rPr>
          <w:spacing w:val="-3"/>
          <w:w w:val="105"/>
        </w:rPr>
        <w:t xml:space="preserve"> </w:t>
      </w:r>
      <w:r>
        <w:rPr>
          <w:w w:val="105"/>
        </w:rPr>
        <w:t>de</w:t>
      </w:r>
      <w:r>
        <w:rPr>
          <w:spacing w:val="-3"/>
          <w:w w:val="105"/>
        </w:rPr>
        <w:t xml:space="preserve"> </w:t>
      </w:r>
      <w:r>
        <w:rPr>
          <w:w w:val="105"/>
        </w:rPr>
        <w:t>Adaptive</w:t>
      </w:r>
      <w:r>
        <w:rPr>
          <w:spacing w:val="-3"/>
          <w:w w:val="105"/>
        </w:rPr>
        <w:t xml:space="preserve"> </w:t>
      </w:r>
      <w:r>
        <w:rPr>
          <w:w w:val="105"/>
        </w:rPr>
        <w:t>Boosting,</w:t>
      </w:r>
      <w:r>
        <w:rPr>
          <w:spacing w:val="-3"/>
          <w:w w:val="105"/>
        </w:rPr>
        <w:t xml:space="preserve"> </w:t>
      </w:r>
      <w:r>
        <w:rPr>
          <w:w w:val="105"/>
        </w:rPr>
        <w:t>fundamenta-se</w:t>
      </w:r>
      <w:r>
        <w:rPr>
          <w:spacing w:val="-3"/>
          <w:w w:val="105"/>
        </w:rPr>
        <w:t xml:space="preserve"> </w:t>
      </w:r>
      <w:r>
        <w:rPr>
          <w:w w:val="105"/>
        </w:rPr>
        <w:t>na premissa de reduzir o viés do modelo ao combinar diferentes técnicas de aprendizado</w:t>
      </w:r>
      <w:r>
        <w:rPr>
          <w:spacing w:val="40"/>
          <w:w w:val="105"/>
        </w:rPr>
        <w:t xml:space="preserve"> </w:t>
      </w:r>
      <w:r>
        <w:rPr>
          <w:w w:val="105"/>
        </w:rPr>
        <w:t>de máquina em um único sistema de previsão robusto (</w:t>
      </w:r>
      <w:hyperlink w:anchor="_bookmark72" w:history="1">
        <w:r>
          <w:rPr>
            <w:w w:val="105"/>
          </w:rPr>
          <w:t>BUSARI; LIM</w:t>
        </w:r>
      </w:hyperlink>
      <w:r>
        <w:rPr>
          <w:w w:val="105"/>
        </w:rPr>
        <w:t xml:space="preserve">, </w:t>
      </w:r>
      <w:hyperlink w:anchor="_bookmark72" w:history="1">
        <w:r>
          <w:rPr>
            <w:w w:val="105"/>
          </w:rPr>
          <w:t>2021</w:t>
        </w:r>
      </w:hyperlink>
      <w:r>
        <w:rPr>
          <w:w w:val="105"/>
        </w:rPr>
        <w:t>). O conceito central dessa abordagem reside na utilização de modelos considerados "fracos", que realizam o aprendizado de maneira sequencial e adaptativa (</w:t>
      </w:r>
      <w:hyperlink w:anchor="_bookmark106" w:history="1">
        <w:r>
          <w:rPr>
            <w:w w:val="105"/>
          </w:rPr>
          <w:t>PARK; YANG</w:t>
        </w:r>
      </w:hyperlink>
      <w:r>
        <w:rPr>
          <w:w w:val="105"/>
        </w:rPr>
        <w:t xml:space="preserve">, </w:t>
      </w:r>
      <w:hyperlink w:anchor="_bookmark106" w:history="1">
        <w:r>
          <w:rPr>
            <w:w w:val="105"/>
          </w:rPr>
          <w:t>2023</w:t>
        </w:r>
      </w:hyperlink>
      <w:r>
        <w:rPr>
          <w:w w:val="105"/>
        </w:rPr>
        <w:t>). Na prática,</w:t>
      </w:r>
      <w:r>
        <w:rPr>
          <w:spacing w:val="14"/>
          <w:w w:val="105"/>
        </w:rPr>
        <w:t xml:space="preserve"> </w:t>
      </w:r>
      <w:r>
        <w:rPr>
          <w:w w:val="105"/>
        </w:rPr>
        <w:t>esses</w:t>
      </w:r>
      <w:r>
        <w:rPr>
          <w:spacing w:val="15"/>
          <w:w w:val="105"/>
        </w:rPr>
        <w:t xml:space="preserve"> </w:t>
      </w:r>
      <w:r>
        <w:rPr>
          <w:w w:val="105"/>
        </w:rPr>
        <w:t>classificadores</w:t>
      </w:r>
      <w:r>
        <w:rPr>
          <w:spacing w:val="14"/>
          <w:w w:val="105"/>
        </w:rPr>
        <w:t xml:space="preserve"> </w:t>
      </w:r>
      <w:r>
        <w:rPr>
          <w:w w:val="105"/>
        </w:rPr>
        <w:t>fracos</w:t>
      </w:r>
      <w:r>
        <w:rPr>
          <w:spacing w:val="15"/>
          <w:w w:val="105"/>
        </w:rPr>
        <w:t xml:space="preserve"> </w:t>
      </w:r>
      <w:r>
        <w:rPr>
          <w:w w:val="105"/>
        </w:rPr>
        <w:t>costumam</w:t>
      </w:r>
      <w:r>
        <w:rPr>
          <w:spacing w:val="14"/>
          <w:w w:val="105"/>
        </w:rPr>
        <w:t xml:space="preserve"> </w:t>
      </w:r>
      <w:r>
        <w:rPr>
          <w:w w:val="105"/>
        </w:rPr>
        <w:t>ser</w:t>
      </w:r>
      <w:r>
        <w:rPr>
          <w:spacing w:val="14"/>
          <w:w w:val="105"/>
        </w:rPr>
        <w:t xml:space="preserve"> </w:t>
      </w:r>
      <w:r>
        <w:rPr>
          <w:w w:val="105"/>
        </w:rPr>
        <w:t>árvores</w:t>
      </w:r>
      <w:r>
        <w:rPr>
          <w:spacing w:val="15"/>
          <w:w w:val="105"/>
        </w:rPr>
        <w:t xml:space="preserve"> </w:t>
      </w:r>
      <w:r>
        <w:rPr>
          <w:w w:val="105"/>
        </w:rPr>
        <w:t>de</w:t>
      </w:r>
      <w:r>
        <w:rPr>
          <w:spacing w:val="14"/>
          <w:w w:val="105"/>
        </w:rPr>
        <w:t xml:space="preserve"> </w:t>
      </w:r>
      <w:r>
        <w:rPr>
          <w:w w:val="105"/>
        </w:rPr>
        <w:t>decisão</w:t>
      </w:r>
      <w:r>
        <w:rPr>
          <w:spacing w:val="14"/>
          <w:w w:val="105"/>
        </w:rPr>
        <w:t xml:space="preserve"> </w:t>
      </w:r>
      <w:r>
        <w:rPr>
          <w:w w:val="105"/>
        </w:rPr>
        <w:t>rasas,</w:t>
      </w:r>
      <w:r>
        <w:rPr>
          <w:spacing w:val="14"/>
          <w:w w:val="105"/>
        </w:rPr>
        <w:t xml:space="preserve"> </w:t>
      </w:r>
      <w:r>
        <w:rPr>
          <w:w w:val="105"/>
        </w:rPr>
        <w:t>as</w:t>
      </w:r>
      <w:r>
        <w:rPr>
          <w:spacing w:val="15"/>
          <w:w w:val="105"/>
        </w:rPr>
        <w:t xml:space="preserve"> </w:t>
      </w:r>
      <w:r>
        <w:rPr>
          <w:spacing w:val="-2"/>
          <w:w w:val="105"/>
        </w:rPr>
        <w:t>quais,</w:t>
      </w:r>
    </w:p>
    <w:p w14:paraId="032BB641" w14:textId="77777777" w:rsidR="006131AD" w:rsidRDefault="006131AD">
      <w:pPr>
        <w:pStyle w:val="Corpodetexto"/>
        <w:spacing w:line="340" w:lineRule="auto"/>
        <w:jc w:val="both"/>
        <w:sectPr w:rsidR="006131AD">
          <w:pgSz w:w="11910" w:h="16840"/>
          <w:pgMar w:top="1580" w:right="992" w:bottom="280" w:left="1559" w:header="1038" w:footer="0" w:gutter="0"/>
          <w:cols w:space="720"/>
        </w:sectPr>
      </w:pPr>
    </w:p>
    <w:p w14:paraId="3EFB9A54" w14:textId="77777777" w:rsidR="006131AD" w:rsidRDefault="00000000">
      <w:pPr>
        <w:pStyle w:val="Corpodetexto"/>
        <w:spacing w:before="135" w:line="340" w:lineRule="auto"/>
        <w:ind w:left="140" w:right="146"/>
        <w:jc w:val="both"/>
      </w:pPr>
      <w:bookmarkStart w:id="153" w:name="_bookmark28"/>
      <w:bookmarkEnd w:id="153"/>
      <w:r>
        <w:lastRenderedPageBreak/>
        <w:t>apesar de possuírem baixa precisão individualmente, são computacionalmente eficientes e fáceis de projetar (</w:t>
      </w:r>
      <w:hyperlink w:anchor="_bookmark79" w:history="1">
        <w:r>
          <w:t>DERBENTSEV et al.</w:t>
        </w:r>
      </w:hyperlink>
      <w:r>
        <w:t xml:space="preserve">, </w:t>
      </w:r>
      <w:hyperlink w:anchor="_bookmark79" w:history="1">
        <w:r>
          <w:t>2021</w:t>
        </w:r>
      </w:hyperlink>
      <w:r>
        <w:t>).</w:t>
      </w:r>
    </w:p>
    <w:p w14:paraId="555C63A1" w14:textId="77777777" w:rsidR="006131AD" w:rsidRDefault="00000000">
      <w:pPr>
        <w:pStyle w:val="Corpodetexto"/>
        <w:spacing w:line="340" w:lineRule="auto"/>
        <w:ind w:left="140" w:right="108" w:firstLine="708"/>
        <w:jc w:val="both"/>
      </w:pPr>
      <w:r>
        <w:t xml:space="preserve">No funcionamento interno do algoritmo, as observações do conjunto de treinamento </w:t>
      </w:r>
      <w:r>
        <w:rPr>
          <w:w w:val="105"/>
        </w:rPr>
        <w:t xml:space="preserve">são ponderadas de forma que cada novo classificador seja treinado levando em conta o </w:t>
      </w:r>
      <w:r>
        <w:t>sucesso ou fracasso dos modelos anteriores (</w:t>
      </w:r>
      <w:hyperlink w:anchor="_bookmark72" w:history="1">
        <w:r>
          <w:t>BUSARI; LIM</w:t>
        </w:r>
      </w:hyperlink>
      <w:r>
        <w:t xml:space="preserve">, </w:t>
      </w:r>
      <w:hyperlink w:anchor="_bookmark72" w:history="1">
        <w:r>
          <w:t>2021</w:t>
        </w:r>
      </w:hyperlink>
      <w:r>
        <w:t>). Após cada etapa de trei-namento, os pesos dos dados são redistribuídos: as amostras classificadas incorretamente recebem um peso maior, garantindo que os próximos aprendizes concentrem seus esforços nos casos mais difíceis (</w:t>
      </w:r>
      <w:hyperlink w:anchor="_bookmark72" w:history="1">
        <w:r>
          <w:t>BUSARI; LIM</w:t>
        </w:r>
      </w:hyperlink>
      <w:r>
        <w:t xml:space="preserve">, </w:t>
      </w:r>
      <w:hyperlink w:anchor="_bookmark72" w:history="1">
        <w:r>
          <w:t>2021</w:t>
        </w:r>
      </w:hyperlink>
      <w:r>
        <w:t xml:space="preserve">). Intuitivamente, quanto maior o erro cometido </w:t>
      </w:r>
      <w:r>
        <w:rPr>
          <w:w w:val="105"/>
        </w:rPr>
        <w:t>por um modelo prévio em um dado específico, maior será a importância atribuída a esse dado</w:t>
      </w:r>
      <w:r>
        <w:rPr>
          <w:spacing w:val="-5"/>
          <w:w w:val="105"/>
        </w:rPr>
        <w:t xml:space="preserve"> </w:t>
      </w:r>
      <w:r>
        <w:rPr>
          <w:w w:val="105"/>
        </w:rPr>
        <w:t>na</w:t>
      </w:r>
      <w:r>
        <w:rPr>
          <w:spacing w:val="-5"/>
          <w:w w:val="105"/>
        </w:rPr>
        <w:t xml:space="preserve"> </w:t>
      </w:r>
      <w:r>
        <w:rPr>
          <w:w w:val="105"/>
        </w:rPr>
        <w:t>rodada</w:t>
      </w:r>
      <w:r>
        <w:rPr>
          <w:spacing w:val="-5"/>
          <w:w w:val="105"/>
        </w:rPr>
        <w:t xml:space="preserve"> </w:t>
      </w:r>
      <w:r>
        <w:rPr>
          <w:w w:val="105"/>
        </w:rPr>
        <w:t>seguinte</w:t>
      </w:r>
      <w:r>
        <w:rPr>
          <w:spacing w:val="-5"/>
          <w:w w:val="105"/>
        </w:rPr>
        <w:t xml:space="preserve"> </w:t>
      </w:r>
      <w:r>
        <w:rPr>
          <w:w w:val="105"/>
        </w:rPr>
        <w:t>para</w:t>
      </w:r>
      <w:r>
        <w:rPr>
          <w:spacing w:val="-5"/>
          <w:w w:val="105"/>
        </w:rPr>
        <w:t xml:space="preserve"> </w:t>
      </w:r>
      <w:r>
        <w:rPr>
          <w:w w:val="105"/>
        </w:rPr>
        <w:t>tentar</w:t>
      </w:r>
      <w:r>
        <w:rPr>
          <w:spacing w:val="-5"/>
          <w:w w:val="105"/>
        </w:rPr>
        <w:t xml:space="preserve"> </w:t>
      </w:r>
      <w:r>
        <w:rPr>
          <w:w w:val="105"/>
        </w:rPr>
        <w:t>corrigir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falha</w:t>
      </w:r>
      <w:r>
        <w:rPr>
          <w:spacing w:val="-5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previsão</w:t>
      </w:r>
      <w:r>
        <w:rPr>
          <w:spacing w:val="-5"/>
          <w:w w:val="105"/>
        </w:rPr>
        <w:t xml:space="preserve"> </w:t>
      </w:r>
      <w:r>
        <w:rPr>
          <w:w w:val="105"/>
        </w:rPr>
        <w:t>(</w:t>
      </w:r>
      <w:hyperlink w:anchor="_bookmark106" w:history="1">
        <w:r>
          <w:rPr>
            <w:w w:val="105"/>
          </w:rPr>
          <w:t>PARK;</w:t>
        </w:r>
        <w:r>
          <w:rPr>
            <w:spacing w:val="-5"/>
            <w:w w:val="105"/>
          </w:rPr>
          <w:t xml:space="preserve"> </w:t>
        </w:r>
        <w:r>
          <w:rPr>
            <w:w w:val="105"/>
          </w:rPr>
          <w:t>YANG</w:t>
        </w:r>
      </w:hyperlink>
      <w:r>
        <w:rPr>
          <w:w w:val="105"/>
        </w:rPr>
        <w:t>,</w:t>
      </w:r>
      <w:r>
        <w:rPr>
          <w:spacing w:val="-5"/>
          <w:w w:val="105"/>
        </w:rPr>
        <w:t xml:space="preserve"> </w:t>
      </w:r>
      <w:hyperlink w:anchor="_bookmark106" w:history="1">
        <w:r>
          <w:rPr>
            <w:w w:val="105"/>
          </w:rPr>
          <w:t>2023</w:t>
        </w:r>
      </w:hyperlink>
      <w:r>
        <w:rPr>
          <w:w w:val="105"/>
        </w:rPr>
        <w:t>).</w:t>
      </w:r>
    </w:p>
    <w:p w14:paraId="54670389" w14:textId="77777777" w:rsidR="006131AD" w:rsidRDefault="00000000">
      <w:pPr>
        <w:pStyle w:val="Corpodetexto"/>
        <w:spacing w:line="340" w:lineRule="auto"/>
        <w:ind w:left="140" w:right="108" w:firstLine="708"/>
        <w:jc w:val="both"/>
      </w:pP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decisão</w:t>
      </w:r>
      <w:r>
        <w:rPr>
          <w:spacing w:val="-10"/>
          <w:w w:val="105"/>
        </w:rPr>
        <w:t xml:space="preserve"> </w:t>
      </w:r>
      <w:r>
        <w:rPr>
          <w:w w:val="105"/>
        </w:rPr>
        <w:t>final</w:t>
      </w:r>
      <w:r>
        <w:rPr>
          <w:spacing w:val="-10"/>
          <w:w w:val="105"/>
        </w:rPr>
        <w:t xml:space="preserve"> </w:t>
      </w:r>
      <w:r>
        <w:rPr>
          <w:w w:val="105"/>
        </w:rPr>
        <w:t>do</w:t>
      </w:r>
      <w:r>
        <w:rPr>
          <w:spacing w:val="-10"/>
          <w:w w:val="105"/>
        </w:rPr>
        <w:t xml:space="preserve"> </w:t>
      </w:r>
      <w:r>
        <w:rPr>
          <w:w w:val="105"/>
        </w:rPr>
        <w:t>AdaBoost</w:t>
      </w:r>
      <w:r>
        <w:rPr>
          <w:spacing w:val="-10"/>
          <w:w w:val="105"/>
        </w:rPr>
        <w:t xml:space="preserve"> </w:t>
      </w:r>
      <w:r>
        <w:rPr>
          <w:w w:val="105"/>
        </w:rPr>
        <w:t>é</w:t>
      </w:r>
      <w:r>
        <w:rPr>
          <w:spacing w:val="-10"/>
          <w:w w:val="105"/>
        </w:rPr>
        <w:t xml:space="preserve"> </w:t>
      </w:r>
      <w:r>
        <w:rPr>
          <w:w w:val="105"/>
        </w:rPr>
        <w:t>construída</w:t>
      </w:r>
      <w:r>
        <w:rPr>
          <w:spacing w:val="-10"/>
          <w:w w:val="105"/>
        </w:rPr>
        <w:t xml:space="preserve"> </w:t>
      </w:r>
      <w:r>
        <w:rPr>
          <w:w w:val="105"/>
        </w:rPr>
        <w:t>por</w:t>
      </w:r>
      <w:r>
        <w:rPr>
          <w:spacing w:val="-10"/>
          <w:w w:val="105"/>
        </w:rPr>
        <w:t xml:space="preserve"> </w:t>
      </w:r>
      <w:r>
        <w:rPr>
          <w:w w:val="105"/>
        </w:rPr>
        <w:t>meio</w:t>
      </w:r>
      <w:r>
        <w:rPr>
          <w:spacing w:val="-10"/>
          <w:w w:val="105"/>
        </w:rPr>
        <w:t xml:space="preserve"> </w:t>
      </w:r>
      <w:r>
        <w:rPr>
          <w:w w:val="105"/>
        </w:rPr>
        <w:t>da</w:t>
      </w:r>
      <w:r>
        <w:rPr>
          <w:spacing w:val="-10"/>
          <w:w w:val="105"/>
        </w:rPr>
        <w:t xml:space="preserve"> </w:t>
      </w:r>
      <w:r>
        <w:rPr>
          <w:w w:val="105"/>
        </w:rPr>
        <w:t>soma</w:t>
      </w:r>
      <w:r>
        <w:rPr>
          <w:spacing w:val="-10"/>
          <w:w w:val="105"/>
        </w:rPr>
        <w:t xml:space="preserve"> </w:t>
      </w:r>
      <w:r>
        <w:rPr>
          <w:w w:val="105"/>
        </w:rPr>
        <w:t>ponderada</w:t>
      </w:r>
      <w:r>
        <w:rPr>
          <w:spacing w:val="-10"/>
          <w:w w:val="105"/>
        </w:rPr>
        <w:t xml:space="preserve"> </w:t>
      </w:r>
      <w:r>
        <w:rPr>
          <w:w w:val="105"/>
        </w:rPr>
        <w:t>das</w:t>
      </w:r>
      <w:r>
        <w:rPr>
          <w:spacing w:val="-10"/>
          <w:w w:val="105"/>
        </w:rPr>
        <w:t xml:space="preserve"> </w:t>
      </w:r>
      <w:r>
        <w:rPr>
          <w:w w:val="105"/>
        </w:rPr>
        <w:t xml:space="preserve">saídas </w:t>
      </w:r>
      <w:r>
        <w:t>de todos os submodelos criados durante as iterações (</w:t>
      </w:r>
      <w:hyperlink w:anchor="_bookmark106" w:history="1">
        <w:r>
          <w:t>PARK; YANG</w:t>
        </w:r>
      </w:hyperlink>
      <w:r>
        <w:t xml:space="preserve">, </w:t>
      </w:r>
      <w:hyperlink w:anchor="_bookmark106" w:history="1">
        <w:r>
          <w:t>2023</w:t>
        </w:r>
      </w:hyperlink>
      <w:r>
        <w:t xml:space="preserve">). Esse processo </w:t>
      </w:r>
      <w:r>
        <w:rPr>
          <w:w w:val="105"/>
        </w:rPr>
        <w:t>de integração leva em conta a confiança ou credibilidade de cada modelo: quanto maior for a acurácia de um submodelo específico, maior será o peso da sua resposta no resul-tado</w:t>
      </w:r>
      <w:r>
        <w:rPr>
          <w:spacing w:val="-4"/>
          <w:w w:val="105"/>
        </w:rPr>
        <w:t xml:space="preserve"> </w:t>
      </w:r>
      <w:r>
        <w:rPr>
          <w:w w:val="105"/>
        </w:rPr>
        <w:t>(</w:t>
      </w:r>
      <w:hyperlink w:anchor="_bookmark106" w:history="1">
        <w:r>
          <w:rPr>
            <w:w w:val="105"/>
          </w:rPr>
          <w:t>PARK;</w:t>
        </w:r>
        <w:r>
          <w:rPr>
            <w:spacing w:val="-4"/>
            <w:w w:val="105"/>
          </w:rPr>
          <w:t xml:space="preserve"> </w:t>
        </w:r>
        <w:r>
          <w:rPr>
            <w:w w:val="105"/>
          </w:rPr>
          <w:t>YANG</w:t>
        </w:r>
      </w:hyperlink>
      <w:r>
        <w:rPr>
          <w:w w:val="105"/>
        </w:rPr>
        <w:t>,</w:t>
      </w:r>
      <w:r>
        <w:rPr>
          <w:spacing w:val="-4"/>
          <w:w w:val="105"/>
        </w:rPr>
        <w:t xml:space="preserve"> </w:t>
      </w:r>
      <w:hyperlink w:anchor="_bookmark106" w:history="1">
        <w:r>
          <w:rPr>
            <w:w w:val="105"/>
          </w:rPr>
          <w:t>2023</w:t>
        </w:r>
      </w:hyperlink>
      <w:r>
        <w:rPr>
          <w:w w:val="105"/>
        </w:rPr>
        <w:t>).</w:t>
      </w:r>
      <w:r>
        <w:rPr>
          <w:spacing w:val="-4"/>
          <w:w w:val="105"/>
        </w:rPr>
        <w:t xml:space="preserve"> </w:t>
      </w:r>
      <w:r>
        <w:rPr>
          <w:w w:val="105"/>
        </w:rPr>
        <w:t>Essa</w:t>
      </w:r>
      <w:r>
        <w:rPr>
          <w:spacing w:val="-4"/>
          <w:w w:val="105"/>
        </w:rPr>
        <w:t xml:space="preserve"> </w:t>
      </w:r>
      <w:r>
        <w:rPr>
          <w:w w:val="105"/>
        </w:rPr>
        <w:t>arquitetura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soma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classificadores</w:t>
      </w:r>
      <w:r>
        <w:rPr>
          <w:spacing w:val="-4"/>
          <w:w w:val="105"/>
        </w:rPr>
        <w:t xml:space="preserve"> </w:t>
      </w:r>
      <w:r>
        <w:rPr>
          <w:w w:val="105"/>
        </w:rPr>
        <w:t>gera</w:t>
      </w:r>
      <w:r>
        <w:rPr>
          <w:spacing w:val="-4"/>
          <w:w w:val="105"/>
        </w:rPr>
        <w:t xml:space="preserve"> </w:t>
      </w:r>
      <w:r>
        <w:rPr>
          <w:w w:val="105"/>
        </w:rPr>
        <w:t>um</w:t>
      </w:r>
      <w:r>
        <w:rPr>
          <w:spacing w:val="-4"/>
          <w:w w:val="105"/>
        </w:rPr>
        <w:t xml:space="preserve"> </w:t>
      </w:r>
      <w:r>
        <w:rPr>
          <w:w w:val="105"/>
        </w:rPr>
        <w:t>modelo global</w:t>
      </w:r>
      <w:r>
        <w:rPr>
          <w:spacing w:val="-8"/>
          <w:w w:val="105"/>
        </w:rPr>
        <w:t xml:space="preserve"> </w:t>
      </w:r>
      <w:r>
        <w:rPr>
          <w:w w:val="105"/>
        </w:rPr>
        <w:t>fortalecido,</w:t>
      </w:r>
      <w:r>
        <w:rPr>
          <w:spacing w:val="-8"/>
          <w:w w:val="105"/>
        </w:rPr>
        <w:t xml:space="preserve"> </w:t>
      </w:r>
      <w:r>
        <w:rPr>
          <w:w w:val="105"/>
        </w:rPr>
        <w:t>que</w:t>
      </w:r>
      <w:r>
        <w:rPr>
          <w:spacing w:val="-8"/>
          <w:w w:val="105"/>
        </w:rPr>
        <w:t xml:space="preserve"> </w:t>
      </w:r>
      <w:r>
        <w:rPr>
          <w:w w:val="105"/>
        </w:rPr>
        <w:t>aumenta</w:t>
      </w:r>
      <w:r>
        <w:rPr>
          <w:spacing w:val="-8"/>
          <w:w w:val="105"/>
        </w:rPr>
        <w:t xml:space="preserve"> </w:t>
      </w:r>
      <w:r>
        <w:rPr>
          <w:w w:val="105"/>
        </w:rPr>
        <w:t>consideravelmente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força</w:t>
      </w:r>
      <w:r>
        <w:rPr>
          <w:spacing w:val="-8"/>
          <w:w w:val="105"/>
        </w:rPr>
        <w:t xml:space="preserve"> </w:t>
      </w:r>
      <w:r>
        <w:rPr>
          <w:w w:val="105"/>
        </w:rPr>
        <w:t>preditiva</w:t>
      </w:r>
      <w:r>
        <w:rPr>
          <w:spacing w:val="-8"/>
          <w:w w:val="105"/>
        </w:rPr>
        <w:t xml:space="preserve"> </w:t>
      </w:r>
      <w:r>
        <w:rPr>
          <w:w w:val="105"/>
        </w:rPr>
        <w:t>do</w:t>
      </w:r>
      <w:r>
        <w:rPr>
          <w:spacing w:val="-8"/>
          <w:w w:val="105"/>
        </w:rPr>
        <w:t xml:space="preserve"> </w:t>
      </w:r>
      <w:r>
        <w:rPr>
          <w:w w:val="105"/>
        </w:rPr>
        <w:t>sistema</w:t>
      </w:r>
      <w:r>
        <w:rPr>
          <w:spacing w:val="-8"/>
          <w:w w:val="105"/>
        </w:rPr>
        <w:t xml:space="preserve"> </w:t>
      </w:r>
      <w:r>
        <w:rPr>
          <w:w w:val="105"/>
        </w:rPr>
        <w:t>e</w:t>
      </w:r>
      <w:r>
        <w:rPr>
          <w:spacing w:val="-8"/>
          <w:w w:val="105"/>
        </w:rPr>
        <w:t xml:space="preserve"> </w:t>
      </w:r>
      <w:r>
        <w:rPr>
          <w:w w:val="105"/>
        </w:rPr>
        <w:t>entrega resultados com precisão superior (</w:t>
      </w:r>
      <w:hyperlink w:anchor="_bookmark72" w:history="1">
        <w:r>
          <w:rPr>
            <w:w w:val="105"/>
          </w:rPr>
          <w:t>BUSARI; LIM</w:t>
        </w:r>
      </w:hyperlink>
      <w:r>
        <w:rPr>
          <w:w w:val="105"/>
        </w:rPr>
        <w:t xml:space="preserve">, </w:t>
      </w:r>
      <w:hyperlink w:anchor="_bookmark72" w:history="1">
        <w:r>
          <w:rPr>
            <w:w w:val="105"/>
          </w:rPr>
          <w:t>2021</w:t>
        </w:r>
      </w:hyperlink>
      <w:r>
        <w:rPr>
          <w:w w:val="105"/>
        </w:rPr>
        <w:t>).</w:t>
      </w:r>
    </w:p>
    <w:p w14:paraId="0EFF75C4" w14:textId="77777777" w:rsidR="006131AD" w:rsidRDefault="00000000">
      <w:pPr>
        <w:pStyle w:val="Corpodetexto"/>
        <w:spacing w:line="340" w:lineRule="auto"/>
        <w:ind w:left="140" w:right="114" w:firstLine="708"/>
        <w:jc w:val="both"/>
      </w:pPr>
      <w:r>
        <w:t>Dentre as principais vantagens do AdaBoost, destacam-se a sua alta escalabilidade devido à mecânica simples, a exigência de poucos parâmetros de ajuste e a sua eficácia comprovada na minimização do sobre ajuste (</w:t>
      </w:r>
      <w:r>
        <w:rPr>
          <w:i/>
        </w:rPr>
        <w:t>overfitting</w:t>
      </w:r>
      <w:r>
        <w:t>) (</w:t>
      </w:r>
      <w:hyperlink w:anchor="_bookmark106" w:history="1">
        <w:r>
          <w:t>PARK; YANG</w:t>
        </w:r>
      </w:hyperlink>
      <w:r>
        <w:t xml:space="preserve">, </w:t>
      </w:r>
      <w:hyperlink w:anchor="_bookmark106" w:history="1">
        <w:r>
          <w:t>2023</w:t>
        </w:r>
      </w:hyperlink>
      <w:r>
        <w:t>). Embora o algoritmo</w:t>
      </w:r>
      <w:r>
        <w:rPr>
          <w:spacing w:val="-1"/>
        </w:rPr>
        <w:t xml:space="preserve"> </w:t>
      </w:r>
      <w:r>
        <w:t>consiga</w:t>
      </w:r>
      <w:r>
        <w:rPr>
          <w:spacing w:val="-1"/>
        </w:rPr>
        <w:t xml:space="preserve"> </w:t>
      </w:r>
      <w:r>
        <w:t>reduzir</w:t>
      </w:r>
      <w:r>
        <w:rPr>
          <w:spacing w:val="-1"/>
        </w:rPr>
        <w:t xml:space="preserve"> </w:t>
      </w:r>
      <w:r>
        <w:t>tanto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variância</w:t>
      </w:r>
      <w:r>
        <w:rPr>
          <w:spacing w:val="-1"/>
        </w:rPr>
        <w:t xml:space="preserve"> </w:t>
      </w:r>
      <w:r>
        <w:t>quanto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viés</w:t>
      </w:r>
      <w:r>
        <w:rPr>
          <w:spacing w:val="-1"/>
        </w:rPr>
        <w:t xml:space="preserve"> </w:t>
      </w:r>
      <w:r>
        <w:t>das</w:t>
      </w:r>
      <w:r>
        <w:rPr>
          <w:spacing w:val="-1"/>
        </w:rPr>
        <w:t xml:space="preserve"> </w:t>
      </w:r>
      <w:r>
        <w:t>previsões,</w:t>
      </w:r>
      <w:r>
        <w:rPr>
          <w:spacing w:val="-1"/>
        </w:rPr>
        <w:t xml:space="preserve"> </w:t>
      </w:r>
      <w:r>
        <w:t>ele</w:t>
      </w:r>
      <w:r>
        <w:rPr>
          <w:spacing w:val="-1"/>
        </w:rPr>
        <w:t xml:space="preserve"> </w:t>
      </w:r>
      <w:r>
        <w:t>possui</w:t>
      </w:r>
      <w:r>
        <w:rPr>
          <w:spacing w:val="-1"/>
        </w:rPr>
        <w:t xml:space="preserve"> </w:t>
      </w:r>
      <w:r>
        <w:t>limitações importantes (</w:t>
      </w:r>
      <w:hyperlink w:anchor="_bookmark79" w:history="1">
        <w:r>
          <w:t>DERBENTSEV et al.</w:t>
        </w:r>
      </w:hyperlink>
      <w:r>
        <w:t xml:space="preserve">, </w:t>
      </w:r>
      <w:hyperlink w:anchor="_bookmark79" w:history="1">
        <w:r>
          <w:t>2021</w:t>
        </w:r>
      </w:hyperlink>
      <w:r>
        <w:t xml:space="preserve">). Conforme apontam </w:t>
      </w:r>
      <w:hyperlink w:anchor="_bookmark106" w:history="1">
        <w:r>
          <w:t>Park e Yang</w:t>
        </w:r>
      </w:hyperlink>
      <w:r>
        <w:t xml:space="preserve"> (</w:t>
      </w:r>
      <w:hyperlink w:anchor="_bookmark106" w:history="1">
        <w:r>
          <w:t>2023</w:t>
        </w:r>
      </w:hyperlink>
      <w:r>
        <w:t>), o uso de uma</w:t>
      </w:r>
      <w:r>
        <w:rPr>
          <w:spacing w:val="-3"/>
        </w:rPr>
        <w:t xml:space="preserve"> </w:t>
      </w:r>
      <w:r>
        <w:t>função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perda</w:t>
      </w:r>
      <w:r>
        <w:rPr>
          <w:spacing w:val="-3"/>
        </w:rPr>
        <w:t xml:space="preserve"> </w:t>
      </w:r>
      <w:r>
        <w:t>exponencial</w:t>
      </w:r>
      <w:r>
        <w:rPr>
          <w:spacing w:val="-3"/>
        </w:rPr>
        <w:t xml:space="preserve"> </w:t>
      </w:r>
      <w:r>
        <w:t>pode</w:t>
      </w:r>
      <w:r>
        <w:rPr>
          <w:spacing w:val="-3"/>
        </w:rPr>
        <w:t xml:space="preserve"> </w:t>
      </w:r>
      <w:r>
        <w:t>induzir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erros</w:t>
      </w:r>
      <w:r>
        <w:rPr>
          <w:spacing w:val="-4"/>
        </w:rPr>
        <w:t xml:space="preserve"> </w:t>
      </w:r>
      <w:r>
        <w:t>quando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dados</w:t>
      </w:r>
      <w:r>
        <w:rPr>
          <w:spacing w:val="-4"/>
        </w:rPr>
        <w:t xml:space="preserve"> </w:t>
      </w:r>
      <w:r>
        <w:t>possui</w:t>
      </w:r>
      <w:r>
        <w:rPr>
          <w:spacing w:val="-3"/>
        </w:rPr>
        <w:t xml:space="preserve"> </w:t>
      </w:r>
      <w:r>
        <w:t>muito ruído, pois o algoritmo tende a superestimar a importância de valores atípicos (</w:t>
      </w:r>
      <w:r>
        <w:rPr>
          <w:i/>
        </w:rPr>
        <w:t>outliers</w:t>
      </w:r>
      <w:r>
        <w:t>), prejudicando o desempenho final.</w:t>
      </w:r>
    </w:p>
    <w:p w14:paraId="79558F41" w14:textId="77777777" w:rsidR="006131AD" w:rsidRDefault="006131AD">
      <w:pPr>
        <w:pStyle w:val="Corpodetexto"/>
        <w:spacing w:before="65"/>
      </w:pPr>
    </w:p>
    <w:p w14:paraId="6265B383" w14:textId="77777777" w:rsidR="006131AD" w:rsidRDefault="00000000">
      <w:pPr>
        <w:pStyle w:val="PargrafodaLista"/>
        <w:numPr>
          <w:ilvl w:val="2"/>
          <w:numId w:val="1"/>
        </w:numPr>
        <w:tabs>
          <w:tab w:val="left" w:pos="872"/>
        </w:tabs>
        <w:ind w:left="872" w:hanging="732"/>
        <w:rPr>
          <w:b/>
        </w:rPr>
      </w:pPr>
      <w:bookmarkStart w:id="154" w:name="Aplicações_de_machine_learning_em_finanç"/>
      <w:bookmarkStart w:id="155" w:name="_bookmark29"/>
      <w:bookmarkEnd w:id="154"/>
      <w:bookmarkEnd w:id="155"/>
      <w:r>
        <w:rPr>
          <w:b/>
          <w:w w:val="105"/>
        </w:rPr>
        <w:t>Aplicações</w:t>
      </w:r>
      <w:r>
        <w:rPr>
          <w:b/>
          <w:spacing w:val="-14"/>
          <w:w w:val="105"/>
        </w:rPr>
        <w:t xml:space="preserve"> </w:t>
      </w:r>
      <w:r>
        <w:rPr>
          <w:b/>
          <w:w w:val="105"/>
        </w:rPr>
        <w:t>de</w:t>
      </w:r>
      <w:r>
        <w:rPr>
          <w:b/>
          <w:spacing w:val="-14"/>
          <w:w w:val="105"/>
        </w:rPr>
        <w:t xml:space="preserve"> </w:t>
      </w:r>
      <w:r>
        <w:rPr>
          <w:b/>
          <w:i/>
          <w:w w:val="105"/>
        </w:rPr>
        <w:t>machine</w:t>
      </w:r>
      <w:r>
        <w:rPr>
          <w:b/>
          <w:i/>
          <w:spacing w:val="-14"/>
          <w:w w:val="105"/>
        </w:rPr>
        <w:t xml:space="preserve"> </w:t>
      </w:r>
      <w:r>
        <w:rPr>
          <w:b/>
          <w:i/>
          <w:w w:val="105"/>
        </w:rPr>
        <w:t>learning</w:t>
      </w:r>
      <w:r>
        <w:rPr>
          <w:b/>
          <w:i/>
          <w:spacing w:val="-5"/>
          <w:w w:val="105"/>
        </w:rPr>
        <w:t xml:space="preserve"> </w:t>
      </w:r>
      <w:r>
        <w:rPr>
          <w:b/>
          <w:w w:val="105"/>
        </w:rPr>
        <w:t>em</w:t>
      </w:r>
      <w:r>
        <w:rPr>
          <w:b/>
          <w:spacing w:val="-14"/>
          <w:w w:val="105"/>
        </w:rPr>
        <w:t xml:space="preserve"> </w:t>
      </w:r>
      <w:r>
        <w:rPr>
          <w:b/>
          <w:w w:val="105"/>
        </w:rPr>
        <w:t>finanças</w:t>
      </w:r>
      <w:r>
        <w:rPr>
          <w:b/>
          <w:spacing w:val="-14"/>
          <w:w w:val="105"/>
        </w:rPr>
        <w:t xml:space="preserve"> </w:t>
      </w:r>
      <w:r>
        <w:rPr>
          <w:b/>
          <w:w w:val="105"/>
        </w:rPr>
        <w:t>e</w:t>
      </w:r>
      <w:r>
        <w:rPr>
          <w:b/>
          <w:spacing w:val="-14"/>
          <w:w w:val="105"/>
        </w:rPr>
        <w:t xml:space="preserve"> </w:t>
      </w:r>
      <w:r>
        <w:rPr>
          <w:b/>
          <w:spacing w:val="-2"/>
          <w:w w:val="105"/>
        </w:rPr>
        <w:t>criptoativos</w:t>
      </w:r>
    </w:p>
    <w:p w14:paraId="72A48F04" w14:textId="77777777" w:rsidR="006131AD" w:rsidRDefault="006131AD">
      <w:pPr>
        <w:pStyle w:val="Corpodetexto"/>
        <w:spacing w:before="7"/>
        <w:rPr>
          <w:b/>
        </w:rPr>
      </w:pPr>
    </w:p>
    <w:p w14:paraId="2E0F71E8" w14:textId="77777777" w:rsidR="006131AD" w:rsidRDefault="00000000">
      <w:pPr>
        <w:pStyle w:val="Corpodetexto"/>
        <w:spacing w:line="340" w:lineRule="auto"/>
        <w:ind w:left="134" w:right="108" w:firstLine="714"/>
        <w:jc w:val="both"/>
      </w:pPr>
      <w:r>
        <w:rPr>
          <w:w w:val="105"/>
        </w:rPr>
        <w:t>O</w:t>
      </w:r>
      <w:r>
        <w:rPr>
          <w:spacing w:val="-14"/>
          <w:w w:val="105"/>
        </w:rPr>
        <w:t xml:space="preserve"> </w:t>
      </w:r>
      <w:r>
        <w:rPr>
          <w:w w:val="105"/>
        </w:rPr>
        <w:t>mercado</w:t>
      </w:r>
      <w:r>
        <w:rPr>
          <w:spacing w:val="-14"/>
          <w:w w:val="105"/>
        </w:rPr>
        <w:t xml:space="preserve"> </w:t>
      </w:r>
      <w:r>
        <w:rPr>
          <w:w w:val="105"/>
        </w:rPr>
        <w:t>de</w:t>
      </w:r>
      <w:r>
        <w:rPr>
          <w:spacing w:val="-14"/>
          <w:w w:val="105"/>
        </w:rPr>
        <w:t xml:space="preserve"> </w:t>
      </w:r>
      <w:r>
        <w:rPr>
          <w:w w:val="105"/>
        </w:rPr>
        <w:t>criptoativos,</w:t>
      </w:r>
      <w:r>
        <w:rPr>
          <w:spacing w:val="-14"/>
          <w:w w:val="105"/>
        </w:rPr>
        <w:t xml:space="preserve"> </w:t>
      </w:r>
      <w:r>
        <w:rPr>
          <w:w w:val="105"/>
        </w:rPr>
        <w:t>caracterizado</w:t>
      </w:r>
      <w:r>
        <w:rPr>
          <w:spacing w:val="-14"/>
          <w:w w:val="105"/>
        </w:rPr>
        <w:t xml:space="preserve"> </w:t>
      </w:r>
      <w:r>
        <w:rPr>
          <w:w w:val="105"/>
        </w:rPr>
        <w:t>por</w:t>
      </w:r>
      <w:r>
        <w:rPr>
          <w:spacing w:val="-14"/>
          <w:w w:val="105"/>
        </w:rPr>
        <w:t xml:space="preserve"> </w:t>
      </w:r>
      <w:r>
        <w:rPr>
          <w:w w:val="105"/>
        </w:rPr>
        <w:t>sua</w:t>
      </w:r>
      <w:r>
        <w:rPr>
          <w:spacing w:val="-14"/>
          <w:w w:val="105"/>
        </w:rPr>
        <w:t xml:space="preserve"> </w:t>
      </w:r>
      <w:r>
        <w:rPr>
          <w:w w:val="105"/>
        </w:rPr>
        <w:t>natureza</w:t>
      </w:r>
      <w:r>
        <w:rPr>
          <w:spacing w:val="-14"/>
          <w:w w:val="105"/>
        </w:rPr>
        <w:t xml:space="preserve"> </w:t>
      </w:r>
      <w:r>
        <w:rPr>
          <w:w w:val="105"/>
        </w:rPr>
        <w:t>dinâmica</w:t>
      </w:r>
      <w:r>
        <w:rPr>
          <w:spacing w:val="-14"/>
          <w:w w:val="105"/>
        </w:rPr>
        <w:t xml:space="preserve"> </w:t>
      </w:r>
      <w:r>
        <w:rPr>
          <w:w w:val="105"/>
        </w:rPr>
        <w:t>e</w:t>
      </w:r>
      <w:r>
        <w:rPr>
          <w:spacing w:val="-14"/>
          <w:w w:val="105"/>
        </w:rPr>
        <w:t xml:space="preserve"> </w:t>
      </w:r>
      <w:r>
        <w:rPr>
          <w:w w:val="105"/>
        </w:rPr>
        <w:t>alta</w:t>
      </w:r>
      <w:r>
        <w:rPr>
          <w:spacing w:val="-14"/>
          <w:w w:val="105"/>
        </w:rPr>
        <w:t xml:space="preserve"> </w:t>
      </w:r>
      <w:r>
        <w:rPr>
          <w:w w:val="105"/>
        </w:rPr>
        <w:t>comple-xidade,</w:t>
      </w:r>
      <w:r>
        <w:rPr>
          <w:spacing w:val="-4"/>
          <w:w w:val="105"/>
        </w:rPr>
        <w:t xml:space="preserve"> </w:t>
      </w:r>
      <w:r>
        <w:rPr>
          <w:w w:val="105"/>
        </w:rPr>
        <w:t>tornou-se</w:t>
      </w:r>
      <w:r>
        <w:rPr>
          <w:spacing w:val="-4"/>
          <w:w w:val="105"/>
        </w:rPr>
        <w:t xml:space="preserve"> </w:t>
      </w:r>
      <w:r>
        <w:rPr>
          <w:w w:val="105"/>
        </w:rPr>
        <w:t>um</w:t>
      </w:r>
      <w:r>
        <w:rPr>
          <w:spacing w:val="-4"/>
          <w:w w:val="105"/>
        </w:rPr>
        <w:t xml:space="preserve"> </w:t>
      </w:r>
      <w:r>
        <w:rPr>
          <w:w w:val="105"/>
        </w:rPr>
        <w:t>campo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interesse</w:t>
      </w:r>
      <w:r>
        <w:rPr>
          <w:spacing w:val="-4"/>
          <w:w w:val="105"/>
        </w:rPr>
        <w:t xml:space="preserve"> </w:t>
      </w:r>
      <w:r>
        <w:rPr>
          <w:w w:val="105"/>
        </w:rPr>
        <w:t>para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aplicação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algoritmos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aprendizado de máquina (</w:t>
      </w:r>
      <w:hyperlink w:anchor="_bookmark89" w:history="1">
        <w:r>
          <w:rPr>
            <w:w w:val="105"/>
          </w:rPr>
          <w:t>HAMAYEL; OWDA</w:t>
        </w:r>
      </w:hyperlink>
      <w:r>
        <w:rPr>
          <w:w w:val="105"/>
        </w:rPr>
        <w:t xml:space="preserve">, </w:t>
      </w:r>
      <w:hyperlink w:anchor="_bookmark89" w:history="1">
        <w:r>
          <w:rPr>
            <w:w w:val="105"/>
          </w:rPr>
          <w:t>2021</w:t>
        </w:r>
      </w:hyperlink>
      <w:r>
        <w:rPr>
          <w:w w:val="105"/>
        </w:rPr>
        <w:t xml:space="preserve">). De acordo com </w:t>
      </w:r>
      <w:hyperlink w:anchor="_bookmark79" w:history="1">
        <w:r>
          <w:rPr>
            <w:w w:val="105"/>
          </w:rPr>
          <w:t>Derbentsev et al.</w:t>
        </w:r>
      </w:hyperlink>
      <w:r>
        <w:rPr>
          <w:w w:val="105"/>
        </w:rPr>
        <w:t xml:space="preserve"> (</w:t>
      </w:r>
      <w:hyperlink w:anchor="_bookmark79" w:history="1">
        <w:r>
          <w:rPr>
            <w:w w:val="105"/>
          </w:rPr>
          <w:t>2021</w:t>
        </w:r>
      </w:hyperlink>
      <w:r>
        <w:rPr>
          <w:w w:val="105"/>
        </w:rPr>
        <w:t xml:space="preserve">), esses </w:t>
      </w:r>
      <w:r>
        <w:t>algoritmos apresentam um desempenho superior aos modelos tradicionais de séries tempo-</w:t>
      </w:r>
      <w:r>
        <w:rPr>
          <w:w w:val="105"/>
        </w:rPr>
        <w:t>rais</w:t>
      </w:r>
      <w:r>
        <w:rPr>
          <w:spacing w:val="-2"/>
          <w:w w:val="105"/>
        </w:rPr>
        <w:t xml:space="preserve"> </w:t>
      </w:r>
      <w:r>
        <w:rPr>
          <w:w w:val="105"/>
        </w:rPr>
        <w:t>na</w:t>
      </w:r>
      <w:r>
        <w:rPr>
          <w:spacing w:val="-2"/>
          <w:w w:val="105"/>
        </w:rPr>
        <w:t xml:space="preserve"> </w:t>
      </w:r>
      <w:r>
        <w:rPr>
          <w:w w:val="105"/>
        </w:rPr>
        <w:t>previsão</w:t>
      </w:r>
      <w:r>
        <w:rPr>
          <w:spacing w:val="-2"/>
          <w:w w:val="105"/>
        </w:rPr>
        <w:t xml:space="preserve"> </w:t>
      </w:r>
      <w:r>
        <w:rPr>
          <w:w w:val="105"/>
        </w:rPr>
        <w:t>de</w:t>
      </w:r>
      <w:r>
        <w:rPr>
          <w:spacing w:val="-2"/>
          <w:w w:val="105"/>
        </w:rPr>
        <w:t xml:space="preserve"> </w:t>
      </w:r>
      <w:r>
        <w:rPr>
          <w:w w:val="105"/>
        </w:rPr>
        <w:t>taxas</w:t>
      </w:r>
      <w:r>
        <w:rPr>
          <w:spacing w:val="-2"/>
          <w:w w:val="105"/>
        </w:rPr>
        <w:t xml:space="preserve"> </w:t>
      </w:r>
      <w:r>
        <w:rPr>
          <w:w w:val="105"/>
        </w:rPr>
        <w:t>de</w:t>
      </w:r>
      <w:r>
        <w:rPr>
          <w:spacing w:val="-2"/>
          <w:w w:val="105"/>
        </w:rPr>
        <w:t xml:space="preserve"> </w:t>
      </w:r>
      <w:r>
        <w:rPr>
          <w:w w:val="105"/>
        </w:rPr>
        <w:t>câmbio</w:t>
      </w:r>
      <w:r>
        <w:rPr>
          <w:spacing w:val="-2"/>
          <w:w w:val="105"/>
        </w:rPr>
        <w:t xml:space="preserve"> </w:t>
      </w:r>
      <w:r>
        <w:rPr>
          <w:w w:val="105"/>
        </w:rPr>
        <w:t>e</w:t>
      </w:r>
      <w:r>
        <w:rPr>
          <w:spacing w:val="-2"/>
          <w:w w:val="105"/>
        </w:rPr>
        <w:t xml:space="preserve"> </w:t>
      </w:r>
      <w:r>
        <w:rPr>
          <w:w w:val="105"/>
        </w:rPr>
        <w:t>preços</w:t>
      </w:r>
      <w:r>
        <w:rPr>
          <w:spacing w:val="-2"/>
          <w:w w:val="105"/>
        </w:rPr>
        <w:t xml:space="preserve"> </w:t>
      </w:r>
      <w:r>
        <w:rPr>
          <w:w w:val="105"/>
        </w:rPr>
        <w:t>de</w:t>
      </w:r>
      <w:r>
        <w:rPr>
          <w:spacing w:val="-2"/>
          <w:w w:val="105"/>
        </w:rPr>
        <w:t xml:space="preserve"> </w:t>
      </w:r>
      <w:r>
        <w:rPr>
          <w:w w:val="105"/>
        </w:rPr>
        <w:t>fechamento</w:t>
      </w:r>
      <w:r>
        <w:rPr>
          <w:spacing w:val="-2"/>
          <w:w w:val="105"/>
        </w:rPr>
        <w:t xml:space="preserve"> </w:t>
      </w:r>
      <w:r>
        <w:rPr>
          <w:w w:val="105"/>
        </w:rPr>
        <w:t>diários</w:t>
      </w:r>
      <w:r>
        <w:rPr>
          <w:spacing w:val="-2"/>
          <w:w w:val="105"/>
        </w:rPr>
        <w:t xml:space="preserve"> </w:t>
      </w:r>
      <w:r>
        <w:rPr>
          <w:w w:val="105"/>
        </w:rPr>
        <w:t>das</w:t>
      </w:r>
      <w:r>
        <w:rPr>
          <w:spacing w:val="-2"/>
          <w:w w:val="105"/>
        </w:rPr>
        <w:t xml:space="preserve"> </w:t>
      </w:r>
      <w:r>
        <w:rPr>
          <w:w w:val="105"/>
        </w:rPr>
        <w:t>moedas</w:t>
      </w:r>
      <w:r>
        <w:rPr>
          <w:spacing w:val="-2"/>
          <w:w w:val="105"/>
        </w:rPr>
        <w:t xml:space="preserve"> </w:t>
      </w:r>
      <w:r>
        <w:rPr>
          <w:w w:val="105"/>
        </w:rPr>
        <w:t>digitais mais</w:t>
      </w:r>
      <w:r>
        <w:rPr>
          <w:spacing w:val="-17"/>
          <w:w w:val="105"/>
        </w:rPr>
        <w:t xml:space="preserve"> </w:t>
      </w:r>
      <w:r>
        <w:rPr>
          <w:w w:val="105"/>
        </w:rPr>
        <w:t>capitalizadas.</w:t>
      </w:r>
      <w:r>
        <w:rPr>
          <w:spacing w:val="-16"/>
          <w:w w:val="105"/>
        </w:rPr>
        <w:t xml:space="preserve"> </w:t>
      </w:r>
      <w:r>
        <w:rPr>
          <w:w w:val="105"/>
        </w:rPr>
        <w:t>Nesse</w:t>
      </w:r>
      <w:r>
        <w:rPr>
          <w:spacing w:val="-16"/>
          <w:w w:val="105"/>
        </w:rPr>
        <w:t xml:space="preserve"> </w:t>
      </w:r>
      <w:r>
        <w:rPr>
          <w:w w:val="105"/>
        </w:rPr>
        <w:t>contexto,</w:t>
      </w:r>
      <w:r>
        <w:rPr>
          <w:spacing w:val="-16"/>
          <w:w w:val="105"/>
        </w:rPr>
        <w:t xml:space="preserve"> </w:t>
      </w:r>
      <w:hyperlink w:anchor="_bookmark95" w:history="1">
        <w:r>
          <w:rPr>
            <w:w w:val="105"/>
          </w:rPr>
          <w:t>Livieris</w:t>
        </w:r>
        <w:r>
          <w:rPr>
            <w:spacing w:val="-16"/>
            <w:w w:val="105"/>
          </w:rPr>
          <w:t xml:space="preserve"> </w:t>
        </w:r>
        <w:r>
          <w:rPr>
            <w:w w:val="105"/>
          </w:rPr>
          <w:t>et</w:t>
        </w:r>
        <w:r>
          <w:rPr>
            <w:spacing w:val="-16"/>
            <w:w w:val="105"/>
          </w:rPr>
          <w:t xml:space="preserve"> </w:t>
        </w:r>
        <w:r>
          <w:rPr>
            <w:w w:val="105"/>
          </w:rPr>
          <w:t>al.</w:t>
        </w:r>
      </w:hyperlink>
      <w:r>
        <w:rPr>
          <w:spacing w:val="-16"/>
          <w:w w:val="105"/>
        </w:rPr>
        <w:t xml:space="preserve"> </w:t>
      </w:r>
      <w:r>
        <w:rPr>
          <w:w w:val="105"/>
        </w:rPr>
        <w:t>(</w:t>
      </w:r>
      <w:hyperlink w:anchor="_bookmark95" w:history="1">
        <w:r>
          <w:rPr>
            <w:w w:val="105"/>
          </w:rPr>
          <w:t>2020</w:t>
        </w:r>
      </w:hyperlink>
      <w:r>
        <w:rPr>
          <w:w w:val="105"/>
        </w:rPr>
        <w:t>)</w:t>
      </w:r>
      <w:r>
        <w:rPr>
          <w:spacing w:val="-16"/>
          <w:w w:val="105"/>
        </w:rPr>
        <w:t xml:space="preserve"> </w:t>
      </w:r>
      <w:r>
        <w:rPr>
          <w:w w:val="105"/>
        </w:rPr>
        <w:t>ressaltam</w:t>
      </w:r>
      <w:r>
        <w:rPr>
          <w:spacing w:val="-16"/>
          <w:w w:val="105"/>
        </w:rPr>
        <w:t xml:space="preserve"> </w:t>
      </w:r>
      <w:r>
        <w:rPr>
          <w:w w:val="105"/>
        </w:rPr>
        <w:t>que</w:t>
      </w:r>
      <w:r>
        <w:rPr>
          <w:spacing w:val="-16"/>
          <w:w w:val="105"/>
        </w:rPr>
        <w:t xml:space="preserve"> </w:t>
      </w:r>
      <w:r>
        <w:rPr>
          <w:w w:val="105"/>
        </w:rPr>
        <w:t>o</w:t>
      </w:r>
      <w:r>
        <w:rPr>
          <w:spacing w:val="-16"/>
          <w:w w:val="105"/>
        </w:rPr>
        <w:t xml:space="preserve"> </w:t>
      </w:r>
      <w:r>
        <w:rPr>
          <w:w w:val="105"/>
        </w:rPr>
        <w:t xml:space="preserve">desenvolvimento de modelos preditivos inteligentes é considerado uma necessidade fundamental para a </w:t>
      </w:r>
      <w:r>
        <w:t xml:space="preserve">tomada de decisão estratégica e para a otimização de portfólios em um ambiente financeiro </w:t>
      </w:r>
      <w:r>
        <w:rPr>
          <w:spacing w:val="-2"/>
          <w:w w:val="105"/>
        </w:rPr>
        <w:t>globalizado.</w:t>
      </w:r>
    </w:p>
    <w:p w14:paraId="2191A8E0" w14:textId="77777777" w:rsidR="006131AD" w:rsidRDefault="00000000">
      <w:pPr>
        <w:pStyle w:val="Corpodetexto"/>
        <w:spacing w:line="340" w:lineRule="auto"/>
        <w:ind w:left="140" w:right="108" w:firstLine="708"/>
        <w:jc w:val="both"/>
      </w:pPr>
      <w:r>
        <w:t>Um dos maiores desafios enfrentados pelos investidores nesse setor é a volatilidade extrema, que chega a ser significativamente superior à observada em mercados convencio-nais</w:t>
      </w:r>
      <w:r>
        <w:rPr>
          <w:spacing w:val="15"/>
        </w:rPr>
        <w:t xml:space="preserve"> </w:t>
      </w:r>
      <w:r>
        <w:t>de</w:t>
      </w:r>
      <w:r>
        <w:rPr>
          <w:spacing w:val="16"/>
        </w:rPr>
        <w:t xml:space="preserve"> </w:t>
      </w:r>
      <w:r>
        <w:t>ações</w:t>
      </w:r>
      <w:r>
        <w:rPr>
          <w:spacing w:val="15"/>
        </w:rPr>
        <w:t xml:space="preserve"> </w:t>
      </w:r>
      <w:r>
        <w:t>ou</w:t>
      </w:r>
      <w:r>
        <w:rPr>
          <w:spacing w:val="15"/>
        </w:rPr>
        <w:t xml:space="preserve"> </w:t>
      </w:r>
      <w:r>
        <w:t>ouro</w:t>
      </w:r>
      <w:r>
        <w:rPr>
          <w:spacing w:val="15"/>
        </w:rPr>
        <w:t xml:space="preserve"> </w:t>
      </w:r>
      <w:r>
        <w:t>(</w:t>
      </w:r>
      <w:hyperlink w:anchor="_bookmark106" w:history="1">
        <w:r>
          <w:t>PARK;</w:t>
        </w:r>
        <w:r>
          <w:rPr>
            <w:spacing w:val="15"/>
          </w:rPr>
          <w:t xml:space="preserve"> </w:t>
        </w:r>
        <w:r>
          <w:t>YANG</w:t>
        </w:r>
      </w:hyperlink>
      <w:r>
        <w:t>,</w:t>
      </w:r>
      <w:r>
        <w:rPr>
          <w:spacing w:val="15"/>
        </w:rPr>
        <w:t xml:space="preserve"> </w:t>
      </w:r>
      <w:hyperlink w:anchor="_bookmark106" w:history="1">
        <w:r>
          <w:t>2023</w:t>
        </w:r>
      </w:hyperlink>
      <w:r>
        <w:t>).</w:t>
      </w:r>
      <w:r>
        <w:rPr>
          <w:spacing w:val="16"/>
        </w:rPr>
        <w:t xml:space="preserve"> </w:t>
      </w:r>
      <w:hyperlink w:anchor="_bookmark95" w:history="1">
        <w:r>
          <w:t>Livieris</w:t>
        </w:r>
        <w:r>
          <w:rPr>
            <w:spacing w:val="16"/>
          </w:rPr>
          <w:t xml:space="preserve"> </w:t>
        </w:r>
        <w:r>
          <w:t>et</w:t>
        </w:r>
        <w:r>
          <w:rPr>
            <w:spacing w:val="15"/>
          </w:rPr>
          <w:t xml:space="preserve"> </w:t>
        </w:r>
        <w:r>
          <w:t>al.</w:t>
        </w:r>
      </w:hyperlink>
      <w:r>
        <w:rPr>
          <w:spacing w:val="15"/>
        </w:rPr>
        <w:t xml:space="preserve"> </w:t>
      </w:r>
      <w:r>
        <w:t>(</w:t>
      </w:r>
      <w:hyperlink w:anchor="_bookmark95" w:history="1">
        <w:r>
          <w:t>2020</w:t>
        </w:r>
      </w:hyperlink>
      <w:r>
        <w:t>)</w:t>
      </w:r>
      <w:r>
        <w:rPr>
          <w:spacing w:val="16"/>
        </w:rPr>
        <w:t xml:space="preserve"> </w:t>
      </w:r>
      <w:r>
        <w:t>explicam</w:t>
      </w:r>
      <w:r>
        <w:rPr>
          <w:spacing w:val="15"/>
        </w:rPr>
        <w:t xml:space="preserve"> </w:t>
      </w:r>
      <w:r>
        <w:t>que</w:t>
      </w:r>
      <w:r>
        <w:rPr>
          <w:spacing w:val="15"/>
        </w:rPr>
        <w:t xml:space="preserve"> </w:t>
      </w:r>
      <w:r>
        <w:t>o</w:t>
      </w:r>
      <w:r>
        <w:rPr>
          <w:spacing w:val="16"/>
        </w:rPr>
        <w:t xml:space="preserve"> </w:t>
      </w:r>
      <w:r>
        <w:t>mercado</w:t>
      </w:r>
    </w:p>
    <w:p w14:paraId="6C0859D0" w14:textId="77777777" w:rsidR="006131AD" w:rsidRDefault="006131AD">
      <w:pPr>
        <w:pStyle w:val="Corpodetexto"/>
        <w:spacing w:line="340" w:lineRule="auto"/>
        <w:jc w:val="both"/>
        <w:sectPr w:rsidR="006131AD">
          <w:pgSz w:w="11910" w:h="16840"/>
          <w:pgMar w:top="1580" w:right="992" w:bottom="280" w:left="1559" w:header="1038" w:footer="0" w:gutter="0"/>
          <w:cols w:space="720"/>
        </w:sectPr>
      </w:pPr>
    </w:p>
    <w:p w14:paraId="176A627F" w14:textId="77777777" w:rsidR="006131AD" w:rsidRDefault="00000000">
      <w:pPr>
        <w:pStyle w:val="Corpodetexto"/>
        <w:spacing w:before="135" w:line="340" w:lineRule="auto"/>
        <w:ind w:left="132" w:right="102" w:firstLine="7"/>
        <w:jc w:val="right"/>
      </w:pPr>
      <w:bookmarkStart w:id="156" w:name="_bookmark30"/>
      <w:bookmarkEnd w:id="156"/>
      <w:r>
        <w:lastRenderedPageBreak/>
        <w:t>de</w:t>
      </w:r>
      <w:r>
        <w:rPr>
          <w:spacing w:val="40"/>
        </w:rPr>
        <w:t xml:space="preserve"> </w:t>
      </w:r>
      <w:r>
        <w:t>criptomoedas</w:t>
      </w:r>
      <w:r>
        <w:rPr>
          <w:spacing w:val="40"/>
        </w:rPr>
        <w:t xml:space="preserve"> </w:t>
      </w:r>
      <w:r>
        <w:t>é</w:t>
      </w:r>
      <w:r>
        <w:rPr>
          <w:spacing w:val="40"/>
        </w:rPr>
        <w:t xml:space="preserve"> </w:t>
      </w:r>
      <w:r>
        <w:t>marcado</w:t>
      </w:r>
      <w:r>
        <w:rPr>
          <w:spacing w:val="40"/>
        </w:rPr>
        <w:t xml:space="preserve"> </w:t>
      </w:r>
      <w:r>
        <w:t>por</w:t>
      </w:r>
      <w:r>
        <w:rPr>
          <w:spacing w:val="40"/>
        </w:rPr>
        <w:t xml:space="preserve"> </w:t>
      </w:r>
      <w:r>
        <w:t>fortes</w:t>
      </w:r>
      <w:r>
        <w:rPr>
          <w:spacing w:val="40"/>
        </w:rPr>
        <w:t xml:space="preserve"> </w:t>
      </w:r>
      <w:r>
        <w:t>flutuações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preços</w:t>
      </w:r>
      <w:r>
        <w:rPr>
          <w:spacing w:val="40"/>
        </w:rPr>
        <w:t xml:space="preserve"> </w:t>
      </w:r>
      <w:r>
        <w:t>ao</w:t>
      </w:r>
      <w:r>
        <w:rPr>
          <w:spacing w:val="40"/>
        </w:rPr>
        <w:t xml:space="preserve"> </w:t>
      </w:r>
      <w:r>
        <w:t>longo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tempo,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que exige</w:t>
      </w:r>
      <w:r>
        <w:rPr>
          <w:spacing w:val="40"/>
        </w:rPr>
        <w:t xml:space="preserve"> </w:t>
      </w:r>
      <w:r>
        <w:t>ferramentas</w:t>
      </w:r>
      <w:r>
        <w:rPr>
          <w:spacing w:val="40"/>
        </w:rPr>
        <w:t xml:space="preserve"> </w:t>
      </w:r>
      <w:r>
        <w:t>capazes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lidar</w:t>
      </w:r>
      <w:r>
        <w:rPr>
          <w:spacing w:val="40"/>
        </w:rPr>
        <w:t xml:space="preserve"> </w:t>
      </w:r>
      <w:r>
        <w:t>com</w:t>
      </w:r>
      <w:r>
        <w:rPr>
          <w:spacing w:val="40"/>
        </w:rPr>
        <w:t xml:space="preserve"> </w:t>
      </w:r>
      <w:r>
        <w:t>dados</w:t>
      </w:r>
      <w:r>
        <w:rPr>
          <w:spacing w:val="40"/>
        </w:rPr>
        <w:t xml:space="preserve"> </w:t>
      </w:r>
      <w:r>
        <w:t>não</w:t>
      </w:r>
      <w:r>
        <w:rPr>
          <w:spacing w:val="40"/>
        </w:rPr>
        <w:t xml:space="preserve"> </w:t>
      </w:r>
      <w:r>
        <w:t>estacionários</w:t>
      </w:r>
      <w:r>
        <w:rPr>
          <w:spacing w:val="40"/>
        </w:rPr>
        <w:t xml:space="preserve"> </w:t>
      </w:r>
      <w:r>
        <w:t>para</w:t>
      </w:r>
      <w:r>
        <w:rPr>
          <w:spacing w:val="40"/>
        </w:rPr>
        <w:t xml:space="preserve"> </w:t>
      </w:r>
      <w:r>
        <w:t>garantir</w:t>
      </w:r>
      <w:r>
        <w:rPr>
          <w:spacing w:val="40"/>
        </w:rPr>
        <w:t xml:space="preserve"> </w:t>
      </w:r>
      <w:r>
        <w:t>soluções válidas. Além disso, a presença de eventos anômalos e extremos reforça a importância de</w:t>
      </w:r>
      <w:r>
        <w:rPr>
          <w:spacing w:val="40"/>
        </w:rPr>
        <w:t xml:space="preserve"> </w:t>
      </w:r>
      <w:r>
        <w:t xml:space="preserve">técnicas robustas de aprendizado profundo para identificar padrões ocultos e mitigar riscos em períodos de incerteza, conforme </w:t>
      </w:r>
      <w:hyperlink w:anchor="_bookmark111" w:history="1">
        <w:r>
          <w:t>Sebastião e Godinho</w:t>
        </w:r>
      </w:hyperlink>
      <w:r>
        <w:t xml:space="preserve"> (</w:t>
      </w:r>
      <w:hyperlink w:anchor="_bookmark111" w:history="1">
        <w:r>
          <w:t>2021</w:t>
        </w:r>
      </w:hyperlink>
      <w:r>
        <w:t xml:space="preserve">) e </w:t>
      </w:r>
      <w:hyperlink w:anchor="_bookmark79" w:history="1">
        <w:r>
          <w:t>Derbentsev et al.</w:t>
        </w:r>
      </w:hyperlink>
      <w:r>
        <w:t xml:space="preserve"> (</w:t>
      </w:r>
      <w:hyperlink w:anchor="_bookmark79" w:history="1">
        <w:r>
          <w:t>2021</w:t>
        </w:r>
      </w:hyperlink>
      <w:r>
        <w:t>). No</w:t>
      </w:r>
      <w:r>
        <w:rPr>
          <w:spacing w:val="30"/>
        </w:rPr>
        <w:t xml:space="preserve"> </w:t>
      </w:r>
      <w:r>
        <w:t>âmbito</w:t>
      </w:r>
      <w:r>
        <w:rPr>
          <w:spacing w:val="30"/>
        </w:rPr>
        <w:t xml:space="preserve"> </w:t>
      </w:r>
      <w:r>
        <w:t>das</w:t>
      </w:r>
      <w:r>
        <w:rPr>
          <w:spacing w:val="30"/>
        </w:rPr>
        <w:t xml:space="preserve"> </w:t>
      </w:r>
      <w:r>
        <w:t>operações</w:t>
      </w:r>
      <w:r>
        <w:rPr>
          <w:spacing w:val="30"/>
        </w:rPr>
        <w:t xml:space="preserve"> </w:t>
      </w:r>
      <w:r>
        <w:t>de</w:t>
      </w:r>
      <w:r>
        <w:rPr>
          <w:spacing w:val="30"/>
        </w:rPr>
        <w:t xml:space="preserve"> </w:t>
      </w:r>
      <w:r>
        <w:rPr>
          <w:i/>
        </w:rPr>
        <w:t>trading</w:t>
      </w:r>
      <w:r>
        <w:t>,</w:t>
      </w:r>
      <w:r>
        <w:rPr>
          <w:spacing w:val="30"/>
        </w:rPr>
        <w:t xml:space="preserve"> </w:t>
      </w:r>
      <w:r>
        <w:t>a</w:t>
      </w:r>
      <w:r>
        <w:rPr>
          <w:spacing w:val="30"/>
        </w:rPr>
        <w:t xml:space="preserve"> </w:t>
      </w:r>
      <w:r>
        <w:t>previsão</w:t>
      </w:r>
      <w:r>
        <w:rPr>
          <w:spacing w:val="30"/>
        </w:rPr>
        <w:t xml:space="preserve"> </w:t>
      </w:r>
      <w:r>
        <w:t>precisa</w:t>
      </w:r>
      <w:r>
        <w:rPr>
          <w:spacing w:val="30"/>
        </w:rPr>
        <w:t xml:space="preserve"> </w:t>
      </w:r>
      <w:r>
        <w:t>dos</w:t>
      </w:r>
      <w:r>
        <w:rPr>
          <w:spacing w:val="30"/>
        </w:rPr>
        <w:t xml:space="preserve"> </w:t>
      </w:r>
      <w:r>
        <w:t>movimentos</w:t>
      </w:r>
      <w:r>
        <w:rPr>
          <w:spacing w:val="30"/>
        </w:rPr>
        <w:t xml:space="preserve"> </w:t>
      </w:r>
      <w:r>
        <w:t>de</w:t>
      </w:r>
      <w:r>
        <w:rPr>
          <w:spacing w:val="30"/>
        </w:rPr>
        <w:t xml:space="preserve"> </w:t>
      </w:r>
      <w:r>
        <w:t>preços permite</w:t>
      </w:r>
      <w:r>
        <w:rPr>
          <w:spacing w:val="79"/>
        </w:rPr>
        <w:t xml:space="preserve"> </w:t>
      </w:r>
      <w:r>
        <w:t>que</w:t>
      </w:r>
      <w:r>
        <w:rPr>
          <w:spacing w:val="80"/>
        </w:rPr>
        <w:t xml:space="preserve"> </w:t>
      </w:r>
      <w:r>
        <w:t>investidores</w:t>
      </w:r>
      <w:r>
        <w:rPr>
          <w:spacing w:val="80"/>
        </w:rPr>
        <w:t xml:space="preserve"> </w:t>
      </w:r>
      <w:r>
        <w:t>financeiros</w:t>
      </w:r>
      <w:r>
        <w:rPr>
          <w:spacing w:val="80"/>
        </w:rPr>
        <w:t xml:space="preserve"> </w:t>
      </w:r>
      <w:r>
        <w:t>reduzam</w:t>
      </w:r>
      <w:r>
        <w:rPr>
          <w:spacing w:val="80"/>
        </w:rPr>
        <w:t xml:space="preserve"> </w:t>
      </w:r>
      <w:r>
        <w:t>seus</w:t>
      </w:r>
      <w:r>
        <w:rPr>
          <w:spacing w:val="80"/>
        </w:rPr>
        <w:t xml:space="preserve"> </w:t>
      </w:r>
      <w:r>
        <w:t>riscos</w:t>
      </w:r>
      <w:r>
        <w:rPr>
          <w:spacing w:val="80"/>
        </w:rPr>
        <w:t xml:space="preserve"> </w:t>
      </w:r>
      <w:r>
        <w:t>ao</w:t>
      </w:r>
      <w:r>
        <w:rPr>
          <w:spacing w:val="80"/>
        </w:rPr>
        <w:t xml:space="preserve"> </w:t>
      </w:r>
      <w:r>
        <w:t>estabelecer</w:t>
      </w:r>
      <w:r>
        <w:rPr>
          <w:spacing w:val="80"/>
        </w:rPr>
        <w:t xml:space="preserve"> </w:t>
      </w:r>
      <w:r>
        <w:t>políticas</w:t>
      </w:r>
      <w:r>
        <w:rPr>
          <w:spacing w:val="80"/>
        </w:rPr>
        <w:t xml:space="preserve"> </w:t>
      </w:r>
      <w:r>
        <w:t>de investimento mais adequadas (</w:t>
      </w:r>
      <w:hyperlink w:anchor="_bookmark95" w:history="1">
        <w:r>
          <w:t>LIVIERIS et al.</w:t>
        </w:r>
      </w:hyperlink>
      <w:r>
        <w:t xml:space="preserve">, </w:t>
      </w:r>
      <w:hyperlink w:anchor="_bookmark95" w:history="1">
        <w:r>
          <w:t>2020</w:t>
        </w:r>
      </w:hyperlink>
      <w:r>
        <w:t>). Modelos baseados em aprendizado</w:t>
      </w:r>
      <w:r>
        <w:rPr>
          <w:spacing w:val="80"/>
        </w:rPr>
        <w:t xml:space="preserve"> </w:t>
      </w:r>
      <w:r>
        <w:t>de máquina auxiliam na identificação de momentos ideais para a compra e venda de ativos, integrando informações históricas de preços com indicadores técnicos, como médias móveis (</w:t>
      </w:r>
      <w:hyperlink w:anchor="_bookmark89" w:history="1">
        <w:r>
          <w:t>HAMAYEL; OWDA</w:t>
        </w:r>
      </w:hyperlink>
      <w:r>
        <w:t xml:space="preserve">, </w:t>
      </w:r>
      <w:hyperlink w:anchor="_bookmark89" w:history="1">
        <w:r>
          <w:t>2021</w:t>
        </w:r>
      </w:hyperlink>
      <w:r>
        <w:t xml:space="preserve">; </w:t>
      </w:r>
      <w:hyperlink w:anchor="_bookmark79" w:history="1">
        <w:r>
          <w:t>DERBENTSEV et al.</w:t>
        </w:r>
      </w:hyperlink>
      <w:r>
        <w:t xml:space="preserve">, </w:t>
      </w:r>
      <w:hyperlink w:anchor="_bookmark79" w:history="1">
        <w:r>
          <w:t>2021</w:t>
        </w:r>
      </w:hyperlink>
      <w:r>
        <w:t xml:space="preserve">). Conforme demonstram </w:t>
      </w:r>
      <w:hyperlink w:anchor="_bookmark111" w:history="1">
        <w:r>
          <w:t>Sebastião e</w:t>
        </w:r>
      </w:hyperlink>
      <w:r>
        <w:t xml:space="preserve"> </w:t>
      </w:r>
      <w:hyperlink w:anchor="_bookmark111" w:history="1">
        <w:r>
          <w:t>Godinho</w:t>
        </w:r>
      </w:hyperlink>
      <w:r>
        <w:rPr>
          <w:spacing w:val="-2"/>
        </w:rPr>
        <w:t xml:space="preserve"> </w:t>
      </w:r>
      <w:r>
        <w:t>(</w:t>
      </w:r>
      <w:hyperlink w:anchor="_bookmark111" w:history="1">
        <w:r>
          <w:t>2021</w:t>
        </w:r>
      </w:hyperlink>
      <w:r>
        <w:t>),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utilização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conjuntos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modelos</w:t>
      </w:r>
      <w:r>
        <w:rPr>
          <w:spacing w:val="-2"/>
        </w:rPr>
        <w:t xml:space="preserve"> </w:t>
      </w:r>
      <w:r>
        <w:t>(ensembles)</w:t>
      </w:r>
      <w:r>
        <w:rPr>
          <w:spacing w:val="-1"/>
        </w:rPr>
        <w:t xml:space="preserve"> </w:t>
      </w:r>
      <w:r>
        <w:t>pode</w:t>
      </w:r>
      <w:r>
        <w:rPr>
          <w:spacing w:val="-2"/>
        </w:rPr>
        <w:t xml:space="preserve"> </w:t>
      </w:r>
      <w:r>
        <w:t>gerar</w:t>
      </w:r>
      <w:r>
        <w:rPr>
          <w:spacing w:val="-2"/>
        </w:rPr>
        <w:t xml:space="preserve"> </w:t>
      </w:r>
      <w:r>
        <w:t>estratégias</w:t>
      </w:r>
      <w:r>
        <w:rPr>
          <w:spacing w:val="-2"/>
        </w:rPr>
        <w:t xml:space="preserve"> </w:t>
      </w:r>
      <w:r>
        <w:t>de negociação</w:t>
      </w:r>
      <w:r>
        <w:rPr>
          <w:spacing w:val="14"/>
        </w:rPr>
        <w:t xml:space="preserve"> </w:t>
      </w:r>
      <w:r>
        <w:t>lucrativas</w:t>
      </w:r>
      <w:r>
        <w:rPr>
          <w:spacing w:val="15"/>
        </w:rPr>
        <w:t xml:space="preserve"> </w:t>
      </w:r>
      <w:r>
        <w:t>mesmo</w:t>
      </w:r>
      <w:r>
        <w:rPr>
          <w:spacing w:val="15"/>
        </w:rPr>
        <w:t xml:space="preserve"> </w:t>
      </w:r>
      <w:r>
        <w:t>sob</w:t>
      </w:r>
      <w:r>
        <w:rPr>
          <w:spacing w:val="15"/>
        </w:rPr>
        <w:t xml:space="preserve"> </w:t>
      </w:r>
      <w:r>
        <w:t>condições</w:t>
      </w:r>
      <w:r>
        <w:rPr>
          <w:spacing w:val="15"/>
        </w:rPr>
        <w:t xml:space="preserve"> </w:t>
      </w:r>
      <w:r>
        <w:t>adversas</w:t>
      </w:r>
      <w:r>
        <w:rPr>
          <w:spacing w:val="15"/>
        </w:rPr>
        <w:t xml:space="preserve"> </w:t>
      </w:r>
      <w:r>
        <w:t>de</w:t>
      </w:r>
      <w:r>
        <w:rPr>
          <w:spacing w:val="15"/>
        </w:rPr>
        <w:t xml:space="preserve"> </w:t>
      </w:r>
      <w:r>
        <w:t>mercado,</w:t>
      </w:r>
      <w:r>
        <w:rPr>
          <w:spacing w:val="15"/>
        </w:rPr>
        <w:t xml:space="preserve"> </w:t>
      </w:r>
      <w:r>
        <w:t>superando</w:t>
      </w:r>
      <w:r>
        <w:rPr>
          <w:spacing w:val="15"/>
        </w:rPr>
        <w:t xml:space="preserve"> </w:t>
      </w:r>
      <w:r>
        <w:rPr>
          <w:spacing w:val="-2"/>
        </w:rPr>
        <w:t>estratégias</w:t>
      </w:r>
    </w:p>
    <w:p w14:paraId="67516532" w14:textId="77777777" w:rsidR="006131AD" w:rsidRDefault="00000000">
      <w:pPr>
        <w:pStyle w:val="Corpodetexto"/>
        <w:spacing w:line="244" w:lineRule="exact"/>
        <w:ind w:left="140"/>
        <w:jc w:val="both"/>
      </w:pPr>
      <w:r>
        <w:t>passivas</w:t>
      </w:r>
      <w:r>
        <w:rPr>
          <w:spacing w:val="21"/>
        </w:rPr>
        <w:t xml:space="preserve"> </w:t>
      </w:r>
      <w:r>
        <w:rPr>
          <w:spacing w:val="-2"/>
        </w:rPr>
        <w:t>tradicionais.</w:t>
      </w:r>
    </w:p>
    <w:p w14:paraId="38A41ECF" w14:textId="77777777" w:rsidR="006131AD" w:rsidRDefault="00000000">
      <w:pPr>
        <w:pStyle w:val="Corpodetexto"/>
        <w:spacing w:before="106" w:line="340" w:lineRule="auto"/>
        <w:ind w:left="140" w:right="146" w:firstLine="708"/>
        <w:jc w:val="both"/>
      </w:pPr>
      <w:r>
        <w:t>Fatores comportamentais e externos também desempenham um papel crucial na formação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preços</w:t>
      </w:r>
      <w:r>
        <w:rPr>
          <w:spacing w:val="-2"/>
        </w:rPr>
        <w:t xml:space="preserve"> </w:t>
      </w:r>
      <w:r>
        <w:t>dos</w:t>
      </w:r>
      <w:r>
        <w:rPr>
          <w:spacing w:val="-2"/>
        </w:rPr>
        <w:t xml:space="preserve"> </w:t>
      </w:r>
      <w:r>
        <w:t>ativos</w:t>
      </w:r>
      <w:r>
        <w:rPr>
          <w:spacing w:val="-2"/>
        </w:rPr>
        <w:t xml:space="preserve"> </w:t>
      </w:r>
      <w:r>
        <w:t>digitais.</w:t>
      </w:r>
      <w:r>
        <w:rPr>
          <w:spacing w:val="-2"/>
        </w:rPr>
        <w:t xml:space="preserve"> </w:t>
      </w:r>
      <w:hyperlink w:anchor="_bookmark106" w:history="1">
        <w:r>
          <w:t>Park</w:t>
        </w:r>
        <w:r>
          <w:rPr>
            <w:spacing w:val="-2"/>
          </w:rPr>
          <w:t xml:space="preserve"> </w:t>
        </w:r>
        <w:r>
          <w:t>e</w:t>
        </w:r>
        <w:r>
          <w:rPr>
            <w:spacing w:val="-2"/>
          </w:rPr>
          <w:t xml:space="preserve"> </w:t>
        </w:r>
        <w:r>
          <w:t>Yang</w:t>
        </w:r>
      </w:hyperlink>
      <w:r>
        <w:rPr>
          <w:spacing w:val="-2"/>
        </w:rPr>
        <w:t xml:space="preserve"> </w:t>
      </w:r>
      <w:r>
        <w:t>(</w:t>
      </w:r>
      <w:hyperlink w:anchor="_bookmark106" w:history="1">
        <w:r>
          <w:t>2023</w:t>
        </w:r>
      </w:hyperlink>
      <w:r>
        <w:t>)</w:t>
      </w:r>
      <w:r>
        <w:rPr>
          <w:spacing w:val="-2"/>
        </w:rPr>
        <w:t xml:space="preserve"> </w:t>
      </w:r>
      <w:r>
        <w:t>destacam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ocorrência</w:t>
      </w:r>
      <w:r>
        <w:rPr>
          <w:spacing w:val="-2"/>
        </w:rPr>
        <w:t xml:space="preserve"> </w:t>
      </w:r>
      <w:r>
        <w:t xml:space="preserve">frequente de comportamentos de manada e ineficiências de mercado, que podem causar turbulências prolongadas devido a quebras estruturais. Diante disso, </w:t>
      </w:r>
      <w:hyperlink w:anchor="_bookmark89" w:history="1">
        <w:r>
          <w:t>Hamayel e Owda</w:t>
        </w:r>
      </w:hyperlink>
      <w:r>
        <w:t xml:space="preserve"> (</w:t>
      </w:r>
      <w:hyperlink w:anchor="_bookmark89" w:history="1">
        <w:r>
          <w:t>2021</w:t>
        </w:r>
      </w:hyperlink>
      <w:r>
        <w:t>) apontam que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análise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sentimento</w:t>
      </w:r>
      <w:r>
        <w:rPr>
          <w:spacing w:val="-2"/>
        </w:rPr>
        <w:t xml:space="preserve"> </w:t>
      </w:r>
      <w:r>
        <w:t>extraída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mídias</w:t>
      </w:r>
      <w:r>
        <w:rPr>
          <w:spacing w:val="-1"/>
        </w:rPr>
        <w:t xml:space="preserve"> </w:t>
      </w:r>
      <w:r>
        <w:t>sociais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plataformas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microblogs</w:t>
      </w:r>
      <w:r>
        <w:rPr>
          <w:spacing w:val="-2"/>
        </w:rPr>
        <w:t xml:space="preserve"> </w:t>
      </w:r>
      <w:r>
        <w:t>constitui um fator relevante que pode influenciar diretamente o volume de negociação e a volatilidade do mercado de criptomoedas.</w:t>
      </w:r>
    </w:p>
    <w:p w14:paraId="0B3EB768" w14:textId="77777777" w:rsidR="006131AD" w:rsidRDefault="00000000">
      <w:pPr>
        <w:pStyle w:val="Corpodetexto"/>
        <w:spacing w:line="340" w:lineRule="auto"/>
        <w:ind w:left="140" w:right="108" w:firstLine="708"/>
        <w:jc w:val="both"/>
      </w:pPr>
      <w:r>
        <w:rPr>
          <w:w w:val="105"/>
        </w:rPr>
        <w:t>Por fim, a alocação de criptoativos e o uso de consultores automatizados (</w:t>
      </w:r>
      <w:r>
        <w:rPr>
          <w:i/>
          <w:w w:val="105"/>
        </w:rPr>
        <w:t>robot advisors</w:t>
      </w:r>
      <w:r>
        <w:rPr>
          <w:w w:val="105"/>
        </w:rPr>
        <w:t>)</w:t>
      </w:r>
      <w:r>
        <w:rPr>
          <w:spacing w:val="-6"/>
          <w:w w:val="105"/>
        </w:rPr>
        <w:t xml:space="preserve"> </w:t>
      </w:r>
      <w:r>
        <w:rPr>
          <w:w w:val="105"/>
        </w:rPr>
        <w:t>têm</w:t>
      </w:r>
      <w:r>
        <w:rPr>
          <w:spacing w:val="-5"/>
          <w:w w:val="105"/>
        </w:rPr>
        <w:t xml:space="preserve"> </w:t>
      </w:r>
      <w:r>
        <w:rPr>
          <w:w w:val="105"/>
        </w:rPr>
        <w:t>se</w:t>
      </w:r>
      <w:r>
        <w:rPr>
          <w:spacing w:val="-5"/>
          <w:w w:val="105"/>
        </w:rPr>
        <w:t xml:space="preserve"> </w:t>
      </w:r>
      <w:r>
        <w:rPr>
          <w:w w:val="105"/>
        </w:rPr>
        <w:t>expandido</w:t>
      </w:r>
      <w:r>
        <w:rPr>
          <w:spacing w:val="-6"/>
          <w:w w:val="105"/>
        </w:rPr>
        <w:t xml:space="preserve"> </w:t>
      </w:r>
      <w:r>
        <w:rPr>
          <w:w w:val="105"/>
        </w:rPr>
        <w:t>para</w:t>
      </w:r>
      <w:r>
        <w:rPr>
          <w:spacing w:val="-6"/>
          <w:w w:val="105"/>
        </w:rPr>
        <w:t xml:space="preserve"> </w:t>
      </w:r>
      <w:r>
        <w:rPr>
          <w:w w:val="105"/>
        </w:rPr>
        <w:t>tornar</w:t>
      </w:r>
      <w:r>
        <w:rPr>
          <w:spacing w:val="-6"/>
          <w:w w:val="105"/>
        </w:rPr>
        <w:t xml:space="preserve"> </w:t>
      </w:r>
      <w:r>
        <w:rPr>
          <w:w w:val="105"/>
        </w:rPr>
        <w:t>os</w:t>
      </w:r>
      <w:r>
        <w:rPr>
          <w:spacing w:val="-5"/>
          <w:w w:val="105"/>
        </w:rPr>
        <w:t xml:space="preserve"> </w:t>
      </w:r>
      <w:r>
        <w:rPr>
          <w:w w:val="105"/>
        </w:rPr>
        <w:t>mercados</w:t>
      </w:r>
      <w:r>
        <w:rPr>
          <w:spacing w:val="-5"/>
          <w:w w:val="105"/>
        </w:rPr>
        <w:t xml:space="preserve"> </w:t>
      </w:r>
      <w:r>
        <w:rPr>
          <w:w w:val="105"/>
        </w:rPr>
        <w:t>mais</w:t>
      </w:r>
      <w:r>
        <w:rPr>
          <w:spacing w:val="-6"/>
          <w:w w:val="105"/>
        </w:rPr>
        <w:t xml:space="preserve"> </w:t>
      </w:r>
      <w:r>
        <w:rPr>
          <w:w w:val="105"/>
        </w:rPr>
        <w:t>transparentes</w:t>
      </w:r>
      <w:r>
        <w:rPr>
          <w:spacing w:val="-5"/>
          <w:w w:val="105"/>
        </w:rPr>
        <w:t xml:space="preserve"> </w:t>
      </w:r>
      <w:r>
        <w:rPr>
          <w:w w:val="105"/>
        </w:rPr>
        <w:t>e</w:t>
      </w:r>
      <w:r>
        <w:rPr>
          <w:spacing w:val="-5"/>
          <w:w w:val="105"/>
        </w:rPr>
        <w:t xml:space="preserve"> </w:t>
      </w:r>
      <w:r>
        <w:rPr>
          <w:w w:val="105"/>
        </w:rPr>
        <w:t>reduzir</w:t>
      </w:r>
      <w:r>
        <w:rPr>
          <w:spacing w:val="-6"/>
          <w:w w:val="105"/>
        </w:rPr>
        <w:t xml:space="preserve"> </w:t>
      </w:r>
      <w:r>
        <w:rPr>
          <w:w w:val="105"/>
        </w:rPr>
        <w:t>custos operacionais</w:t>
      </w:r>
      <w:r>
        <w:rPr>
          <w:spacing w:val="-8"/>
          <w:w w:val="105"/>
        </w:rPr>
        <w:t xml:space="preserve"> </w:t>
      </w:r>
      <w:r>
        <w:rPr>
          <w:w w:val="105"/>
        </w:rPr>
        <w:t>(</w:t>
      </w:r>
      <w:hyperlink w:anchor="_bookmark66" w:history="1">
        <w:r>
          <w:rPr>
            <w:w w:val="105"/>
          </w:rPr>
          <w:t>BABAEI;</w:t>
        </w:r>
        <w:r>
          <w:rPr>
            <w:spacing w:val="-8"/>
            <w:w w:val="105"/>
          </w:rPr>
          <w:t xml:space="preserve"> </w:t>
        </w:r>
        <w:r>
          <w:rPr>
            <w:w w:val="105"/>
          </w:rPr>
          <w:t>GIUDICI;</w:t>
        </w:r>
        <w:r>
          <w:rPr>
            <w:spacing w:val="-8"/>
            <w:w w:val="105"/>
          </w:rPr>
          <w:t xml:space="preserve"> </w:t>
        </w:r>
        <w:r>
          <w:rPr>
            <w:w w:val="105"/>
          </w:rPr>
          <w:t>RAFFINETTI</w:t>
        </w:r>
      </w:hyperlink>
      <w:r>
        <w:rPr>
          <w:w w:val="105"/>
        </w:rPr>
        <w:t>,</w:t>
      </w:r>
      <w:r>
        <w:rPr>
          <w:spacing w:val="-9"/>
          <w:w w:val="105"/>
        </w:rPr>
        <w:t xml:space="preserve"> </w:t>
      </w:r>
      <w:hyperlink w:anchor="_bookmark66" w:history="1">
        <w:r>
          <w:rPr>
            <w:w w:val="105"/>
          </w:rPr>
          <w:t>2022</w:t>
        </w:r>
      </w:hyperlink>
      <w:r>
        <w:rPr>
          <w:w w:val="105"/>
        </w:rPr>
        <w:t>).</w:t>
      </w:r>
      <w:r>
        <w:rPr>
          <w:spacing w:val="-8"/>
          <w:w w:val="105"/>
        </w:rPr>
        <w:t xml:space="preserve"> </w:t>
      </w:r>
      <w:r>
        <w:rPr>
          <w:w w:val="105"/>
        </w:rPr>
        <w:t>Entretanto,</w:t>
      </w:r>
      <w:r>
        <w:rPr>
          <w:spacing w:val="-9"/>
          <w:w w:val="105"/>
        </w:rPr>
        <w:t xml:space="preserve"> </w:t>
      </w:r>
      <w:r>
        <w:rPr>
          <w:w w:val="105"/>
        </w:rPr>
        <w:t>embora</w:t>
      </w:r>
      <w:r>
        <w:rPr>
          <w:spacing w:val="-8"/>
          <w:w w:val="105"/>
        </w:rPr>
        <w:t xml:space="preserve"> </w:t>
      </w:r>
      <w:r>
        <w:rPr>
          <w:w w:val="105"/>
        </w:rPr>
        <w:t>os</w:t>
      </w:r>
      <w:r>
        <w:rPr>
          <w:spacing w:val="-8"/>
          <w:w w:val="105"/>
        </w:rPr>
        <w:t xml:space="preserve"> </w:t>
      </w:r>
      <w:r>
        <w:rPr>
          <w:w w:val="105"/>
        </w:rPr>
        <w:t>modelos</w:t>
      </w:r>
      <w:r>
        <w:rPr>
          <w:spacing w:val="-9"/>
          <w:w w:val="105"/>
        </w:rPr>
        <w:t xml:space="preserve"> </w:t>
      </w:r>
      <w:r>
        <w:rPr>
          <w:w w:val="105"/>
        </w:rPr>
        <w:t>de aprendizado</w:t>
      </w:r>
      <w:r>
        <w:rPr>
          <w:spacing w:val="-13"/>
          <w:w w:val="105"/>
        </w:rPr>
        <w:t xml:space="preserve"> </w:t>
      </w:r>
      <w:r>
        <w:rPr>
          <w:w w:val="105"/>
        </w:rPr>
        <w:t>de</w:t>
      </w:r>
      <w:r>
        <w:rPr>
          <w:spacing w:val="-13"/>
          <w:w w:val="105"/>
        </w:rPr>
        <w:t xml:space="preserve"> </w:t>
      </w:r>
      <w:r>
        <w:rPr>
          <w:w w:val="105"/>
        </w:rPr>
        <w:t>máquina</w:t>
      </w:r>
      <w:r>
        <w:rPr>
          <w:spacing w:val="-13"/>
          <w:w w:val="105"/>
        </w:rPr>
        <w:t xml:space="preserve"> </w:t>
      </w:r>
      <w:r>
        <w:rPr>
          <w:w w:val="105"/>
        </w:rPr>
        <w:t>apresentem</w:t>
      </w:r>
      <w:r>
        <w:rPr>
          <w:spacing w:val="-13"/>
          <w:w w:val="105"/>
        </w:rPr>
        <w:t xml:space="preserve"> </w:t>
      </w:r>
      <w:r>
        <w:rPr>
          <w:w w:val="105"/>
        </w:rPr>
        <w:t>alta</w:t>
      </w:r>
      <w:r>
        <w:rPr>
          <w:spacing w:val="-13"/>
          <w:w w:val="105"/>
        </w:rPr>
        <w:t xml:space="preserve"> </w:t>
      </w:r>
      <w:r>
        <w:rPr>
          <w:w w:val="105"/>
        </w:rPr>
        <w:t>acurácia</w:t>
      </w:r>
      <w:r>
        <w:rPr>
          <w:spacing w:val="-13"/>
          <w:w w:val="105"/>
        </w:rPr>
        <w:t xml:space="preserve"> </w:t>
      </w:r>
      <w:r>
        <w:rPr>
          <w:w w:val="105"/>
        </w:rPr>
        <w:t>na</w:t>
      </w:r>
      <w:r>
        <w:rPr>
          <w:spacing w:val="-13"/>
          <w:w w:val="105"/>
        </w:rPr>
        <w:t xml:space="preserve"> </w:t>
      </w:r>
      <w:r>
        <w:rPr>
          <w:w w:val="105"/>
        </w:rPr>
        <w:t>otimização</w:t>
      </w:r>
      <w:r>
        <w:rPr>
          <w:spacing w:val="-13"/>
          <w:w w:val="105"/>
        </w:rPr>
        <w:t xml:space="preserve"> </w:t>
      </w:r>
      <w:r>
        <w:rPr>
          <w:w w:val="105"/>
        </w:rPr>
        <w:t>de</w:t>
      </w:r>
      <w:r>
        <w:rPr>
          <w:spacing w:val="-13"/>
          <w:w w:val="105"/>
        </w:rPr>
        <w:t xml:space="preserve"> </w:t>
      </w:r>
      <w:r>
        <w:rPr>
          <w:w w:val="105"/>
        </w:rPr>
        <w:t>carteiras,</w:t>
      </w:r>
      <w:r>
        <w:rPr>
          <w:spacing w:val="-13"/>
          <w:w w:val="105"/>
        </w:rPr>
        <w:t xml:space="preserve"> </w:t>
      </w:r>
      <w:r>
        <w:rPr>
          <w:w w:val="105"/>
        </w:rPr>
        <w:t>eles</w:t>
      </w:r>
      <w:r>
        <w:rPr>
          <w:spacing w:val="-13"/>
          <w:w w:val="105"/>
        </w:rPr>
        <w:t xml:space="preserve"> </w:t>
      </w:r>
      <w:r>
        <w:rPr>
          <w:w w:val="105"/>
        </w:rPr>
        <w:t xml:space="preserve">costu-mam operar como "caixas-pretas", o que dificulta a compreensão das razões lógicas por </w:t>
      </w:r>
      <w:r>
        <w:rPr>
          <w:spacing w:val="-2"/>
          <w:w w:val="105"/>
        </w:rPr>
        <w:t>trás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das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decisões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alocação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(</w:t>
      </w:r>
      <w:hyperlink w:anchor="_bookmark66" w:history="1">
        <w:r>
          <w:rPr>
            <w:spacing w:val="-2"/>
            <w:w w:val="105"/>
          </w:rPr>
          <w:t>BABAEI;</w:t>
        </w:r>
        <w:r>
          <w:rPr>
            <w:spacing w:val="-6"/>
            <w:w w:val="105"/>
          </w:rPr>
          <w:t xml:space="preserve"> </w:t>
        </w:r>
        <w:r>
          <w:rPr>
            <w:spacing w:val="-2"/>
            <w:w w:val="105"/>
          </w:rPr>
          <w:t>GIUDICI;</w:t>
        </w:r>
        <w:r>
          <w:rPr>
            <w:spacing w:val="-6"/>
            <w:w w:val="105"/>
          </w:rPr>
          <w:t xml:space="preserve"> </w:t>
        </w:r>
        <w:r>
          <w:rPr>
            <w:spacing w:val="-2"/>
            <w:w w:val="105"/>
          </w:rPr>
          <w:t>RAFFINETTI</w:t>
        </w:r>
      </w:hyperlink>
      <w:r>
        <w:rPr>
          <w:spacing w:val="-2"/>
          <w:w w:val="105"/>
        </w:rPr>
        <w:t>,</w:t>
      </w:r>
      <w:r>
        <w:rPr>
          <w:spacing w:val="-6"/>
          <w:w w:val="105"/>
        </w:rPr>
        <w:t xml:space="preserve"> </w:t>
      </w:r>
      <w:hyperlink w:anchor="_bookmark66" w:history="1">
        <w:r>
          <w:rPr>
            <w:spacing w:val="-2"/>
            <w:w w:val="105"/>
          </w:rPr>
          <w:t>2022</w:t>
        </w:r>
      </w:hyperlink>
      <w:r>
        <w:rPr>
          <w:spacing w:val="-2"/>
          <w:w w:val="105"/>
        </w:rPr>
        <w:t>).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Para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superar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 xml:space="preserve">essa </w:t>
      </w:r>
      <w:r>
        <w:rPr>
          <w:w w:val="105"/>
        </w:rPr>
        <w:t>barreira,</w:t>
      </w:r>
      <w:r>
        <w:rPr>
          <w:spacing w:val="-2"/>
          <w:w w:val="105"/>
        </w:rPr>
        <w:t xml:space="preserve"> </w:t>
      </w:r>
      <w:hyperlink w:anchor="_bookmark106" w:history="1">
        <w:r>
          <w:rPr>
            <w:w w:val="105"/>
          </w:rPr>
          <w:t>Park</w:t>
        </w:r>
        <w:r>
          <w:rPr>
            <w:spacing w:val="-2"/>
            <w:w w:val="105"/>
          </w:rPr>
          <w:t xml:space="preserve"> </w:t>
        </w:r>
        <w:r>
          <w:rPr>
            <w:w w:val="105"/>
          </w:rPr>
          <w:t>e</w:t>
        </w:r>
        <w:r>
          <w:rPr>
            <w:spacing w:val="-2"/>
            <w:w w:val="105"/>
          </w:rPr>
          <w:t xml:space="preserve"> </w:t>
        </w:r>
        <w:r>
          <w:rPr>
            <w:w w:val="105"/>
          </w:rPr>
          <w:t>Yang</w:t>
        </w:r>
      </w:hyperlink>
      <w:r>
        <w:rPr>
          <w:spacing w:val="-2"/>
          <w:w w:val="105"/>
        </w:rPr>
        <w:t xml:space="preserve"> </w:t>
      </w:r>
      <w:r>
        <w:rPr>
          <w:w w:val="105"/>
        </w:rPr>
        <w:t>(</w:t>
      </w:r>
      <w:hyperlink w:anchor="_bookmark106" w:history="1">
        <w:r>
          <w:rPr>
            <w:w w:val="105"/>
          </w:rPr>
          <w:t>2023</w:t>
        </w:r>
      </w:hyperlink>
      <w:r>
        <w:rPr>
          <w:w w:val="105"/>
        </w:rPr>
        <w:t>)</w:t>
      </w:r>
      <w:r>
        <w:rPr>
          <w:spacing w:val="-2"/>
          <w:w w:val="105"/>
        </w:rPr>
        <w:t xml:space="preserve"> </w:t>
      </w:r>
      <w:r>
        <w:rPr>
          <w:w w:val="105"/>
        </w:rPr>
        <w:t>propõem</w:t>
      </w:r>
      <w:r>
        <w:rPr>
          <w:spacing w:val="-2"/>
          <w:w w:val="105"/>
        </w:rPr>
        <w:t xml:space="preserve"> </w:t>
      </w:r>
      <w:r>
        <w:rPr>
          <w:w w:val="105"/>
        </w:rPr>
        <w:t>sistemas</w:t>
      </w:r>
      <w:r>
        <w:rPr>
          <w:spacing w:val="-2"/>
          <w:w w:val="105"/>
        </w:rPr>
        <w:t xml:space="preserve"> </w:t>
      </w:r>
      <w:r>
        <w:rPr>
          <w:w w:val="105"/>
        </w:rPr>
        <w:t>de</w:t>
      </w:r>
      <w:r>
        <w:rPr>
          <w:spacing w:val="-2"/>
          <w:w w:val="105"/>
        </w:rPr>
        <w:t xml:space="preserve"> </w:t>
      </w:r>
      <w:r>
        <w:rPr>
          <w:w w:val="105"/>
        </w:rPr>
        <w:t>negociação</w:t>
      </w:r>
      <w:r>
        <w:rPr>
          <w:spacing w:val="-2"/>
          <w:w w:val="105"/>
        </w:rPr>
        <w:t xml:space="preserve"> </w:t>
      </w:r>
      <w:r>
        <w:rPr>
          <w:w w:val="105"/>
        </w:rPr>
        <w:t>inteligentes</w:t>
      </w:r>
      <w:r>
        <w:rPr>
          <w:spacing w:val="-2"/>
          <w:w w:val="105"/>
        </w:rPr>
        <w:t xml:space="preserve"> </w:t>
      </w:r>
      <w:r>
        <w:rPr>
          <w:w w:val="105"/>
        </w:rPr>
        <w:t>que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integram </w:t>
      </w:r>
      <w:r>
        <w:rPr>
          <w:spacing w:val="-2"/>
          <w:w w:val="105"/>
        </w:rPr>
        <w:t>conhecimentos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econômicos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sobre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turbulência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mercado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para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maximizar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recompensas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 xml:space="preserve">e </w:t>
      </w:r>
      <w:r>
        <w:rPr>
          <w:w w:val="105"/>
        </w:rPr>
        <w:t>emitir alerta sobre investimentos de alto risco.</w:t>
      </w:r>
    </w:p>
    <w:p w14:paraId="000EB9D9" w14:textId="77777777" w:rsidR="006131AD" w:rsidRDefault="006131AD">
      <w:pPr>
        <w:pStyle w:val="Corpodetexto"/>
        <w:spacing w:before="96"/>
      </w:pPr>
    </w:p>
    <w:p w14:paraId="4FFC5BA0" w14:textId="77777777" w:rsidR="006131AD" w:rsidRDefault="00000000">
      <w:pPr>
        <w:pStyle w:val="Ttulo2"/>
        <w:numPr>
          <w:ilvl w:val="1"/>
          <w:numId w:val="1"/>
        </w:numPr>
        <w:tabs>
          <w:tab w:val="left" w:pos="682"/>
        </w:tabs>
        <w:ind w:left="682" w:hanging="542"/>
      </w:pPr>
      <w:bookmarkStart w:id="157" w:name="Teoria_Moderna_de_Portfólio"/>
      <w:bookmarkStart w:id="158" w:name="_bookmark31"/>
      <w:bookmarkEnd w:id="157"/>
      <w:bookmarkEnd w:id="158"/>
      <w:r>
        <w:rPr>
          <w:spacing w:val="-2"/>
          <w:w w:val="105"/>
        </w:rPr>
        <w:t>Teoria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Moderna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Portfólio</w:t>
      </w:r>
    </w:p>
    <w:p w14:paraId="1F53DFE5" w14:textId="77777777" w:rsidR="006131AD" w:rsidRDefault="006131AD">
      <w:pPr>
        <w:pStyle w:val="Corpodetexto"/>
        <w:spacing w:before="90"/>
        <w:rPr>
          <w:b/>
        </w:rPr>
      </w:pPr>
    </w:p>
    <w:p w14:paraId="6FC12257" w14:textId="77777777" w:rsidR="006131AD" w:rsidRDefault="00000000">
      <w:pPr>
        <w:pStyle w:val="Ttulo2"/>
        <w:numPr>
          <w:ilvl w:val="2"/>
          <w:numId w:val="1"/>
        </w:numPr>
        <w:tabs>
          <w:tab w:val="left" w:pos="872"/>
        </w:tabs>
        <w:ind w:left="872" w:hanging="732"/>
      </w:pPr>
      <w:bookmarkStart w:id="159" w:name="Fundamentos_da_teoria_moderna_de_portfól"/>
      <w:bookmarkStart w:id="160" w:name="_bookmark32"/>
      <w:bookmarkEnd w:id="159"/>
      <w:bookmarkEnd w:id="160"/>
      <w:r>
        <w:rPr>
          <w:w w:val="105"/>
        </w:rPr>
        <w:t>Fundamentos</w:t>
      </w:r>
      <w:r>
        <w:rPr>
          <w:spacing w:val="-15"/>
          <w:w w:val="105"/>
        </w:rPr>
        <w:t xml:space="preserve"> </w:t>
      </w:r>
      <w:r>
        <w:rPr>
          <w:w w:val="105"/>
        </w:rPr>
        <w:t>da</w:t>
      </w:r>
      <w:r>
        <w:rPr>
          <w:spacing w:val="-15"/>
          <w:w w:val="105"/>
        </w:rPr>
        <w:t xml:space="preserve"> </w:t>
      </w:r>
      <w:r>
        <w:rPr>
          <w:w w:val="105"/>
        </w:rPr>
        <w:t>teoria</w:t>
      </w:r>
      <w:r>
        <w:rPr>
          <w:spacing w:val="-15"/>
          <w:w w:val="105"/>
        </w:rPr>
        <w:t xml:space="preserve"> </w:t>
      </w:r>
      <w:r>
        <w:rPr>
          <w:w w:val="105"/>
        </w:rPr>
        <w:t>moderna</w:t>
      </w:r>
      <w:r>
        <w:rPr>
          <w:spacing w:val="-15"/>
          <w:w w:val="105"/>
        </w:rPr>
        <w:t xml:space="preserve"> </w:t>
      </w:r>
      <w:r>
        <w:rPr>
          <w:w w:val="105"/>
        </w:rPr>
        <w:t>de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portfólio</w:t>
      </w:r>
    </w:p>
    <w:p w14:paraId="5F4F4EC0" w14:textId="77777777" w:rsidR="006131AD" w:rsidRDefault="006131AD">
      <w:pPr>
        <w:pStyle w:val="Corpodetexto"/>
        <w:spacing w:before="7"/>
        <w:rPr>
          <w:b/>
        </w:rPr>
      </w:pPr>
    </w:p>
    <w:p w14:paraId="008D1237" w14:textId="77777777" w:rsidR="006131AD" w:rsidRDefault="00000000">
      <w:pPr>
        <w:pStyle w:val="Corpodetexto"/>
        <w:spacing w:line="340" w:lineRule="auto"/>
        <w:ind w:left="132" w:right="146" w:firstLine="716"/>
        <w:jc w:val="both"/>
      </w:pP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gestão</w:t>
      </w:r>
      <w:r>
        <w:rPr>
          <w:spacing w:val="-11"/>
          <w:w w:val="105"/>
        </w:rPr>
        <w:t xml:space="preserve"> </w:t>
      </w:r>
      <w:r>
        <w:rPr>
          <w:w w:val="105"/>
        </w:rPr>
        <w:t>de</w:t>
      </w:r>
      <w:r>
        <w:rPr>
          <w:spacing w:val="-11"/>
          <w:w w:val="105"/>
        </w:rPr>
        <w:t xml:space="preserve"> </w:t>
      </w:r>
      <w:r>
        <w:rPr>
          <w:w w:val="105"/>
        </w:rPr>
        <w:t>portfólio</w:t>
      </w:r>
      <w:r>
        <w:rPr>
          <w:spacing w:val="-11"/>
          <w:w w:val="105"/>
        </w:rPr>
        <w:t xml:space="preserve"> </w:t>
      </w:r>
      <w:r>
        <w:rPr>
          <w:w w:val="105"/>
        </w:rPr>
        <w:t>caracteriza-se</w:t>
      </w:r>
      <w:r>
        <w:rPr>
          <w:spacing w:val="-11"/>
          <w:w w:val="105"/>
        </w:rPr>
        <w:t xml:space="preserve"> </w:t>
      </w:r>
      <w:r>
        <w:rPr>
          <w:w w:val="105"/>
        </w:rPr>
        <w:t>como</w:t>
      </w:r>
      <w:r>
        <w:rPr>
          <w:spacing w:val="-11"/>
          <w:w w:val="105"/>
        </w:rPr>
        <w:t xml:space="preserve"> </w:t>
      </w:r>
      <w:r>
        <w:rPr>
          <w:w w:val="105"/>
        </w:rPr>
        <w:t>um</w:t>
      </w:r>
      <w:r>
        <w:rPr>
          <w:spacing w:val="-11"/>
          <w:w w:val="105"/>
        </w:rPr>
        <w:t xml:space="preserve"> </w:t>
      </w:r>
      <w:r>
        <w:rPr>
          <w:w w:val="105"/>
        </w:rPr>
        <w:t>processo</w:t>
      </w:r>
      <w:r>
        <w:rPr>
          <w:spacing w:val="-11"/>
          <w:w w:val="105"/>
        </w:rPr>
        <w:t xml:space="preserve"> </w:t>
      </w:r>
      <w:r>
        <w:rPr>
          <w:w w:val="105"/>
        </w:rPr>
        <w:t>analítico</w:t>
      </w:r>
      <w:r>
        <w:rPr>
          <w:spacing w:val="-11"/>
          <w:w w:val="105"/>
        </w:rPr>
        <w:t xml:space="preserve"> </w:t>
      </w:r>
      <w:r>
        <w:rPr>
          <w:w w:val="105"/>
        </w:rPr>
        <w:t>voltado</w:t>
      </w:r>
      <w:r>
        <w:rPr>
          <w:spacing w:val="-11"/>
          <w:w w:val="105"/>
        </w:rPr>
        <w:t xml:space="preserve"> </w:t>
      </w:r>
      <w:r>
        <w:rPr>
          <w:w w:val="105"/>
        </w:rPr>
        <w:t>à</w:t>
      </w:r>
      <w:r>
        <w:rPr>
          <w:spacing w:val="-11"/>
          <w:w w:val="105"/>
        </w:rPr>
        <w:t xml:space="preserve"> </w:t>
      </w:r>
      <w:r>
        <w:rPr>
          <w:w w:val="105"/>
        </w:rPr>
        <w:t>seleção e alocação de um grupo de ativos financeiros, no qual a distribuição dos investimentos</w:t>
      </w:r>
      <w:r>
        <w:rPr>
          <w:spacing w:val="80"/>
          <w:w w:val="105"/>
        </w:rPr>
        <w:t xml:space="preserve"> </w:t>
      </w:r>
      <w:r>
        <w:rPr>
          <w:w w:val="105"/>
        </w:rPr>
        <w:t>é ajustada continuamente visando otimizar o retorno esperado e a tolerância ao risco (</w:t>
      </w:r>
      <w:hyperlink w:anchor="_bookmark74" w:history="1">
        <w:r>
          <w:rPr>
            <w:w w:val="105"/>
          </w:rPr>
          <w:t>CHAWEEWANCHON; CHAYSIRI</w:t>
        </w:r>
      </w:hyperlink>
      <w:r>
        <w:rPr>
          <w:w w:val="105"/>
        </w:rPr>
        <w:t xml:space="preserve">, </w:t>
      </w:r>
      <w:hyperlink w:anchor="_bookmark74" w:history="1">
        <w:r>
          <w:rPr>
            <w:w w:val="105"/>
          </w:rPr>
          <w:t>2022</w:t>
        </w:r>
      </w:hyperlink>
      <w:r>
        <w:rPr>
          <w:w w:val="105"/>
        </w:rPr>
        <w:t xml:space="preserve">). O alicerce dessa prática reside no modelo de </w:t>
      </w:r>
      <w:r>
        <w:t>média-variância</w:t>
      </w:r>
      <w:r>
        <w:rPr>
          <w:spacing w:val="7"/>
        </w:rPr>
        <w:t xml:space="preserve"> </w:t>
      </w:r>
      <w:r>
        <w:t>(MV)</w:t>
      </w:r>
      <w:r>
        <w:rPr>
          <w:spacing w:val="7"/>
        </w:rPr>
        <w:t xml:space="preserve"> </w:t>
      </w:r>
      <w:r>
        <w:t>proposto</w:t>
      </w:r>
      <w:r>
        <w:rPr>
          <w:spacing w:val="8"/>
        </w:rPr>
        <w:t xml:space="preserve"> </w:t>
      </w:r>
      <w:r>
        <w:t>originalmente</w:t>
      </w:r>
      <w:r>
        <w:rPr>
          <w:spacing w:val="7"/>
        </w:rPr>
        <w:t xml:space="preserve"> </w:t>
      </w:r>
      <w:r>
        <w:t>em</w:t>
      </w:r>
      <w:r>
        <w:rPr>
          <w:spacing w:val="8"/>
        </w:rPr>
        <w:t xml:space="preserve"> </w:t>
      </w:r>
      <w:r>
        <w:t>1952,</w:t>
      </w:r>
      <w:r>
        <w:rPr>
          <w:spacing w:val="7"/>
        </w:rPr>
        <w:t xml:space="preserve"> </w:t>
      </w:r>
      <w:r>
        <w:t>que</w:t>
      </w:r>
      <w:r>
        <w:rPr>
          <w:spacing w:val="8"/>
        </w:rPr>
        <w:t xml:space="preserve"> </w:t>
      </w:r>
      <w:r>
        <w:t>é</w:t>
      </w:r>
      <w:r>
        <w:rPr>
          <w:spacing w:val="7"/>
        </w:rPr>
        <w:t xml:space="preserve"> </w:t>
      </w:r>
      <w:r>
        <w:t>considerado</w:t>
      </w:r>
      <w:r>
        <w:rPr>
          <w:spacing w:val="8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base</w:t>
      </w:r>
      <w:r>
        <w:rPr>
          <w:spacing w:val="8"/>
        </w:rPr>
        <w:t xml:space="preserve"> </w:t>
      </w:r>
      <w:r>
        <w:t>da</w:t>
      </w:r>
      <w:r>
        <w:rPr>
          <w:spacing w:val="7"/>
        </w:rPr>
        <w:t xml:space="preserve"> </w:t>
      </w:r>
      <w:r>
        <w:rPr>
          <w:spacing w:val="-2"/>
        </w:rPr>
        <w:t>teoria</w:t>
      </w:r>
    </w:p>
    <w:p w14:paraId="3F008220" w14:textId="77777777" w:rsidR="006131AD" w:rsidRDefault="006131AD">
      <w:pPr>
        <w:pStyle w:val="Corpodetexto"/>
        <w:spacing w:line="340" w:lineRule="auto"/>
        <w:jc w:val="both"/>
        <w:sectPr w:rsidR="006131AD">
          <w:pgSz w:w="11910" w:h="16840"/>
          <w:pgMar w:top="1580" w:right="992" w:bottom="280" w:left="1559" w:header="1038" w:footer="0" w:gutter="0"/>
          <w:cols w:space="720"/>
        </w:sectPr>
      </w:pPr>
    </w:p>
    <w:p w14:paraId="118CDDAC" w14:textId="77777777" w:rsidR="006131AD" w:rsidRDefault="00000000">
      <w:pPr>
        <w:pStyle w:val="Corpodetexto"/>
        <w:spacing w:before="135" w:line="340" w:lineRule="auto"/>
        <w:ind w:left="140"/>
      </w:pPr>
      <w:bookmarkStart w:id="161" w:name="_bookmark33"/>
      <w:bookmarkEnd w:id="161"/>
      <w:r>
        <w:rPr>
          <w:w w:val="105"/>
        </w:rPr>
        <w:lastRenderedPageBreak/>
        <w:t>de portfólio e permanece como uma referência amplamente reconhecida na gestão de investimentos (</w:t>
      </w:r>
      <w:hyperlink w:anchor="_bookmark74" w:history="1">
        <w:r>
          <w:rPr>
            <w:w w:val="105"/>
          </w:rPr>
          <w:t>CHAWEEWANCHON; CHAYSIRI</w:t>
        </w:r>
      </w:hyperlink>
      <w:r>
        <w:rPr>
          <w:w w:val="105"/>
        </w:rPr>
        <w:t xml:space="preserve">, </w:t>
      </w:r>
      <w:hyperlink w:anchor="_bookmark74" w:history="1">
        <w:r>
          <w:rPr>
            <w:w w:val="105"/>
          </w:rPr>
          <w:t>2022</w:t>
        </w:r>
      </w:hyperlink>
      <w:r>
        <w:rPr>
          <w:w w:val="105"/>
        </w:rPr>
        <w:t>).</w:t>
      </w:r>
    </w:p>
    <w:p w14:paraId="6420B878" w14:textId="77777777" w:rsidR="006131AD" w:rsidRDefault="00000000">
      <w:pPr>
        <w:pStyle w:val="Corpodetexto"/>
        <w:spacing w:line="340" w:lineRule="auto"/>
        <w:ind w:left="140" w:right="139" w:firstLine="708"/>
        <w:jc w:val="both"/>
      </w:pPr>
      <w:r>
        <w:rPr>
          <w:w w:val="105"/>
        </w:rPr>
        <w:t>O</w:t>
      </w:r>
      <w:r>
        <w:rPr>
          <w:spacing w:val="-9"/>
          <w:w w:val="105"/>
        </w:rPr>
        <w:t xml:space="preserve"> </w:t>
      </w:r>
      <w:r>
        <w:rPr>
          <w:w w:val="105"/>
        </w:rPr>
        <w:t>trabalho</w:t>
      </w:r>
      <w:r>
        <w:rPr>
          <w:spacing w:val="-9"/>
          <w:w w:val="105"/>
        </w:rPr>
        <w:t xml:space="preserve"> </w:t>
      </w:r>
      <w:r>
        <w:rPr>
          <w:w w:val="105"/>
        </w:rPr>
        <w:t>seminal</w:t>
      </w:r>
      <w:r>
        <w:rPr>
          <w:spacing w:val="-9"/>
          <w:w w:val="105"/>
        </w:rPr>
        <w:t xml:space="preserve"> </w:t>
      </w:r>
      <w:r>
        <w:rPr>
          <w:w w:val="105"/>
        </w:rPr>
        <w:t>de</w:t>
      </w:r>
      <w:r>
        <w:rPr>
          <w:spacing w:val="-9"/>
          <w:w w:val="105"/>
        </w:rPr>
        <w:t xml:space="preserve"> </w:t>
      </w:r>
      <w:hyperlink w:anchor="_bookmark98" w:history="1">
        <w:r>
          <w:rPr>
            <w:w w:val="105"/>
          </w:rPr>
          <w:t>Markowitz</w:t>
        </w:r>
      </w:hyperlink>
      <w:r>
        <w:rPr>
          <w:spacing w:val="-9"/>
          <w:w w:val="105"/>
        </w:rPr>
        <w:t xml:space="preserve"> </w:t>
      </w:r>
      <w:r>
        <w:rPr>
          <w:w w:val="105"/>
        </w:rPr>
        <w:t>(</w:t>
      </w:r>
      <w:hyperlink w:anchor="_bookmark98" w:history="1">
        <w:r>
          <w:rPr>
            <w:w w:val="105"/>
          </w:rPr>
          <w:t>1952</w:t>
        </w:r>
      </w:hyperlink>
      <w:r>
        <w:rPr>
          <w:w w:val="105"/>
        </w:rPr>
        <w:t>)</w:t>
      </w:r>
      <w:r>
        <w:rPr>
          <w:spacing w:val="-9"/>
          <w:w w:val="105"/>
        </w:rPr>
        <w:t xml:space="preserve"> </w:t>
      </w:r>
      <w:r>
        <w:rPr>
          <w:w w:val="105"/>
        </w:rPr>
        <w:t>é</w:t>
      </w:r>
      <w:r>
        <w:rPr>
          <w:spacing w:val="-9"/>
          <w:w w:val="105"/>
        </w:rPr>
        <w:t xml:space="preserve"> </w:t>
      </w:r>
      <w:r>
        <w:rPr>
          <w:w w:val="105"/>
        </w:rPr>
        <w:t>apontado</w:t>
      </w:r>
      <w:r>
        <w:rPr>
          <w:spacing w:val="-9"/>
          <w:w w:val="105"/>
        </w:rPr>
        <w:t xml:space="preserve"> </w:t>
      </w:r>
      <w:r>
        <w:rPr>
          <w:w w:val="105"/>
        </w:rPr>
        <w:t>como</w:t>
      </w:r>
      <w:r>
        <w:rPr>
          <w:spacing w:val="-9"/>
          <w:w w:val="105"/>
        </w:rPr>
        <w:t xml:space="preserve"> </w:t>
      </w:r>
      <w:r>
        <w:rPr>
          <w:w w:val="105"/>
        </w:rPr>
        <w:t>o</w:t>
      </w:r>
      <w:r>
        <w:rPr>
          <w:spacing w:val="-9"/>
          <w:w w:val="105"/>
        </w:rPr>
        <w:t xml:space="preserve"> </w:t>
      </w:r>
      <w:r>
        <w:rPr>
          <w:w w:val="105"/>
        </w:rPr>
        <w:t>marco</w:t>
      </w:r>
      <w:r>
        <w:rPr>
          <w:spacing w:val="-9"/>
          <w:w w:val="105"/>
        </w:rPr>
        <w:t xml:space="preserve"> </w:t>
      </w:r>
      <w:r>
        <w:rPr>
          <w:w w:val="105"/>
        </w:rPr>
        <w:t>inicial</w:t>
      </w:r>
      <w:r>
        <w:rPr>
          <w:spacing w:val="-9"/>
          <w:w w:val="105"/>
        </w:rPr>
        <w:t xml:space="preserve"> </w:t>
      </w:r>
      <w:r>
        <w:rPr>
          <w:w w:val="105"/>
        </w:rPr>
        <w:t>da</w:t>
      </w:r>
      <w:r>
        <w:rPr>
          <w:spacing w:val="-9"/>
          <w:w w:val="105"/>
        </w:rPr>
        <w:t xml:space="preserve"> </w:t>
      </w:r>
      <w:r>
        <w:rPr>
          <w:w w:val="105"/>
        </w:rPr>
        <w:t xml:space="preserve">teoria </w:t>
      </w:r>
      <w:r>
        <w:t xml:space="preserve">financeira moderna, introduzindo uma solução matemática para gerenciar o dilema entre a </w:t>
      </w:r>
      <w:r>
        <w:rPr>
          <w:w w:val="105"/>
        </w:rPr>
        <w:t>busca</w:t>
      </w:r>
      <w:r>
        <w:rPr>
          <w:spacing w:val="-15"/>
          <w:w w:val="105"/>
        </w:rPr>
        <w:t xml:space="preserve"> </w:t>
      </w:r>
      <w:r>
        <w:rPr>
          <w:w w:val="105"/>
        </w:rPr>
        <w:t>pelo</w:t>
      </w:r>
      <w:r>
        <w:rPr>
          <w:spacing w:val="-15"/>
          <w:w w:val="105"/>
        </w:rPr>
        <w:t xml:space="preserve"> </w:t>
      </w:r>
      <w:r>
        <w:rPr>
          <w:w w:val="105"/>
        </w:rPr>
        <w:t>maior</w:t>
      </w:r>
      <w:r>
        <w:rPr>
          <w:spacing w:val="-15"/>
          <w:w w:val="105"/>
        </w:rPr>
        <w:t xml:space="preserve"> </w:t>
      </w:r>
      <w:r>
        <w:rPr>
          <w:w w:val="105"/>
        </w:rPr>
        <w:t>retorno</w:t>
      </w:r>
      <w:r>
        <w:rPr>
          <w:spacing w:val="-15"/>
          <w:w w:val="105"/>
        </w:rPr>
        <w:t xml:space="preserve"> </w:t>
      </w:r>
      <w:r>
        <w:rPr>
          <w:w w:val="105"/>
        </w:rPr>
        <w:t>possível</w:t>
      </w:r>
      <w:r>
        <w:rPr>
          <w:spacing w:val="-15"/>
          <w:w w:val="105"/>
        </w:rPr>
        <w:t xml:space="preserve"> </w:t>
      </w:r>
      <w:r>
        <w:rPr>
          <w:w w:val="105"/>
        </w:rPr>
        <w:t>e</w:t>
      </w:r>
      <w:r>
        <w:rPr>
          <w:spacing w:val="-15"/>
          <w:w w:val="105"/>
        </w:rPr>
        <w:t xml:space="preserve"> </w:t>
      </w:r>
      <w:r>
        <w:rPr>
          <w:w w:val="105"/>
        </w:rPr>
        <w:t>a</w:t>
      </w:r>
      <w:r>
        <w:rPr>
          <w:spacing w:val="-15"/>
          <w:w w:val="105"/>
        </w:rPr>
        <w:t xml:space="preserve"> </w:t>
      </w:r>
      <w:r>
        <w:rPr>
          <w:w w:val="105"/>
        </w:rPr>
        <w:t>redução</w:t>
      </w:r>
      <w:r>
        <w:rPr>
          <w:spacing w:val="-15"/>
          <w:w w:val="105"/>
        </w:rPr>
        <w:t xml:space="preserve"> </w:t>
      </w:r>
      <w:r>
        <w:rPr>
          <w:w w:val="105"/>
        </w:rPr>
        <w:t>do</w:t>
      </w:r>
      <w:r>
        <w:rPr>
          <w:spacing w:val="-15"/>
          <w:w w:val="105"/>
        </w:rPr>
        <w:t xml:space="preserve"> </w:t>
      </w:r>
      <w:r>
        <w:rPr>
          <w:w w:val="105"/>
        </w:rPr>
        <w:t>risco</w:t>
      </w:r>
      <w:r>
        <w:rPr>
          <w:spacing w:val="-15"/>
          <w:w w:val="105"/>
        </w:rPr>
        <w:t xml:space="preserve"> </w:t>
      </w:r>
      <w:r>
        <w:rPr>
          <w:w w:val="105"/>
        </w:rPr>
        <w:t>associado</w:t>
      </w:r>
      <w:r>
        <w:rPr>
          <w:spacing w:val="-15"/>
          <w:w w:val="105"/>
        </w:rPr>
        <w:t xml:space="preserve"> </w:t>
      </w:r>
      <w:r>
        <w:rPr>
          <w:w w:val="105"/>
        </w:rPr>
        <w:t>ao</w:t>
      </w:r>
      <w:r>
        <w:rPr>
          <w:spacing w:val="-15"/>
          <w:w w:val="105"/>
        </w:rPr>
        <w:t xml:space="preserve"> </w:t>
      </w:r>
      <w:r>
        <w:rPr>
          <w:w w:val="105"/>
        </w:rPr>
        <w:t>investimento</w:t>
      </w:r>
      <w:r>
        <w:rPr>
          <w:spacing w:val="-15"/>
          <w:w w:val="105"/>
        </w:rPr>
        <w:t xml:space="preserve"> </w:t>
      </w:r>
      <w:r>
        <w:rPr>
          <w:w w:val="105"/>
        </w:rPr>
        <w:t>(</w:t>
      </w:r>
      <w:hyperlink w:anchor="_bookmark105" w:history="1">
        <w:r>
          <w:rPr>
            <w:w w:val="105"/>
          </w:rPr>
          <w:t>PAIVA</w:t>
        </w:r>
      </w:hyperlink>
      <w:r>
        <w:rPr>
          <w:w w:val="105"/>
        </w:rPr>
        <w:t xml:space="preserve"> </w:t>
      </w:r>
      <w:hyperlink w:anchor="_bookmark105" w:history="1">
        <w:r>
          <w:t>et al.</w:t>
        </w:r>
      </w:hyperlink>
      <w:r>
        <w:t xml:space="preserve">, </w:t>
      </w:r>
      <w:hyperlink w:anchor="_bookmark105" w:history="1">
        <w:r>
          <w:t>2019</w:t>
        </w:r>
      </w:hyperlink>
      <w:r>
        <w:t xml:space="preserve">). De acordo com </w:t>
      </w:r>
      <w:hyperlink w:anchor="_bookmark105" w:history="1">
        <w:r>
          <w:t>Paiva et al.</w:t>
        </w:r>
      </w:hyperlink>
      <w:r>
        <w:t xml:space="preserve"> (</w:t>
      </w:r>
      <w:hyperlink w:anchor="_bookmark105" w:history="1">
        <w:r>
          <w:t>2019</w:t>
        </w:r>
      </w:hyperlink>
      <w:r>
        <w:t xml:space="preserve">), a formulação desse modelo fundamenta-se </w:t>
      </w:r>
      <w:r>
        <w:rPr>
          <w:w w:val="105"/>
        </w:rPr>
        <w:t>na estruturação de carteiras de investimento que buscam maximizar as expectativas de ganho ao mesmo tempo, em que mitigam a exposição ao risco.</w:t>
      </w:r>
    </w:p>
    <w:p w14:paraId="5651BB25" w14:textId="77777777" w:rsidR="006131AD" w:rsidRDefault="00000000">
      <w:pPr>
        <w:pStyle w:val="Corpodetexto"/>
        <w:spacing w:line="340" w:lineRule="auto"/>
        <w:ind w:left="140" w:right="146" w:firstLine="708"/>
        <w:jc w:val="both"/>
      </w:pPr>
      <w:r>
        <w:rPr>
          <w:spacing w:val="-2"/>
          <w:w w:val="105"/>
        </w:rPr>
        <w:t>Do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ponto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vista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comportamental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mercado,</w:t>
      </w:r>
      <w:r>
        <w:rPr>
          <w:spacing w:val="-8"/>
          <w:w w:val="105"/>
        </w:rPr>
        <w:t xml:space="preserve"> </w:t>
      </w:r>
      <w:hyperlink w:anchor="_bookmark92" w:history="1">
        <w:r>
          <w:rPr>
            <w:spacing w:val="-2"/>
            <w:w w:val="105"/>
          </w:rPr>
          <w:t>Jeleskovic</w:t>
        </w:r>
        <w:r>
          <w:rPr>
            <w:spacing w:val="-8"/>
            <w:w w:val="105"/>
          </w:rPr>
          <w:t xml:space="preserve"> </w:t>
        </w:r>
        <w:r>
          <w:rPr>
            <w:spacing w:val="-2"/>
            <w:w w:val="105"/>
          </w:rPr>
          <w:t>et</w:t>
        </w:r>
        <w:r>
          <w:rPr>
            <w:spacing w:val="-8"/>
            <w:w w:val="105"/>
          </w:rPr>
          <w:t xml:space="preserve"> </w:t>
        </w:r>
        <w:r>
          <w:rPr>
            <w:spacing w:val="-2"/>
            <w:w w:val="105"/>
          </w:rPr>
          <w:t>al.</w:t>
        </w:r>
      </w:hyperlink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(</w:t>
      </w:r>
      <w:hyperlink w:anchor="_bookmark92" w:history="1">
        <w:r>
          <w:rPr>
            <w:spacing w:val="-2"/>
            <w:w w:val="105"/>
          </w:rPr>
          <w:t>2024</w:t>
        </w:r>
      </w:hyperlink>
      <w:r>
        <w:rPr>
          <w:spacing w:val="-2"/>
          <w:w w:val="105"/>
        </w:rPr>
        <w:t>)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 xml:space="preserve">destacam </w:t>
      </w:r>
      <w:r>
        <w:t xml:space="preserve">que a Teoria Moderna de Portfólio parte da premissa de que os investidores são racionais e </w:t>
      </w:r>
      <w:r>
        <w:rPr>
          <w:spacing w:val="-2"/>
          <w:w w:val="105"/>
        </w:rPr>
        <w:t>avessos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ao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risco,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buscando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composições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carteira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que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otimizem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relação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entre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retorno esperado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risco.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Nesse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contexto,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o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modelo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média-variância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Markowitz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avalia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os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 xml:space="preserve">ativos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forma</w:t>
      </w:r>
      <w:r>
        <w:rPr>
          <w:spacing w:val="-3"/>
          <w:w w:val="105"/>
        </w:rPr>
        <w:t xml:space="preserve"> </w:t>
      </w:r>
      <w:r>
        <w:rPr>
          <w:w w:val="105"/>
        </w:rPr>
        <w:t>conjunta,</w:t>
      </w:r>
      <w:r>
        <w:rPr>
          <w:spacing w:val="-4"/>
          <w:w w:val="105"/>
        </w:rPr>
        <w:t xml:space="preserve"> </w:t>
      </w:r>
      <w:r>
        <w:rPr>
          <w:w w:val="105"/>
        </w:rPr>
        <w:t>considerando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covariância</w:t>
      </w:r>
      <w:r>
        <w:rPr>
          <w:spacing w:val="-3"/>
          <w:w w:val="105"/>
        </w:rPr>
        <w:t xml:space="preserve"> </w:t>
      </w:r>
      <w:r>
        <w:rPr>
          <w:w w:val="105"/>
        </w:rPr>
        <w:t>entre</w:t>
      </w:r>
      <w:r>
        <w:rPr>
          <w:spacing w:val="-4"/>
          <w:w w:val="105"/>
        </w:rPr>
        <w:t xml:space="preserve"> </w:t>
      </w:r>
      <w:r>
        <w:rPr>
          <w:w w:val="105"/>
        </w:rPr>
        <w:t>eles,</w:t>
      </w:r>
      <w:r>
        <w:rPr>
          <w:spacing w:val="-3"/>
          <w:w w:val="105"/>
        </w:rPr>
        <w:t xml:space="preserve"> </w:t>
      </w:r>
      <w:r>
        <w:rPr>
          <w:w w:val="105"/>
        </w:rPr>
        <w:t>e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variância</w:t>
      </w:r>
      <w:r>
        <w:rPr>
          <w:spacing w:val="-3"/>
          <w:w w:val="105"/>
        </w:rPr>
        <w:t xml:space="preserve"> </w:t>
      </w:r>
      <w:r>
        <w:rPr>
          <w:w w:val="105"/>
        </w:rPr>
        <w:t>dos</w:t>
      </w:r>
      <w:r>
        <w:rPr>
          <w:spacing w:val="-4"/>
          <w:w w:val="105"/>
        </w:rPr>
        <w:t xml:space="preserve"> </w:t>
      </w:r>
      <w:r>
        <w:rPr>
          <w:w w:val="105"/>
        </w:rPr>
        <w:t>retornos.</w:t>
      </w:r>
      <w:r>
        <w:rPr>
          <w:spacing w:val="-4"/>
          <w:w w:val="105"/>
        </w:rPr>
        <w:t xml:space="preserve"> </w:t>
      </w:r>
      <w:r>
        <w:rPr>
          <w:w w:val="105"/>
        </w:rPr>
        <w:t>De tal</w:t>
      </w:r>
      <w:r>
        <w:rPr>
          <w:spacing w:val="-14"/>
          <w:w w:val="105"/>
        </w:rPr>
        <w:t xml:space="preserve"> </w:t>
      </w:r>
      <w:r>
        <w:rPr>
          <w:w w:val="105"/>
        </w:rPr>
        <w:t>maneira,</w:t>
      </w:r>
      <w:r>
        <w:rPr>
          <w:spacing w:val="-15"/>
          <w:w w:val="105"/>
        </w:rPr>
        <w:t xml:space="preserve"> </w:t>
      </w:r>
      <w:r>
        <w:rPr>
          <w:w w:val="105"/>
        </w:rPr>
        <w:t>o</w:t>
      </w:r>
      <w:r>
        <w:rPr>
          <w:spacing w:val="-14"/>
          <w:w w:val="105"/>
        </w:rPr>
        <w:t xml:space="preserve"> </w:t>
      </w:r>
      <w:r>
        <w:rPr>
          <w:w w:val="105"/>
        </w:rPr>
        <w:t>modelo</w:t>
      </w:r>
      <w:r>
        <w:rPr>
          <w:spacing w:val="-15"/>
          <w:w w:val="105"/>
        </w:rPr>
        <w:t xml:space="preserve"> </w:t>
      </w:r>
      <w:r>
        <w:rPr>
          <w:w w:val="105"/>
        </w:rPr>
        <w:t>MV</w:t>
      </w:r>
      <w:r>
        <w:rPr>
          <w:spacing w:val="-14"/>
          <w:w w:val="105"/>
        </w:rPr>
        <w:t xml:space="preserve"> </w:t>
      </w:r>
      <w:r>
        <w:rPr>
          <w:w w:val="105"/>
        </w:rPr>
        <w:t>busca</w:t>
      </w:r>
      <w:r>
        <w:rPr>
          <w:spacing w:val="-15"/>
          <w:w w:val="105"/>
        </w:rPr>
        <w:t xml:space="preserve"> </w:t>
      </w:r>
      <w:r>
        <w:rPr>
          <w:w w:val="105"/>
        </w:rPr>
        <w:t>combinações</w:t>
      </w:r>
      <w:r>
        <w:rPr>
          <w:spacing w:val="-14"/>
          <w:w w:val="105"/>
        </w:rPr>
        <w:t xml:space="preserve"> </w:t>
      </w:r>
      <w:r>
        <w:rPr>
          <w:w w:val="105"/>
        </w:rPr>
        <w:t>de</w:t>
      </w:r>
      <w:r>
        <w:rPr>
          <w:spacing w:val="-15"/>
          <w:w w:val="105"/>
        </w:rPr>
        <w:t xml:space="preserve"> </w:t>
      </w:r>
      <w:r>
        <w:rPr>
          <w:w w:val="105"/>
        </w:rPr>
        <w:t>carteira</w:t>
      </w:r>
      <w:r>
        <w:rPr>
          <w:spacing w:val="-15"/>
          <w:w w:val="105"/>
        </w:rPr>
        <w:t xml:space="preserve"> </w:t>
      </w:r>
      <w:r>
        <w:rPr>
          <w:w w:val="105"/>
        </w:rPr>
        <w:t>que</w:t>
      </w:r>
      <w:r>
        <w:rPr>
          <w:spacing w:val="-14"/>
          <w:w w:val="105"/>
        </w:rPr>
        <w:t xml:space="preserve"> </w:t>
      </w:r>
      <w:r>
        <w:rPr>
          <w:w w:val="105"/>
        </w:rPr>
        <w:t>gerem</w:t>
      </w:r>
      <w:r>
        <w:rPr>
          <w:spacing w:val="-15"/>
          <w:w w:val="105"/>
        </w:rPr>
        <w:t xml:space="preserve"> </w:t>
      </w:r>
      <w:r>
        <w:rPr>
          <w:w w:val="105"/>
        </w:rPr>
        <w:t>mitigação</w:t>
      </w:r>
      <w:r>
        <w:rPr>
          <w:spacing w:val="-14"/>
          <w:w w:val="105"/>
        </w:rPr>
        <w:t xml:space="preserve"> </w:t>
      </w:r>
      <w:r>
        <w:rPr>
          <w:w w:val="105"/>
        </w:rPr>
        <w:t>dos</w:t>
      </w:r>
      <w:r>
        <w:rPr>
          <w:spacing w:val="-15"/>
          <w:w w:val="105"/>
        </w:rPr>
        <w:t xml:space="preserve"> </w:t>
      </w:r>
      <w:r>
        <w:rPr>
          <w:w w:val="105"/>
        </w:rPr>
        <w:t>riscos diversificáveis,</w:t>
      </w:r>
      <w:r>
        <w:rPr>
          <w:spacing w:val="-9"/>
          <w:w w:val="105"/>
        </w:rPr>
        <w:t xml:space="preserve"> </w:t>
      </w:r>
      <w:r>
        <w:rPr>
          <w:w w:val="105"/>
        </w:rPr>
        <w:t>ou</w:t>
      </w:r>
      <w:r>
        <w:rPr>
          <w:spacing w:val="-9"/>
          <w:w w:val="105"/>
        </w:rPr>
        <w:t xml:space="preserve"> </w:t>
      </w:r>
      <w:r>
        <w:rPr>
          <w:w w:val="105"/>
        </w:rPr>
        <w:t>seja,</w:t>
      </w:r>
      <w:r>
        <w:rPr>
          <w:spacing w:val="-9"/>
          <w:w w:val="105"/>
        </w:rPr>
        <w:t xml:space="preserve"> </w:t>
      </w:r>
      <w:r>
        <w:rPr>
          <w:w w:val="105"/>
        </w:rPr>
        <w:t>aqueles</w:t>
      </w:r>
      <w:r>
        <w:rPr>
          <w:spacing w:val="-9"/>
          <w:w w:val="105"/>
        </w:rPr>
        <w:t xml:space="preserve"> </w:t>
      </w:r>
      <w:r>
        <w:rPr>
          <w:w w:val="105"/>
        </w:rPr>
        <w:t>que</w:t>
      </w:r>
      <w:r>
        <w:rPr>
          <w:spacing w:val="-9"/>
          <w:w w:val="105"/>
        </w:rPr>
        <w:t xml:space="preserve"> </w:t>
      </w:r>
      <w:r>
        <w:rPr>
          <w:w w:val="105"/>
        </w:rPr>
        <w:t>tem</w:t>
      </w:r>
      <w:r>
        <w:rPr>
          <w:spacing w:val="-9"/>
          <w:w w:val="105"/>
        </w:rPr>
        <w:t xml:space="preserve"> </w:t>
      </w:r>
      <w:r>
        <w:rPr>
          <w:w w:val="105"/>
        </w:rPr>
        <w:t>relação</w:t>
      </w:r>
      <w:r>
        <w:rPr>
          <w:spacing w:val="-9"/>
          <w:w w:val="105"/>
        </w:rPr>
        <w:t xml:space="preserve"> </w:t>
      </w:r>
      <w:r>
        <w:rPr>
          <w:w w:val="105"/>
        </w:rPr>
        <w:t>com</w:t>
      </w:r>
      <w:r>
        <w:rPr>
          <w:spacing w:val="-9"/>
          <w:w w:val="105"/>
        </w:rPr>
        <w:t xml:space="preserve"> </w:t>
      </w:r>
      <w:r>
        <w:rPr>
          <w:w w:val="105"/>
        </w:rPr>
        <w:t>qualidades</w:t>
      </w:r>
      <w:r>
        <w:rPr>
          <w:spacing w:val="-9"/>
          <w:w w:val="105"/>
        </w:rPr>
        <w:t xml:space="preserve"> </w:t>
      </w:r>
      <w:r>
        <w:rPr>
          <w:w w:val="105"/>
        </w:rPr>
        <w:t>específicas</w:t>
      </w:r>
      <w:r>
        <w:rPr>
          <w:spacing w:val="-9"/>
          <w:w w:val="105"/>
        </w:rPr>
        <w:t xml:space="preserve"> </w:t>
      </w:r>
      <w:r>
        <w:rPr>
          <w:w w:val="105"/>
        </w:rPr>
        <w:t>do</w:t>
      </w:r>
      <w:r>
        <w:rPr>
          <w:spacing w:val="-9"/>
          <w:w w:val="105"/>
        </w:rPr>
        <w:t xml:space="preserve"> </w:t>
      </w:r>
      <w:r>
        <w:rPr>
          <w:w w:val="105"/>
        </w:rPr>
        <w:t>ativo,</w:t>
      </w:r>
      <w:r>
        <w:rPr>
          <w:spacing w:val="-9"/>
          <w:w w:val="105"/>
        </w:rPr>
        <w:t xml:space="preserve"> </w:t>
      </w:r>
      <w:r>
        <w:rPr>
          <w:w w:val="105"/>
        </w:rPr>
        <w:t>da empresa ou do setor. Oposto aos riscos sistemáticos, que existem independentemente do</w:t>
      </w:r>
      <w:r>
        <w:rPr>
          <w:spacing w:val="-13"/>
          <w:w w:val="105"/>
        </w:rPr>
        <w:t xml:space="preserve"> </w:t>
      </w:r>
      <w:r>
        <w:rPr>
          <w:w w:val="105"/>
        </w:rPr>
        <w:t>ativo.</w:t>
      </w:r>
      <w:r>
        <w:rPr>
          <w:spacing w:val="-13"/>
          <w:w w:val="105"/>
        </w:rPr>
        <w:t xml:space="preserve"> </w:t>
      </w:r>
      <w:r>
        <w:rPr>
          <w:w w:val="105"/>
        </w:rPr>
        <w:t>Tendo</w:t>
      </w:r>
      <w:r>
        <w:rPr>
          <w:spacing w:val="-13"/>
          <w:w w:val="105"/>
        </w:rPr>
        <w:t xml:space="preserve"> </w:t>
      </w:r>
      <w:r>
        <w:rPr>
          <w:w w:val="105"/>
        </w:rPr>
        <w:t>em</w:t>
      </w:r>
      <w:r>
        <w:rPr>
          <w:spacing w:val="-14"/>
          <w:w w:val="105"/>
        </w:rPr>
        <w:t xml:space="preserve"> </w:t>
      </w:r>
      <w:r>
        <w:rPr>
          <w:w w:val="105"/>
        </w:rPr>
        <w:t>vista</w:t>
      </w:r>
      <w:r>
        <w:rPr>
          <w:spacing w:val="-13"/>
          <w:w w:val="105"/>
        </w:rPr>
        <w:t xml:space="preserve"> </w:t>
      </w:r>
      <w:r>
        <w:rPr>
          <w:w w:val="105"/>
        </w:rPr>
        <w:t>essa</w:t>
      </w:r>
      <w:r>
        <w:rPr>
          <w:spacing w:val="-14"/>
          <w:w w:val="105"/>
        </w:rPr>
        <w:t xml:space="preserve"> </w:t>
      </w:r>
      <w:r>
        <w:rPr>
          <w:w w:val="105"/>
        </w:rPr>
        <w:t>otimização,</w:t>
      </w:r>
      <w:r>
        <w:rPr>
          <w:spacing w:val="-14"/>
          <w:w w:val="105"/>
        </w:rPr>
        <w:t xml:space="preserve"> </w:t>
      </w:r>
      <w:r>
        <w:rPr>
          <w:w w:val="105"/>
        </w:rPr>
        <w:t>são</w:t>
      </w:r>
      <w:r>
        <w:rPr>
          <w:spacing w:val="-13"/>
          <w:w w:val="105"/>
        </w:rPr>
        <w:t xml:space="preserve"> </w:t>
      </w:r>
      <w:r>
        <w:rPr>
          <w:w w:val="105"/>
        </w:rPr>
        <w:t>preferíveis</w:t>
      </w:r>
      <w:r>
        <w:rPr>
          <w:spacing w:val="-13"/>
          <w:w w:val="105"/>
        </w:rPr>
        <w:t xml:space="preserve"> </w:t>
      </w:r>
      <w:r>
        <w:rPr>
          <w:w w:val="105"/>
        </w:rPr>
        <w:t>os</w:t>
      </w:r>
      <w:r>
        <w:rPr>
          <w:spacing w:val="-14"/>
          <w:w w:val="105"/>
        </w:rPr>
        <w:t xml:space="preserve"> </w:t>
      </w:r>
      <w:r>
        <w:rPr>
          <w:w w:val="105"/>
        </w:rPr>
        <w:t>ativos</w:t>
      </w:r>
      <w:r>
        <w:rPr>
          <w:spacing w:val="-14"/>
          <w:w w:val="105"/>
        </w:rPr>
        <w:t xml:space="preserve"> </w:t>
      </w:r>
      <w:r>
        <w:rPr>
          <w:w w:val="105"/>
        </w:rPr>
        <w:t>que</w:t>
      </w:r>
      <w:r>
        <w:rPr>
          <w:spacing w:val="-13"/>
          <w:w w:val="105"/>
        </w:rPr>
        <w:t xml:space="preserve"> </w:t>
      </w:r>
      <w:r>
        <w:rPr>
          <w:w w:val="105"/>
        </w:rPr>
        <w:t>apresentam</w:t>
      </w:r>
      <w:r>
        <w:rPr>
          <w:spacing w:val="-14"/>
          <w:w w:val="105"/>
        </w:rPr>
        <w:t xml:space="preserve"> </w:t>
      </w:r>
      <w:r>
        <w:rPr>
          <w:w w:val="105"/>
        </w:rPr>
        <w:t>baixa covariância ou até covariância negativa entre si (</w:t>
      </w:r>
      <w:hyperlink w:anchor="_bookmark101" w:history="1">
        <w:r>
          <w:rPr>
            <w:w w:val="105"/>
          </w:rPr>
          <w:t>NETO</w:t>
        </w:r>
      </w:hyperlink>
      <w:r>
        <w:rPr>
          <w:w w:val="105"/>
        </w:rPr>
        <w:t xml:space="preserve">, </w:t>
      </w:r>
      <w:hyperlink w:anchor="_bookmark101" w:history="1">
        <w:r>
          <w:rPr>
            <w:w w:val="105"/>
          </w:rPr>
          <w:t>2014</w:t>
        </w:r>
      </w:hyperlink>
      <w:r>
        <w:rPr>
          <w:w w:val="105"/>
        </w:rPr>
        <w:t>).</w:t>
      </w:r>
    </w:p>
    <w:p w14:paraId="18855555" w14:textId="77777777" w:rsidR="006131AD" w:rsidRDefault="006131AD">
      <w:pPr>
        <w:pStyle w:val="Corpodetexto"/>
        <w:spacing w:before="70"/>
      </w:pPr>
    </w:p>
    <w:p w14:paraId="4E275E04" w14:textId="77777777" w:rsidR="006131AD" w:rsidRDefault="00000000">
      <w:pPr>
        <w:pStyle w:val="Ttulo2"/>
        <w:numPr>
          <w:ilvl w:val="2"/>
          <w:numId w:val="1"/>
        </w:numPr>
        <w:tabs>
          <w:tab w:val="left" w:pos="872"/>
        </w:tabs>
        <w:ind w:left="872" w:hanging="732"/>
      </w:pPr>
      <w:bookmarkStart w:id="162" w:name="Modelo_média-variância_de_Markowitz"/>
      <w:bookmarkStart w:id="163" w:name="_bookmark34"/>
      <w:bookmarkEnd w:id="162"/>
      <w:bookmarkEnd w:id="163"/>
      <w:r>
        <w:t>Modelo</w:t>
      </w:r>
      <w:r>
        <w:rPr>
          <w:spacing w:val="27"/>
        </w:rPr>
        <w:t xml:space="preserve"> </w:t>
      </w:r>
      <w:r>
        <w:t>média-variância</w:t>
      </w:r>
      <w:r>
        <w:rPr>
          <w:spacing w:val="27"/>
        </w:rPr>
        <w:t xml:space="preserve"> </w:t>
      </w:r>
      <w:r>
        <w:t>de</w:t>
      </w:r>
      <w:r>
        <w:rPr>
          <w:spacing w:val="27"/>
        </w:rPr>
        <w:t xml:space="preserve"> </w:t>
      </w:r>
      <w:r>
        <w:rPr>
          <w:spacing w:val="-2"/>
        </w:rPr>
        <w:t>Markowitz</w:t>
      </w:r>
    </w:p>
    <w:p w14:paraId="574EABE0" w14:textId="77777777" w:rsidR="006131AD" w:rsidRDefault="006131AD">
      <w:pPr>
        <w:pStyle w:val="Corpodetexto"/>
        <w:spacing w:before="7"/>
        <w:rPr>
          <w:b/>
        </w:rPr>
      </w:pPr>
    </w:p>
    <w:p w14:paraId="002483D9" w14:textId="71ABC918" w:rsidR="006131AD" w:rsidRDefault="00000000">
      <w:pPr>
        <w:pStyle w:val="Corpodetexto"/>
        <w:spacing w:line="333" w:lineRule="auto"/>
        <w:ind w:left="140" w:right="106" w:firstLine="708"/>
        <w:jc w:val="right"/>
      </w:pPr>
      <w:r>
        <w:t>O</w:t>
      </w:r>
      <w:r>
        <w:rPr>
          <w:spacing w:val="39"/>
        </w:rPr>
        <w:t xml:space="preserve"> </w:t>
      </w:r>
      <w:r>
        <w:t>modelo</w:t>
      </w:r>
      <w:r>
        <w:rPr>
          <w:spacing w:val="39"/>
        </w:rPr>
        <w:t xml:space="preserve"> </w:t>
      </w:r>
      <w:r>
        <w:t>MV</w:t>
      </w:r>
      <w:r>
        <w:rPr>
          <w:spacing w:val="39"/>
        </w:rPr>
        <w:t xml:space="preserve"> </w:t>
      </w:r>
      <w:r>
        <w:t>fundamenta-se</w:t>
      </w:r>
      <w:r>
        <w:rPr>
          <w:spacing w:val="39"/>
        </w:rPr>
        <w:t xml:space="preserve"> </w:t>
      </w:r>
      <w:r>
        <w:t>na</w:t>
      </w:r>
      <w:r>
        <w:rPr>
          <w:spacing w:val="39"/>
        </w:rPr>
        <w:t xml:space="preserve"> </w:t>
      </w:r>
      <w:r>
        <w:t>utilização</w:t>
      </w:r>
      <w:r>
        <w:rPr>
          <w:spacing w:val="39"/>
        </w:rPr>
        <w:t xml:space="preserve"> </w:t>
      </w:r>
      <w:r>
        <w:t>da</w:t>
      </w:r>
      <w:r>
        <w:rPr>
          <w:spacing w:val="39"/>
        </w:rPr>
        <w:t xml:space="preserve"> </w:t>
      </w:r>
      <w:r>
        <w:t>média</w:t>
      </w:r>
      <w:r>
        <w:rPr>
          <w:spacing w:val="39"/>
        </w:rPr>
        <w:t xml:space="preserve"> </w:t>
      </w:r>
      <w:r>
        <w:t>e</w:t>
      </w:r>
      <w:r>
        <w:rPr>
          <w:spacing w:val="39"/>
        </w:rPr>
        <w:t xml:space="preserve"> </w:t>
      </w:r>
      <w:r>
        <w:t>da</w:t>
      </w:r>
      <w:r>
        <w:rPr>
          <w:spacing w:val="39"/>
        </w:rPr>
        <w:t xml:space="preserve"> </w:t>
      </w:r>
      <w:r>
        <w:t>variância,</w:t>
      </w:r>
      <w:r>
        <w:rPr>
          <w:spacing w:val="39"/>
        </w:rPr>
        <w:t xml:space="preserve"> </w:t>
      </w:r>
      <w:r>
        <w:t>extraídas</w:t>
      </w:r>
      <w:r>
        <w:rPr>
          <w:spacing w:val="39"/>
        </w:rPr>
        <w:t xml:space="preserve"> </w:t>
      </w:r>
      <w:r>
        <w:t>de preços</w:t>
      </w:r>
      <w:r>
        <w:rPr>
          <w:spacing w:val="33"/>
        </w:rPr>
        <w:t xml:space="preserve"> </w:t>
      </w:r>
      <w:r>
        <w:t>históricos,</w:t>
      </w:r>
      <w:r>
        <w:rPr>
          <w:spacing w:val="33"/>
        </w:rPr>
        <w:t xml:space="preserve"> </w:t>
      </w:r>
      <w:r>
        <w:t>para</w:t>
      </w:r>
      <w:r>
        <w:rPr>
          <w:spacing w:val="33"/>
        </w:rPr>
        <w:t xml:space="preserve"> </w:t>
      </w:r>
      <w:r>
        <w:t>mensurar</w:t>
      </w:r>
      <w:r>
        <w:rPr>
          <w:spacing w:val="33"/>
        </w:rPr>
        <w:t xml:space="preserve"> </w:t>
      </w:r>
      <w:r>
        <w:t>o</w:t>
      </w:r>
      <w:r>
        <w:rPr>
          <w:spacing w:val="33"/>
        </w:rPr>
        <w:t xml:space="preserve"> </w:t>
      </w:r>
      <w:r>
        <w:t>retorno</w:t>
      </w:r>
      <w:r>
        <w:rPr>
          <w:spacing w:val="33"/>
        </w:rPr>
        <w:t xml:space="preserve"> </w:t>
      </w:r>
      <w:r>
        <w:t>esperado</w:t>
      </w:r>
      <w:r>
        <w:rPr>
          <w:spacing w:val="33"/>
        </w:rPr>
        <w:t xml:space="preserve"> </w:t>
      </w:r>
      <w:r>
        <w:t>e</w:t>
      </w:r>
      <w:r>
        <w:rPr>
          <w:spacing w:val="33"/>
        </w:rPr>
        <w:t xml:space="preserve"> </w:t>
      </w:r>
      <w:r>
        <w:t>o</w:t>
      </w:r>
      <w:r>
        <w:rPr>
          <w:spacing w:val="33"/>
        </w:rPr>
        <w:t xml:space="preserve"> </w:t>
      </w:r>
      <w:r>
        <w:t>risco</w:t>
      </w:r>
      <w:r>
        <w:rPr>
          <w:spacing w:val="33"/>
        </w:rPr>
        <w:t xml:space="preserve"> </w:t>
      </w:r>
      <w:r>
        <w:t>de</w:t>
      </w:r>
      <w:r>
        <w:rPr>
          <w:spacing w:val="33"/>
        </w:rPr>
        <w:t xml:space="preserve"> </w:t>
      </w:r>
      <w:r>
        <w:t>uma</w:t>
      </w:r>
      <w:r>
        <w:rPr>
          <w:spacing w:val="33"/>
        </w:rPr>
        <w:t xml:space="preserve"> </w:t>
      </w:r>
      <w:r>
        <w:t>carteira</w:t>
      </w:r>
      <w:r>
        <w:rPr>
          <w:spacing w:val="33"/>
        </w:rPr>
        <w:t xml:space="preserve"> </w:t>
      </w:r>
      <w:r>
        <w:t>(</w:t>
      </w:r>
      <w:hyperlink w:anchor="_bookmark74" w:history="1">
        <w:r>
          <w:t>CHAWE-</w:t>
        </w:r>
      </w:hyperlink>
      <w:hyperlink w:anchor="_bookmark74" w:history="1">
        <w:r>
          <w:t>EWANCHON; CHAYSIRI</w:t>
        </w:r>
      </w:hyperlink>
      <w:r>
        <w:t xml:space="preserve">, </w:t>
      </w:r>
      <w:hyperlink w:anchor="_bookmark74" w:history="1">
        <w:r>
          <w:t>2022</w:t>
        </w:r>
      </w:hyperlink>
      <w:r>
        <w:t xml:space="preserve">). </w:t>
      </w:r>
      <w:hyperlink w:anchor="_bookmark67" w:history="1">
        <w:r>
          <w:t>Bakry et al.</w:t>
        </w:r>
      </w:hyperlink>
      <w:r>
        <w:t xml:space="preserve"> (</w:t>
      </w:r>
      <w:hyperlink w:anchor="_bookmark67" w:history="1">
        <w:r>
          <w:t>2021</w:t>
        </w:r>
      </w:hyperlink>
      <w:r>
        <w:t>) apontam que essa abordagem estabe-lece uma estrutura de otimização baseada em objetivos conflitantes, buscando maximizar o retorno enquanto se minimiza a variância, que atua como a métrica representativa do risco. Sendo assim, o risco é definido pela variação dos retornos em relação à sua média</w:t>
      </w:r>
      <w:r>
        <w:rPr>
          <w:spacing w:val="40"/>
        </w:rPr>
        <w:t xml:space="preserve"> </w:t>
      </w:r>
      <w:r>
        <w:t>aritmética (</w:t>
      </w:r>
      <w:hyperlink w:anchor="_bookmark92" w:history="1">
        <w:r>
          <w:t>JELESKOVIC et al.</w:t>
        </w:r>
      </w:hyperlink>
      <w:r>
        <w:t xml:space="preserve">, </w:t>
      </w:r>
      <w:hyperlink w:anchor="_bookmark92" w:history="1">
        <w:r>
          <w:t>2024</w:t>
        </w:r>
      </w:hyperlink>
      <w:r>
        <w:t>). Consequentemente, o processo de seleção de ativos por</w:t>
      </w:r>
      <w:r>
        <w:rPr>
          <w:spacing w:val="38"/>
        </w:rPr>
        <w:t xml:space="preserve"> </w:t>
      </w:r>
      <w:r>
        <w:t>parte</w:t>
      </w:r>
      <w:r>
        <w:rPr>
          <w:spacing w:val="38"/>
        </w:rPr>
        <w:t xml:space="preserve"> </w:t>
      </w:r>
      <w:r>
        <w:t>do</w:t>
      </w:r>
      <w:r>
        <w:rPr>
          <w:spacing w:val="38"/>
        </w:rPr>
        <w:t xml:space="preserve"> </w:t>
      </w:r>
      <w:r>
        <w:t>investidor</w:t>
      </w:r>
      <w:r>
        <w:rPr>
          <w:spacing w:val="38"/>
        </w:rPr>
        <w:t xml:space="preserve"> </w:t>
      </w:r>
      <w:r>
        <w:t>deve</w:t>
      </w:r>
      <w:r>
        <w:rPr>
          <w:spacing w:val="38"/>
        </w:rPr>
        <w:t xml:space="preserve"> </w:t>
      </w:r>
      <w:r>
        <w:t>priorizar</w:t>
      </w:r>
      <w:r>
        <w:rPr>
          <w:spacing w:val="38"/>
        </w:rPr>
        <w:t xml:space="preserve"> </w:t>
      </w:r>
      <w:r>
        <w:t>opções</w:t>
      </w:r>
      <w:r>
        <w:rPr>
          <w:spacing w:val="38"/>
        </w:rPr>
        <w:t xml:space="preserve"> </w:t>
      </w:r>
      <w:r>
        <w:t>que</w:t>
      </w:r>
      <w:r>
        <w:rPr>
          <w:spacing w:val="38"/>
        </w:rPr>
        <w:t xml:space="preserve"> </w:t>
      </w:r>
      <w:r>
        <w:t>entreguem</w:t>
      </w:r>
      <w:r>
        <w:rPr>
          <w:spacing w:val="38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menor</w:t>
      </w:r>
      <w:r>
        <w:rPr>
          <w:spacing w:val="38"/>
        </w:rPr>
        <w:t xml:space="preserve"> </w:t>
      </w:r>
      <w:r>
        <w:t>variância</w:t>
      </w:r>
      <w:r>
        <w:rPr>
          <w:spacing w:val="38"/>
        </w:rPr>
        <w:t xml:space="preserve"> </w:t>
      </w:r>
      <w:r>
        <w:t>para</w:t>
      </w:r>
      <w:r>
        <w:rPr>
          <w:spacing w:val="38"/>
        </w:rPr>
        <w:t xml:space="preserve"> </w:t>
      </w:r>
      <w:r>
        <w:t>um nível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retorno</w:t>
      </w:r>
      <w:r>
        <w:rPr>
          <w:spacing w:val="40"/>
        </w:rPr>
        <w:t xml:space="preserve"> </w:t>
      </w:r>
      <w:r>
        <w:t>específico,</w:t>
      </w:r>
      <w:r>
        <w:rPr>
          <w:spacing w:val="40"/>
        </w:rPr>
        <w:t xml:space="preserve"> </w:t>
      </w:r>
      <w:r>
        <w:t>ou</w:t>
      </w:r>
      <w:r>
        <w:rPr>
          <w:spacing w:val="40"/>
        </w:rPr>
        <w:t xml:space="preserve"> </w:t>
      </w:r>
      <w:r>
        <w:t>inversamente,</w:t>
      </w:r>
      <w:r>
        <w:rPr>
          <w:spacing w:val="40"/>
        </w:rPr>
        <w:t xml:space="preserve"> </w:t>
      </w:r>
      <w:r>
        <w:t>opções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gerem</w:t>
      </w:r>
      <w:r>
        <w:rPr>
          <w:spacing w:val="40"/>
        </w:rPr>
        <w:t xml:space="preserve"> </w:t>
      </w:r>
      <w:r>
        <w:t>um</w:t>
      </w:r>
      <w:r>
        <w:rPr>
          <w:spacing w:val="40"/>
        </w:rPr>
        <w:t xml:space="preserve"> </w:t>
      </w:r>
      <w:r>
        <w:t>maior</w:t>
      </w:r>
      <w:r>
        <w:rPr>
          <w:spacing w:val="40"/>
        </w:rPr>
        <w:t xml:space="preserve"> </w:t>
      </w:r>
      <w:r>
        <w:t>retorno</w:t>
      </w:r>
      <w:r>
        <w:rPr>
          <w:spacing w:val="40"/>
        </w:rPr>
        <w:t xml:space="preserve"> </w:t>
      </w:r>
      <w:r>
        <w:t>para um</w:t>
      </w:r>
      <w:r>
        <w:rPr>
          <w:spacing w:val="40"/>
        </w:rPr>
        <w:t xml:space="preserve"> </w:t>
      </w:r>
      <w:r>
        <w:t>determinado</w:t>
      </w:r>
      <w:r>
        <w:rPr>
          <w:spacing w:val="40"/>
        </w:rPr>
        <w:t xml:space="preserve"> </w:t>
      </w:r>
      <w:r>
        <w:t>limiar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risco</w:t>
      </w:r>
      <w:r>
        <w:rPr>
          <w:spacing w:val="40"/>
        </w:rPr>
        <w:t xml:space="preserve"> </w:t>
      </w:r>
      <w:r>
        <w:t>pré</w:t>
      </w:r>
      <w:ins w:id="164" w:author="Felipe ." w:date="2026-07-08T19:25:00Z" w16du:dateUtc="2026-07-08T22:25:00Z">
        <w:r w:rsidR="0049492A">
          <w:rPr>
            <w:spacing w:val="40"/>
          </w:rPr>
          <w:t>-</w:t>
        </w:r>
      </w:ins>
      <w:del w:id="165" w:author="Felipe ." w:date="2026-07-08T19:25:00Z" w16du:dateUtc="2026-07-08T22:25:00Z">
        <w:r w:rsidDel="0049492A">
          <w:rPr>
            <w:spacing w:val="40"/>
          </w:rPr>
          <w:delText xml:space="preserve"> </w:delText>
        </w:r>
      </w:del>
      <w:r>
        <w:t>estabelecido</w:t>
      </w:r>
      <w:r>
        <w:rPr>
          <w:spacing w:val="40"/>
        </w:rPr>
        <w:t xml:space="preserve"> </w:t>
      </w:r>
      <w:r>
        <w:t>pelo</w:t>
      </w:r>
      <w:r>
        <w:rPr>
          <w:spacing w:val="40"/>
        </w:rPr>
        <w:t xml:space="preserve"> </w:t>
      </w:r>
      <w:r>
        <w:t>investidor</w:t>
      </w:r>
      <w:r>
        <w:rPr>
          <w:spacing w:val="40"/>
        </w:rPr>
        <w:t xml:space="preserve"> </w:t>
      </w:r>
      <w:r>
        <w:t>(</w:t>
      </w:r>
      <w:hyperlink w:anchor="_bookmark105" w:history="1">
        <w:r>
          <w:t>PAIVA</w:t>
        </w:r>
        <w:r>
          <w:rPr>
            <w:spacing w:val="40"/>
          </w:rPr>
          <w:t xml:space="preserve"> </w:t>
        </w:r>
        <w:r>
          <w:t>et</w:t>
        </w:r>
        <w:r>
          <w:rPr>
            <w:spacing w:val="40"/>
          </w:rPr>
          <w:t xml:space="preserve"> </w:t>
        </w:r>
        <w:r>
          <w:t>al.</w:t>
        </w:r>
      </w:hyperlink>
      <w:r>
        <w:t>,</w:t>
      </w:r>
      <w:r>
        <w:rPr>
          <w:spacing w:val="40"/>
        </w:rPr>
        <w:t xml:space="preserve"> </w:t>
      </w:r>
      <w:hyperlink w:anchor="_bookmark105" w:history="1">
        <w:r>
          <w:t>2019</w:t>
        </w:r>
      </w:hyperlink>
      <w:r>
        <w:t>).</w:t>
      </w:r>
      <w:r>
        <w:rPr>
          <w:spacing w:val="40"/>
        </w:rPr>
        <w:t xml:space="preserve"> </w:t>
      </w:r>
      <w:r>
        <w:t>A equação</w:t>
      </w:r>
      <w:r>
        <w:rPr>
          <w:spacing w:val="36"/>
        </w:rPr>
        <w:t xml:space="preserve"> </w:t>
      </w:r>
      <w:hyperlink w:anchor="_bookmark35" w:history="1">
        <w:r>
          <w:t>1</w:t>
        </w:r>
      </w:hyperlink>
      <w:r>
        <w:rPr>
          <w:spacing w:val="36"/>
        </w:rPr>
        <w:t xml:space="preserve"> </w:t>
      </w:r>
      <w:r>
        <w:t>mostra</w:t>
      </w:r>
      <w:r>
        <w:rPr>
          <w:spacing w:val="36"/>
        </w:rPr>
        <w:t xml:space="preserve"> </w:t>
      </w:r>
      <w:r>
        <w:t>que</w:t>
      </w:r>
      <w:r>
        <w:rPr>
          <w:spacing w:val="36"/>
        </w:rPr>
        <w:t xml:space="preserve"> </w:t>
      </w:r>
      <w:r>
        <w:t>o</w:t>
      </w:r>
      <w:r>
        <w:rPr>
          <w:spacing w:val="36"/>
        </w:rPr>
        <w:t xml:space="preserve"> </w:t>
      </w:r>
      <w:r>
        <w:t>risco</w:t>
      </w:r>
      <w:r>
        <w:rPr>
          <w:spacing w:val="36"/>
        </w:rPr>
        <w:t xml:space="preserve"> </w:t>
      </w:r>
      <w:r>
        <w:t>da</w:t>
      </w:r>
      <w:r>
        <w:rPr>
          <w:spacing w:val="36"/>
        </w:rPr>
        <w:t xml:space="preserve"> </w:t>
      </w:r>
      <w:r>
        <w:t>carteira</w:t>
      </w:r>
      <w:r>
        <w:rPr>
          <w:spacing w:val="36"/>
        </w:rPr>
        <w:t xml:space="preserve"> </w:t>
      </w:r>
      <w:r>
        <w:t>é</w:t>
      </w:r>
      <w:r>
        <w:rPr>
          <w:spacing w:val="36"/>
        </w:rPr>
        <w:t xml:space="preserve"> </w:t>
      </w:r>
      <w:r>
        <w:t>composto</w:t>
      </w:r>
      <w:r>
        <w:rPr>
          <w:spacing w:val="36"/>
        </w:rPr>
        <w:t xml:space="preserve"> </w:t>
      </w:r>
      <w:r>
        <w:t>tanto</w:t>
      </w:r>
      <w:r>
        <w:rPr>
          <w:spacing w:val="36"/>
        </w:rPr>
        <w:t xml:space="preserve"> </w:t>
      </w:r>
      <w:r>
        <w:t>pela</w:t>
      </w:r>
      <w:r>
        <w:rPr>
          <w:spacing w:val="36"/>
        </w:rPr>
        <w:t xml:space="preserve"> </w:t>
      </w:r>
      <w:r>
        <w:t>variância</w:t>
      </w:r>
      <w:r>
        <w:rPr>
          <w:spacing w:val="36"/>
        </w:rPr>
        <w:t xml:space="preserve"> </w:t>
      </w:r>
      <w:r>
        <w:t>individual</w:t>
      </w:r>
      <w:r>
        <w:rPr>
          <w:spacing w:val="36"/>
        </w:rPr>
        <w:t xml:space="preserve"> </w:t>
      </w:r>
      <w:r>
        <w:t>dos ativos</w:t>
      </w:r>
      <w:r>
        <w:rPr>
          <w:spacing w:val="29"/>
        </w:rPr>
        <w:t xml:space="preserve"> </w:t>
      </w:r>
      <w:r>
        <w:t>quanto</w:t>
      </w:r>
      <w:r>
        <w:rPr>
          <w:spacing w:val="29"/>
        </w:rPr>
        <w:t xml:space="preserve"> </w:t>
      </w:r>
      <w:r>
        <w:t>pela</w:t>
      </w:r>
      <w:r>
        <w:rPr>
          <w:spacing w:val="29"/>
        </w:rPr>
        <w:t xml:space="preserve"> </w:t>
      </w:r>
      <w:r>
        <w:t>interação</w:t>
      </w:r>
      <w:r>
        <w:rPr>
          <w:spacing w:val="29"/>
        </w:rPr>
        <w:t xml:space="preserve"> </w:t>
      </w:r>
      <w:r>
        <w:t>entre</w:t>
      </w:r>
      <w:r>
        <w:rPr>
          <w:spacing w:val="29"/>
        </w:rPr>
        <w:t xml:space="preserve"> </w:t>
      </w:r>
      <w:r>
        <w:t>eles,</w:t>
      </w:r>
      <w:r>
        <w:rPr>
          <w:spacing w:val="29"/>
        </w:rPr>
        <w:t xml:space="preserve"> </w:t>
      </w:r>
      <w:r>
        <w:t>representada</w:t>
      </w:r>
      <w:r>
        <w:rPr>
          <w:spacing w:val="29"/>
        </w:rPr>
        <w:t xml:space="preserve"> </w:t>
      </w:r>
      <w:r>
        <w:t>pelo</w:t>
      </w:r>
      <w:r>
        <w:rPr>
          <w:spacing w:val="29"/>
        </w:rPr>
        <w:t xml:space="preserve"> </w:t>
      </w:r>
      <w:r>
        <w:t>coeficiente</w:t>
      </w:r>
      <w:r>
        <w:rPr>
          <w:spacing w:val="29"/>
        </w:rPr>
        <w:t xml:space="preserve"> </w:t>
      </w:r>
      <w:r>
        <w:t>de</w:t>
      </w:r>
      <w:r>
        <w:rPr>
          <w:spacing w:val="29"/>
        </w:rPr>
        <w:t xml:space="preserve"> </w:t>
      </w:r>
      <w:r>
        <w:t>correlação</w:t>
      </w:r>
      <w:r>
        <w:rPr>
          <w:spacing w:val="29"/>
        </w:rPr>
        <w:t xml:space="preserve"> </w:t>
      </w:r>
      <w:r>
        <w:rPr>
          <w:i/>
          <w:sz w:val="24"/>
        </w:rPr>
        <w:t>ρ</w:t>
      </w:r>
      <w:r>
        <w:rPr>
          <w:rFonts w:ascii="Times New Roman" w:hAnsi="Times New Roman"/>
          <w:i/>
          <w:sz w:val="24"/>
          <w:vertAlign w:val="subscript"/>
        </w:rPr>
        <w:t>i,j</w:t>
      </w:r>
      <w:r>
        <w:rPr>
          <w:rFonts w:ascii="Times New Roman" w:hAnsi="Times New Roman"/>
          <w:i/>
          <w:spacing w:val="40"/>
          <w:sz w:val="24"/>
        </w:rPr>
        <w:t xml:space="preserve"> </w:t>
      </w:r>
      <w:r>
        <w:t xml:space="preserve">e pelos desvios padrão </w:t>
      </w:r>
      <w:r>
        <w:rPr>
          <w:i/>
          <w:sz w:val="24"/>
        </w:rPr>
        <w:t>σ</w:t>
      </w:r>
      <w:r>
        <w:rPr>
          <w:rFonts w:ascii="Times New Roman" w:hAnsi="Times New Roman"/>
          <w:i/>
          <w:sz w:val="24"/>
          <w:vertAlign w:val="subscript"/>
        </w:rPr>
        <w:t>i</w:t>
      </w:r>
      <w:r>
        <w:rPr>
          <w:rFonts w:ascii="Times New Roman" w:hAnsi="Times New Roman"/>
          <w:i/>
          <w:sz w:val="24"/>
        </w:rPr>
        <w:t xml:space="preserve"> </w:t>
      </w:r>
      <w:r>
        <w:t xml:space="preserve">e </w:t>
      </w:r>
      <w:r>
        <w:rPr>
          <w:i/>
          <w:sz w:val="24"/>
        </w:rPr>
        <w:t>σ</w:t>
      </w:r>
      <w:r>
        <w:rPr>
          <w:rFonts w:ascii="Times New Roman" w:hAnsi="Times New Roman"/>
          <w:i/>
          <w:sz w:val="24"/>
          <w:vertAlign w:val="subscript"/>
        </w:rPr>
        <w:t>j</w:t>
      </w:r>
      <w:r>
        <w:t xml:space="preserve">. Nessa formulação, </w:t>
      </w:r>
      <w:r>
        <w:rPr>
          <w:rFonts w:ascii="Times New Roman" w:hAnsi="Times New Roman"/>
          <w:sz w:val="24"/>
        </w:rPr>
        <w:t>W</w:t>
      </w:r>
      <w:r>
        <w:rPr>
          <w:rFonts w:ascii="Times New Roman" w:hAnsi="Times New Roman"/>
          <w:i/>
          <w:sz w:val="24"/>
          <w:vertAlign w:val="subscript"/>
        </w:rPr>
        <w:t>i</w:t>
      </w:r>
      <w:r>
        <w:rPr>
          <w:rFonts w:ascii="Times New Roman" w:hAnsi="Times New Roman"/>
          <w:i/>
          <w:sz w:val="24"/>
        </w:rPr>
        <w:t xml:space="preserve"> </w:t>
      </w:r>
      <w:r>
        <w:t>representa o peso, isto é, a participação de</w:t>
      </w:r>
      <w:r>
        <w:rPr>
          <w:spacing w:val="16"/>
        </w:rPr>
        <w:t xml:space="preserve"> </w:t>
      </w:r>
      <w:r>
        <w:t>cada</w:t>
      </w:r>
      <w:r>
        <w:rPr>
          <w:spacing w:val="16"/>
        </w:rPr>
        <w:t xml:space="preserve"> </w:t>
      </w:r>
      <w:r>
        <w:t>ativo</w:t>
      </w:r>
      <w:r>
        <w:rPr>
          <w:spacing w:val="16"/>
        </w:rPr>
        <w:t xml:space="preserve"> </w:t>
      </w:r>
      <w:r>
        <w:t>na</w:t>
      </w:r>
      <w:r>
        <w:rPr>
          <w:spacing w:val="16"/>
        </w:rPr>
        <w:t xml:space="preserve"> </w:t>
      </w:r>
      <w:r>
        <w:t>carteira,</w:t>
      </w:r>
      <w:r>
        <w:rPr>
          <w:spacing w:val="16"/>
        </w:rPr>
        <w:t xml:space="preserve"> </w:t>
      </w:r>
      <w:r>
        <w:t>e</w:t>
      </w:r>
      <w:r>
        <w:rPr>
          <w:spacing w:val="16"/>
        </w:rPr>
        <w:t xml:space="preserve"> </w:t>
      </w:r>
      <w:r>
        <w:rPr>
          <w:rFonts w:ascii="Times New Roman" w:hAnsi="Times New Roman"/>
          <w:sz w:val="24"/>
        </w:rPr>
        <w:t>N</w:t>
      </w:r>
      <w:r>
        <w:rPr>
          <w:rFonts w:ascii="Times New Roman" w:hAnsi="Times New Roman"/>
          <w:spacing w:val="17"/>
          <w:sz w:val="24"/>
        </w:rPr>
        <w:t xml:space="preserve"> </w:t>
      </w:r>
      <w:r>
        <w:t>representa</w:t>
      </w:r>
      <w:r>
        <w:rPr>
          <w:spacing w:val="16"/>
        </w:rPr>
        <w:t xml:space="preserve"> </w:t>
      </w:r>
      <w:r>
        <w:t>o</w:t>
      </w:r>
      <w:r>
        <w:rPr>
          <w:spacing w:val="16"/>
        </w:rPr>
        <w:t xml:space="preserve"> </w:t>
      </w:r>
      <w:r>
        <w:t>número</w:t>
      </w:r>
      <w:r>
        <w:rPr>
          <w:spacing w:val="16"/>
        </w:rPr>
        <w:t xml:space="preserve"> </w:t>
      </w:r>
      <w:r>
        <w:t>de</w:t>
      </w:r>
      <w:r>
        <w:rPr>
          <w:spacing w:val="16"/>
        </w:rPr>
        <w:t xml:space="preserve"> </w:t>
      </w:r>
      <w:r>
        <w:t>ativos</w:t>
      </w:r>
      <w:r>
        <w:rPr>
          <w:spacing w:val="16"/>
        </w:rPr>
        <w:t xml:space="preserve"> </w:t>
      </w:r>
      <w:r>
        <w:t>considerados</w:t>
      </w:r>
      <w:r>
        <w:rPr>
          <w:spacing w:val="16"/>
        </w:rPr>
        <w:t xml:space="preserve"> </w:t>
      </w:r>
      <w:r>
        <w:t>(</w:t>
      </w:r>
      <w:hyperlink w:anchor="_bookmark101" w:history="1">
        <w:r>
          <w:t>NETO</w:t>
        </w:r>
      </w:hyperlink>
      <w:r>
        <w:t>,</w:t>
      </w:r>
      <w:r>
        <w:rPr>
          <w:spacing w:val="16"/>
        </w:rPr>
        <w:t xml:space="preserve"> </w:t>
      </w:r>
      <w:hyperlink w:anchor="_bookmark101" w:history="1">
        <w:r>
          <w:rPr>
            <w:spacing w:val="-2"/>
          </w:rPr>
          <w:t>2014</w:t>
        </w:r>
      </w:hyperlink>
      <w:r>
        <w:rPr>
          <w:spacing w:val="-2"/>
        </w:rPr>
        <w:t>).</w:t>
      </w:r>
    </w:p>
    <w:p w14:paraId="13E2DCA6" w14:textId="77777777" w:rsidR="006131AD" w:rsidRDefault="006131AD">
      <w:pPr>
        <w:pStyle w:val="Corpodetexto"/>
      </w:pPr>
    </w:p>
    <w:p w14:paraId="0137845B" w14:textId="77777777" w:rsidR="006131AD" w:rsidRDefault="006131AD">
      <w:pPr>
        <w:pStyle w:val="Corpodetexto"/>
        <w:spacing w:before="60"/>
      </w:pPr>
    </w:p>
    <w:p w14:paraId="49DD53CE" w14:textId="77777777" w:rsidR="006131AD" w:rsidRDefault="00000000">
      <w:pPr>
        <w:pStyle w:val="Corpodetexto"/>
        <w:ind w:left="160" w:right="131"/>
        <w:jc w:val="right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211F9D3E" wp14:editId="54E017C8">
                <wp:simplePos x="0" y="0"/>
                <wp:positionH relativeFrom="page">
                  <wp:posOffset>2507602</wp:posOffset>
                </wp:positionH>
                <wp:positionV relativeFrom="paragraph">
                  <wp:posOffset>-242103</wp:posOffset>
                </wp:positionV>
                <wp:extent cx="2900045" cy="69151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00045" cy="691515"/>
                          <a:chOff x="0" y="0"/>
                          <a:chExt cx="2900045" cy="69151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25570"/>
                            <a:ext cx="2900045" cy="59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0045" h="596900">
                                <a:moveTo>
                                  <a:pt x="28994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6493"/>
                                </a:lnTo>
                                <a:lnTo>
                                  <a:pt x="2899460" y="596493"/>
                                </a:lnTo>
                                <a:lnTo>
                                  <a:pt x="2899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382904" y="12"/>
                            <a:ext cx="101600" cy="563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4F6E64" w14:textId="77777777" w:rsidR="006131AD" w:rsidRDefault="00000000">
                              <w:pPr>
                                <w:spacing w:line="23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65"/>
                                  <w:sz w:val="24"/>
                                </w:rPr>
                                <w:t>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471474" y="115404"/>
                            <a:ext cx="74295" cy="563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280109" w14:textId="77777777" w:rsidR="006131AD" w:rsidRDefault="00000000">
                              <w:pPr>
                                <w:spacing w:line="23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59"/>
                                  <w:w w:val="215"/>
                                  <w:sz w:val="24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520357" y="95108"/>
                            <a:ext cx="13144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571FE4" w14:textId="77777777" w:rsidR="006131AD" w:rsidRDefault="00000000">
                              <w:pPr>
                                <w:spacing w:line="174" w:lineRule="exact"/>
                                <w:ind w:left="20"/>
                                <w:rPr>
                                  <w:rFonts w:ascii="Times New Roman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pacing w:val="-10"/>
                                  <w:w w:val="125"/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257642" y="102704"/>
                            <a:ext cx="344805" cy="588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F86100" w14:textId="77777777" w:rsidR="006131AD" w:rsidRDefault="00000000">
                              <w:pPr>
                                <w:spacing w:line="250" w:lineRule="exact"/>
                                <w:ind w:left="2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215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spacing w:val="-104"/>
                                  <w:w w:val="2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59"/>
                                  <w:w w:val="215"/>
                                  <w:sz w:val="24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319225" y="95108"/>
                            <a:ext cx="13144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D0813F" w14:textId="77777777" w:rsidR="006131AD" w:rsidRDefault="00000000">
                              <w:pPr>
                                <w:spacing w:line="174" w:lineRule="exact"/>
                                <w:ind w:left="20"/>
                                <w:rPr>
                                  <w:rFonts w:ascii="Times New Roman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pacing w:val="-10"/>
                                  <w:w w:val="125"/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563839" y="95108"/>
                            <a:ext cx="13144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AA1E66" w14:textId="77777777" w:rsidR="006131AD" w:rsidRDefault="00000000">
                              <w:pPr>
                                <w:spacing w:line="174" w:lineRule="exact"/>
                                <w:ind w:left="20"/>
                                <w:rPr>
                                  <w:rFonts w:ascii="Times New Roman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pacing w:val="-10"/>
                                  <w:w w:val="125"/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25260" y="246938"/>
                            <a:ext cx="340995" cy="187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2D6834" w14:textId="77777777" w:rsidR="006131AD" w:rsidRDefault="00000000">
                              <w:pPr>
                                <w:spacing w:line="251" w:lineRule="exact"/>
                                <w:ind w:left="20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σ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  <w:vertAlign w:val="subscript"/>
                                </w:rPr>
                                <w:t>p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12"/>
                                  <w:w w:val="11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703389" y="222209"/>
                            <a:ext cx="558800" cy="202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94467C" w14:textId="77777777" w:rsidR="006131AD" w:rsidRDefault="00000000">
                              <w:pPr>
                                <w:spacing w:before="13"/>
                                <w:ind w:left="20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W</w:t>
                              </w:r>
                              <w:r>
                                <w:rPr>
                                  <w:i/>
                                  <w:spacing w:val="-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σ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  <w:spacing w:val="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843737" y="322438"/>
                            <a:ext cx="24765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02B1C5" w14:textId="77777777" w:rsidR="006131AD" w:rsidRDefault="00000000">
                              <w:pPr>
                                <w:tabs>
                                  <w:tab w:val="left" w:pos="280"/>
                                </w:tabs>
                                <w:spacing w:line="174" w:lineRule="exact"/>
                                <w:ind w:left="20"/>
                                <w:rPr>
                                  <w:rFonts w:ascii="Times New Roman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pacing w:val="-10"/>
                                  <w:w w:val="13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Times New Roman"/>
                                  <w:i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10"/>
                                  <w:w w:val="130"/>
                                  <w:sz w:val="16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746872" y="246938"/>
                            <a:ext cx="879475" cy="187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6D2C0B" w14:textId="77777777" w:rsidR="006131AD" w:rsidRDefault="00000000">
                              <w:pPr>
                                <w:spacing w:line="270" w:lineRule="exact"/>
                                <w:ind w:left="20"/>
                                <w:rPr>
                                  <w:rFonts w:ascii="Times New Roman" w:hAnsi="Times New Roman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spacing w:val="-2"/>
                                  <w:w w:val="110"/>
                                  <w:position w:val="4"/>
                                  <w:sz w:val="24"/>
                                </w:rPr>
                                <w:t>W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2"/>
                                  <w:w w:val="11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spacing w:val="-2"/>
                                  <w:w w:val="110"/>
                                  <w:position w:val="4"/>
                                  <w:sz w:val="24"/>
                                </w:rPr>
                                <w:t>W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2"/>
                                  <w:w w:val="110"/>
                                  <w:sz w:val="16"/>
                                </w:rPr>
                                <w:t>j</w:t>
                              </w:r>
                              <w:r>
                                <w:rPr>
                                  <w:i/>
                                  <w:spacing w:val="-2"/>
                                  <w:w w:val="110"/>
                                  <w:position w:val="4"/>
                                  <w:sz w:val="24"/>
                                </w:rPr>
                                <w:t>ρ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2"/>
                                  <w:w w:val="110"/>
                                  <w:sz w:val="16"/>
                                </w:rPr>
                                <w:t>i,j</w:t>
                              </w:r>
                              <w:r>
                                <w:rPr>
                                  <w:i/>
                                  <w:spacing w:val="-2"/>
                                  <w:w w:val="110"/>
                                  <w:position w:val="4"/>
                                  <w:sz w:val="24"/>
                                </w:rPr>
                                <w:t>σ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2"/>
                                  <w:w w:val="11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spacing w:val="-2"/>
                                  <w:w w:val="110"/>
                                  <w:position w:val="4"/>
                                  <w:sz w:val="24"/>
                                </w:rPr>
                                <w:t>σ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2"/>
                                  <w:w w:val="110"/>
                                  <w:sz w:val="16"/>
                                </w:rPr>
                                <w:t>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481406" y="460626"/>
                            <a:ext cx="126238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A36E35" w14:textId="77777777" w:rsidR="006131AD" w:rsidRDefault="00000000">
                              <w:pPr>
                                <w:tabs>
                                  <w:tab w:val="left" w:pos="1277"/>
                                </w:tabs>
                                <w:spacing w:line="174" w:lineRule="exact"/>
                                <w:ind w:left="20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pacing w:val="-5"/>
                                  <w:w w:val="13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w w:val="130"/>
                                  <w:sz w:val="16"/>
                                </w:rPr>
                                <w:t>=1</w:t>
                              </w:r>
                              <w:r>
                                <w:rPr>
                                  <w:rFonts w:ascii="Times New Roman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i/>
                                  <w:w w:val="13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Times New Roman"/>
                                  <w:w w:val="130"/>
                                  <w:sz w:val="16"/>
                                </w:rPr>
                                <w:t>=1</w:t>
                              </w:r>
                              <w:r>
                                <w:rPr>
                                  <w:rFonts w:ascii="Times New Roman"/>
                                  <w:spacing w:val="43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5"/>
                                  <w:w w:val="130"/>
                                  <w:sz w:val="16"/>
                                </w:rPr>
                                <w:t>j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w w:val="130"/>
                                  <w:sz w:val="16"/>
                                </w:rPr>
                                <w:t>=1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605290" y="0"/>
                            <a:ext cx="262890" cy="563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038F8E" w14:textId="77777777" w:rsidR="006131AD" w:rsidRDefault="00000000">
                              <w:pPr>
                                <w:spacing w:line="254" w:lineRule="exact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w w:val="120"/>
                                  <w:position w:val="4"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w w:val="120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4"/>
                                  <w:w w:val="120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w w:val="12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1F9D3E" id="Group 5" o:spid="_x0000_s1026" style="position:absolute;left:0;text-align:left;margin-left:197.45pt;margin-top:-19.05pt;width:228.35pt;height:54.45pt;z-index:15729664;mso-wrap-distance-left:0;mso-wrap-distance-right:0;mso-position-horizontal-relative:page" coordsize="29000,69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">
                <v:shape id="Graphic 6" o:spid="_x0000_s1027" style="position:absolute;top:255;width:29000;height:5969;visibility:visible;mso-wrap-style:square;v-text-anchor:top" coordsize="2900045,5969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" path="m2899460,l,,,596493r2899460,l2899460,xe" fillcolor="#ebebeb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8" type="#_x0000_t202" style="position:absolute;left:3829;width:1016;height:563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" filled="f" stroked="f">
                  <v:textbox inset="0,0,0,0">
                    <w:txbxContent>
                      <w:p w14:paraId="544F6E64" w14:textId="77777777" w:rsidR="006131AD" w:rsidRDefault="00000000">
                        <w:pPr>
                          <w:spacing w:line="23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65"/>
                            <w:sz w:val="24"/>
                          </w:rPr>
                          <w:t>"</w:t>
                        </w:r>
                      </w:p>
                    </w:txbxContent>
                  </v:textbox>
                </v:shape>
                <v:shape id="Textbox 8" o:spid="_x0000_s1029" type="#_x0000_t202" style="position:absolute;left:4714;top:1154;width:743;height:563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" filled="f" stroked="f">
                  <v:textbox inset="0,0,0,0">
                    <w:txbxContent>
                      <w:p w14:paraId="01280109" w14:textId="77777777" w:rsidR="006131AD" w:rsidRDefault="00000000">
                        <w:pPr>
                          <w:spacing w:line="23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59"/>
                            <w:w w:val="215"/>
                            <w:sz w:val="24"/>
                          </w:rPr>
                          <w:t>X</w:t>
                        </w:r>
                      </w:p>
                    </w:txbxContent>
                  </v:textbox>
                </v:shape>
                <v:shape id="Textbox 9" o:spid="_x0000_s1030" type="#_x0000_t202" style="position:absolute;left:5203;top:951;width:1315;height:12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" filled="f" stroked="f">
                  <v:textbox inset="0,0,0,0">
                    <w:txbxContent>
                      <w:p w14:paraId="34571FE4" w14:textId="77777777" w:rsidR="006131AD" w:rsidRDefault="00000000">
                        <w:pPr>
                          <w:spacing w:line="174" w:lineRule="exact"/>
                          <w:ind w:left="20"/>
                          <w:rPr>
                            <w:rFonts w:ascii="Times New Roman"/>
                            <w:i/>
                            <w:sz w:val="16"/>
                          </w:rPr>
                        </w:pPr>
                        <w:r>
                          <w:rPr>
                            <w:rFonts w:ascii="Times New Roman"/>
                            <w:i/>
                            <w:spacing w:val="-10"/>
                            <w:w w:val="125"/>
                            <w:sz w:val="16"/>
                          </w:rPr>
                          <w:t>N</w:t>
                        </w:r>
                      </w:p>
                    </w:txbxContent>
                  </v:textbox>
                </v:shape>
                <v:shape id="Textbox 10" o:spid="_x0000_s1031" type="#_x0000_t202" style="position:absolute;left:12576;top:1027;width:3448;height:58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" filled="f" stroked="f">
                  <v:textbox inset="0,0,0,0">
                    <w:txbxContent>
                      <w:p w14:paraId="7DF86100" w14:textId="77777777" w:rsidR="006131AD" w:rsidRDefault="00000000">
                        <w:pPr>
                          <w:spacing w:line="250" w:lineRule="exact"/>
                          <w:ind w:left="20"/>
                          <w:rPr>
                            <w:sz w:val="24"/>
                          </w:rPr>
                        </w:pPr>
                        <w:r>
                          <w:rPr>
                            <w:w w:val="215"/>
                            <w:sz w:val="24"/>
                          </w:rPr>
                          <w:t>X</w:t>
                        </w:r>
                        <w:r>
                          <w:rPr>
                            <w:spacing w:val="-104"/>
                            <w:w w:val="2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59"/>
                            <w:w w:val="215"/>
                            <w:sz w:val="24"/>
                          </w:rPr>
                          <w:t>X</w:t>
                        </w:r>
                      </w:p>
                    </w:txbxContent>
                  </v:textbox>
                </v:shape>
                <v:shape id="Textbox 11" o:spid="_x0000_s1032" type="#_x0000_t202" style="position:absolute;left:13192;top:951;width:1314;height:12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" filled="f" stroked="f">
                  <v:textbox inset="0,0,0,0">
                    <w:txbxContent>
                      <w:p w14:paraId="03D0813F" w14:textId="77777777" w:rsidR="006131AD" w:rsidRDefault="00000000">
                        <w:pPr>
                          <w:spacing w:line="174" w:lineRule="exact"/>
                          <w:ind w:left="20"/>
                          <w:rPr>
                            <w:rFonts w:ascii="Times New Roman"/>
                            <w:i/>
                            <w:sz w:val="16"/>
                          </w:rPr>
                        </w:pPr>
                        <w:r>
                          <w:rPr>
                            <w:rFonts w:ascii="Times New Roman"/>
                            <w:i/>
                            <w:spacing w:val="-10"/>
                            <w:w w:val="125"/>
                            <w:sz w:val="16"/>
                          </w:rPr>
                          <w:t>N</w:t>
                        </w:r>
                      </w:p>
                    </w:txbxContent>
                  </v:textbox>
                </v:shape>
                <v:shape id="Textbox 12" o:spid="_x0000_s1033" type="#_x0000_t202" style="position:absolute;left:15638;top:951;width:1314;height:12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" filled="f" stroked="f">
                  <v:textbox inset="0,0,0,0">
                    <w:txbxContent>
                      <w:p w14:paraId="65AA1E66" w14:textId="77777777" w:rsidR="006131AD" w:rsidRDefault="00000000">
                        <w:pPr>
                          <w:spacing w:line="174" w:lineRule="exact"/>
                          <w:ind w:left="20"/>
                          <w:rPr>
                            <w:rFonts w:ascii="Times New Roman"/>
                            <w:i/>
                            <w:sz w:val="16"/>
                          </w:rPr>
                        </w:pPr>
                        <w:r>
                          <w:rPr>
                            <w:rFonts w:ascii="Times New Roman"/>
                            <w:i/>
                            <w:spacing w:val="-10"/>
                            <w:w w:val="125"/>
                            <w:sz w:val="16"/>
                          </w:rPr>
                          <w:t>N</w:t>
                        </w:r>
                      </w:p>
                    </w:txbxContent>
                  </v:textbox>
                </v:shape>
                <v:shape id="Textbox 13" o:spid="_x0000_s1034" type="#_x0000_t202" style="position:absolute;left:252;top:2469;width:3410;height:18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" filled="f" stroked="f">
                  <v:textbox inset="0,0,0,0">
                    <w:txbxContent>
                      <w:p w14:paraId="712D6834" w14:textId="77777777" w:rsidR="006131AD" w:rsidRDefault="00000000">
                        <w:pPr>
                          <w:spacing w:line="251" w:lineRule="exact"/>
                          <w:ind w:left="20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i/>
                            <w:w w:val="105"/>
                            <w:sz w:val="24"/>
                          </w:rPr>
                          <w:t>σ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  <w:vertAlign w:val="subscript"/>
                          </w:rPr>
                          <w:t>p</w:t>
                        </w:r>
                        <w:r>
                          <w:rPr>
                            <w:rFonts w:ascii="Times New Roman" w:hAnsi="Times New Roman"/>
                            <w:i/>
                            <w:spacing w:val="-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12"/>
                            <w:w w:val="110"/>
                            <w:sz w:val="24"/>
                          </w:rPr>
                          <w:t>=</w:t>
                        </w:r>
                      </w:p>
                    </w:txbxContent>
                  </v:textbox>
                </v:shape>
                <v:shape id="Textbox 14" o:spid="_x0000_s1035" type="#_x0000_t202" style="position:absolute;left:7033;top:2222;width:5588;height:20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" filled="f" stroked="f">
                  <v:textbox inset="0,0,0,0">
                    <w:txbxContent>
                      <w:p w14:paraId="7D94467C" w14:textId="77777777" w:rsidR="006131AD" w:rsidRDefault="00000000">
                        <w:pPr>
                          <w:spacing w:before="13"/>
                          <w:ind w:left="20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W</w:t>
                        </w:r>
                        <w:r>
                          <w:rPr>
                            <w:i/>
                            <w:spacing w:val="-3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superscript"/>
                          </w:rPr>
                          <w:t>2</w:t>
                        </w:r>
                        <w:r>
                          <w:rPr>
                            <w:i/>
                            <w:sz w:val="24"/>
                          </w:rPr>
                          <w:t>σ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  <w:spacing w:val="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24"/>
                          </w:rPr>
                          <w:t>+</w:t>
                        </w:r>
                      </w:p>
                    </w:txbxContent>
                  </v:textbox>
                </v:shape>
                <v:shape id="Textbox 15" o:spid="_x0000_s1036" type="#_x0000_t202" style="position:absolute;left:8437;top:3224;width:2476;height:12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" filled="f" stroked="f">
                  <v:textbox inset="0,0,0,0">
                    <w:txbxContent>
                      <w:p w14:paraId="7202B1C5" w14:textId="77777777" w:rsidR="006131AD" w:rsidRDefault="00000000">
                        <w:pPr>
                          <w:tabs>
                            <w:tab w:val="left" w:pos="280"/>
                          </w:tabs>
                          <w:spacing w:line="174" w:lineRule="exact"/>
                          <w:ind w:left="20"/>
                          <w:rPr>
                            <w:rFonts w:ascii="Times New Roman"/>
                            <w:i/>
                            <w:sz w:val="16"/>
                          </w:rPr>
                        </w:pPr>
                        <w:r>
                          <w:rPr>
                            <w:rFonts w:ascii="Times New Roman"/>
                            <w:i/>
                            <w:spacing w:val="-10"/>
                            <w:w w:val="130"/>
                            <w:sz w:val="16"/>
                          </w:rPr>
                          <w:t>i</w:t>
                        </w:r>
                        <w:r>
                          <w:rPr>
                            <w:rFonts w:ascii="Times New Roman"/>
                            <w:i/>
                            <w:sz w:val="16"/>
                          </w:rPr>
                          <w:tab/>
                        </w:r>
                        <w:r>
                          <w:rPr>
                            <w:rFonts w:ascii="Times New Roman"/>
                            <w:i/>
                            <w:spacing w:val="-10"/>
                            <w:w w:val="130"/>
                            <w:sz w:val="16"/>
                          </w:rPr>
                          <w:t>i</w:t>
                        </w:r>
                      </w:p>
                    </w:txbxContent>
                  </v:textbox>
                </v:shape>
                <v:shape id="Textbox 16" o:spid="_x0000_s1037" type="#_x0000_t202" style="position:absolute;left:17468;top:2469;width:8795;height:18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" filled="f" stroked="f">
                  <v:textbox inset="0,0,0,0">
                    <w:txbxContent>
                      <w:p w14:paraId="556D2C0B" w14:textId="77777777" w:rsidR="006131AD" w:rsidRDefault="00000000">
                        <w:pPr>
                          <w:spacing w:line="270" w:lineRule="exact"/>
                          <w:ind w:left="20"/>
                          <w:rPr>
                            <w:rFonts w:ascii="Times New Roman" w:hAnsi="Times New Roman"/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pacing w:val="-2"/>
                            <w:w w:val="110"/>
                            <w:position w:val="4"/>
                            <w:sz w:val="24"/>
                          </w:rPr>
                          <w:t>W</w:t>
                        </w:r>
                        <w:r>
                          <w:rPr>
                            <w:rFonts w:ascii="Times New Roman" w:hAnsi="Times New Roman"/>
                            <w:i/>
                            <w:spacing w:val="-2"/>
                            <w:w w:val="110"/>
                            <w:sz w:val="16"/>
                          </w:rPr>
                          <w:t>i</w:t>
                        </w:r>
                        <w:r>
                          <w:rPr>
                            <w:i/>
                            <w:spacing w:val="-2"/>
                            <w:w w:val="110"/>
                            <w:position w:val="4"/>
                            <w:sz w:val="24"/>
                          </w:rPr>
                          <w:t>W</w:t>
                        </w:r>
                        <w:r>
                          <w:rPr>
                            <w:rFonts w:ascii="Times New Roman" w:hAnsi="Times New Roman"/>
                            <w:i/>
                            <w:spacing w:val="-2"/>
                            <w:w w:val="110"/>
                            <w:sz w:val="16"/>
                          </w:rPr>
                          <w:t>j</w:t>
                        </w:r>
                        <w:r>
                          <w:rPr>
                            <w:i/>
                            <w:spacing w:val="-2"/>
                            <w:w w:val="110"/>
                            <w:position w:val="4"/>
                            <w:sz w:val="24"/>
                          </w:rPr>
                          <w:t>ρ</w:t>
                        </w:r>
                        <w:r>
                          <w:rPr>
                            <w:rFonts w:ascii="Times New Roman" w:hAnsi="Times New Roman"/>
                            <w:i/>
                            <w:spacing w:val="-2"/>
                            <w:w w:val="110"/>
                            <w:sz w:val="16"/>
                          </w:rPr>
                          <w:t>i,j</w:t>
                        </w:r>
                        <w:r>
                          <w:rPr>
                            <w:i/>
                            <w:spacing w:val="-2"/>
                            <w:w w:val="110"/>
                            <w:position w:val="4"/>
                            <w:sz w:val="24"/>
                          </w:rPr>
                          <w:t>σ</w:t>
                        </w:r>
                        <w:r>
                          <w:rPr>
                            <w:rFonts w:ascii="Times New Roman" w:hAnsi="Times New Roman"/>
                            <w:i/>
                            <w:spacing w:val="-2"/>
                            <w:w w:val="110"/>
                            <w:sz w:val="16"/>
                          </w:rPr>
                          <w:t>i</w:t>
                        </w:r>
                        <w:r>
                          <w:rPr>
                            <w:i/>
                            <w:spacing w:val="-2"/>
                            <w:w w:val="110"/>
                            <w:position w:val="4"/>
                            <w:sz w:val="24"/>
                          </w:rPr>
                          <w:t>σ</w:t>
                        </w:r>
                        <w:r>
                          <w:rPr>
                            <w:rFonts w:ascii="Times New Roman" w:hAnsi="Times New Roman"/>
                            <w:i/>
                            <w:spacing w:val="-2"/>
                            <w:w w:val="110"/>
                            <w:sz w:val="16"/>
                          </w:rPr>
                          <w:t>j</w:t>
                        </w:r>
                      </w:p>
                    </w:txbxContent>
                  </v:textbox>
                </v:shape>
                <v:shape id="Textbox 17" o:spid="_x0000_s1038" type="#_x0000_t202" style="position:absolute;left:4814;top:4606;width:12623;height:12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" filled="f" stroked="f">
                  <v:textbox inset="0,0,0,0">
                    <w:txbxContent>
                      <w:p w14:paraId="19A36E35" w14:textId="77777777" w:rsidR="006131AD" w:rsidRDefault="00000000">
                        <w:pPr>
                          <w:tabs>
                            <w:tab w:val="left" w:pos="1277"/>
                          </w:tabs>
                          <w:spacing w:line="174" w:lineRule="exact"/>
                          <w:ind w:left="20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i/>
                            <w:spacing w:val="-5"/>
                            <w:w w:val="130"/>
                            <w:sz w:val="16"/>
                          </w:rPr>
                          <w:t>i</w:t>
                        </w:r>
                        <w:r>
                          <w:rPr>
                            <w:rFonts w:ascii="Times New Roman"/>
                            <w:spacing w:val="-5"/>
                            <w:w w:val="130"/>
                            <w:sz w:val="16"/>
                          </w:rPr>
                          <w:t>=1</w:t>
                        </w:r>
                        <w:r>
                          <w:rPr>
                            <w:rFonts w:ascii="Times New Roman"/>
                            <w:sz w:val="16"/>
                          </w:rPr>
                          <w:tab/>
                        </w:r>
                        <w:r>
                          <w:rPr>
                            <w:rFonts w:ascii="Times New Roman"/>
                            <w:i/>
                            <w:w w:val="130"/>
                            <w:sz w:val="16"/>
                          </w:rPr>
                          <w:t>i</w:t>
                        </w:r>
                        <w:r>
                          <w:rPr>
                            <w:rFonts w:ascii="Times New Roman"/>
                            <w:w w:val="130"/>
                            <w:sz w:val="16"/>
                          </w:rPr>
                          <w:t>=1</w:t>
                        </w:r>
                        <w:r>
                          <w:rPr>
                            <w:rFonts w:ascii="Times New Roman"/>
                            <w:spacing w:val="43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i/>
                            <w:spacing w:val="-5"/>
                            <w:w w:val="130"/>
                            <w:sz w:val="16"/>
                          </w:rPr>
                          <w:t>j</w:t>
                        </w:r>
                        <w:r>
                          <w:rPr>
                            <w:rFonts w:ascii="Times New Roman"/>
                            <w:spacing w:val="-5"/>
                            <w:w w:val="130"/>
                            <w:sz w:val="16"/>
                          </w:rPr>
                          <w:t>=1</w:t>
                        </w:r>
                      </w:p>
                    </w:txbxContent>
                  </v:textbox>
                </v:shape>
                <v:shape id="Textbox 18" o:spid="_x0000_s1039" type="#_x0000_t202" style="position:absolute;left:26052;width:2629;height:563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" filled="f" stroked="f">
                  <v:textbox inset="0,0,0,0">
                    <w:txbxContent>
                      <w:p w14:paraId="5D038F8E" w14:textId="77777777" w:rsidR="006131AD" w:rsidRDefault="00000000">
                        <w:pPr>
                          <w:spacing w:line="254" w:lineRule="exact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spacing w:val="-4"/>
                            <w:w w:val="120"/>
                            <w:position w:val="4"/>
                            <w:sz w:val="24"/>
                          </w:rPr>
                          <w:t>#</w:t>
                        </w:r>
                        <w:r>
                          <w:rPr>
                            <w:rFonts w:ascii="Times New Roman"/>
                            <w:spacing w:val="-4"/>
                            <w:w w:val="120"/>
                            <w:sz w:val="16"/>
                          </w:rPr>
                          <w:t>1</w:t>
                        </w:r>
                        <w:r>
                          <w:rPr>
                            <w:rFonts w:ascii="Times New Roman"/>
                            <w:i/>
                            <w:spacing w:val="-4"/>
                            <w:w w:val="120"/>
                            <w:sz w:val="16"/>
                          </w:rPr>
                          <w:t>/</w:t>
                        </w:r>
                        <w:r>
                          <w:rPr>
                            <w:rFonts w:ascii="Times New Roman"/>
                            <w:spacing w:val="-4"/>
                            <w:w w:val="120"/>
                            <w:sz w:val="16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166" w:name="_bookmark35"/>
      <w:bookmarkEnd w:id="166"/>
      <w:r>
        <w:rPr>
          <w:spacing w:val="-5"/>
          <w:w w:val="105"/>
        </w:rPr>
        <w:t>(1)</w:t>
      </w:r>
    </w:p>
    <w:p w14:paraId="4AE4F370" w14:textId="77777777" w:rsidR="006131AD" w:rsidRDefault="006131AD">
      <w:pPr>
        <w:pStyle w:val="Corpodetexto"/>
        <w:jc w:val="right"/>
        <w:sectPr w:rsidR="006131AD">
          <w:pgSz w:w="11910" w:h="16840"/>
          <w:pgMar w:top="1580" w:right="992" w:bottom="280" w:left="1559" w:header="1038" w:footer="0" w:gutter="0"/>
          <w:cols w:space="720"/>
        </w:sectPr>
      </w:pPr>
    </w:p>
    <w:p w14:paraId="4C5BF2E4" w14:textId="77777777" w:rsidR="006131AD" w:rsidRDefault="00000000">
      <w:pPr>
        <w:pStyle w:val="Ttulo2"/>
        <w:numPr>
          <w:ilvl w:val="2"/>
          <w:numId w:val="1"/>
        </w:numPr>
        <w:tabs>
          <w:tab w:val="left" w:pos="872"/>
        </w:tabs>
        <w:spacing w:before="135"/>
        <w:ind w:left="872" w:hanging="732"/>
      </w:pPr>
      <w:bookmarkStart w:id="167" w:name="Diversificação_e_fronteira_eficiente"/>
      <w:bookmarkStart w:id="168" w:name="_bookmark36"/>
      <w:bookmarkStart w:id="169" w:name="_bookmark37"/>
      <w:bookmarkEnd w:id="167"/>
      <w:bookmarkEnd w:id="168"/>
      <w:bookmarkEnd w:id="169"/>
      <w:r>
        <w:lastRenderedPageBreak/>
        <w:t>Diversificação</w:t>
      </w:r>
      <w:r>
        <w:rPr>
          <w:spacing w:val="24"/>
        </w:rPr>
        <w:t xml:space="preserve"> </w:t>
      </w:r>
      <w:r>
        <w:t>e</w:t>
      </w:r>
      <w:r>
        <w:rPr>
          <w:spacing w:val="24"/>
        </w:rPr>
        <w:t xml:space="preserve"> </w:t>
      </w:r>
      <w:r>
        <w:t>fronteira</w:t>
      </w:r>
      <w:r>
        <w:rPr>
          <w:spacing w:val="24"/>
        </w:rPr>
        <w:t xml:space="preserve"> </w:t>
      </w:r>
      <w:r>
        <w:rPr>
          <w:spacing w:val="-2"/>
        </w:rPr>
        <w:t>eficiente</w:t>
      </w:r>
    </w:p>
    <w:p w14:paraId="7E82018C" w14:textId="77777777" w:rsidR="006131AD" w:rsidRDefault="006131AD">
      <w:pPr>
        <w:pStyle w:val="Corpodetexto"/>
        <w:spacing w:before="7"/>
        <w:rPr>
          <w:b/>
        </w:rPr>
      </w:pPr>
    </w:p>
    <w:p w14:paraId="5C824734" w14:textId="77777777" w:rsidR="006131AD" w:rsidRDefault="00000000">
      <w:pPr>
        <w:pStyle w:val="Corpodetexto"/>
        <w:spacing w:line="340" w:lineRule="auto"/>
        <w:ind w:left="140" w:right="102" w:firstLine="708"/>
        <w:jc w:val="both"/>
      </w:pPr>
      <w:r>
        <w:rPr>
          <w:w w:val="105"/>
        </w:rPr>
        <w:t>O</w:t>
      </w:r>
      <w:r>
        <w:rPr>
          <w:spacing w:val="-12"/>
          <w:w w:val="105"/>
        </w:rPr>
        <w:t xml:space="preserve"> </w:t>
      </w:r>
      <w:r>
        <w:rPr>
          <w:w w:val="105"/>
        </w:rPr>
        <w:t>propósito</w:t>
      </w:r>
      <w:r>
        <w:rPr>
          <w:spacing w:val="-12"/>
          <w:w w:val="105"/>
        </w:rPr>
        <w:t xml:space="preserve"> </w:t>
      </w:r>
      <w:r>
        <w:rPr>
          <w:w w:val="105"/>
        </w:rPr>
        <w:t>central</w:t>
      </w:r>
      <w:r>
        <w:rPr>
          <w:spacing w:val="-12"/>
          <w:w w:val="105"/>
        </w:rPr>
        <w:t xml:space="preserve"> </w:t>
      </w:r>
      <w:r>
        <w:rPr>
          <w:w w:val="105"/>
        </w:rPr>
        <w:t>da</w:t>
      </w:r>
      <w:r>
        <w:rPr>
          <w:spacing w:val="-12"/>
          <w:w w:val="105"/>
        </w:rPr>
        <w:t xml:space="preserve"> </w:t>
      </w:r>
      <w:r>
        <w:rPr>
          <w:w w:val="105"/>
        </w:rPr>
        <w:t>diversificação</w:t>
      </w:r>
      <w:r>
        <w:rPr>
          <w:spacing w:val="-12"/>
          <w:w w:val="105"/>
        </w:rPr>
        <w:t xml:space="preserve"> </w:t>
      </w:r>
      <w:r>
        <w:rPr>
          <w:w w:val="105"/>
        </w:rPr>
        <w:t>de</w:t>
      </w:r>
      <w:r>
        <w:rPr>
          <w:spacing w:val="-12"/>
          <w:w w:val="105"/>
        </w:rPr>
        <w:t xml:space="preserve"> </w:t>
      </w:r>
      <w:r>
        <w:rPr>
          <w:w w:val="105"/>
        </w:rPr>
        <w:t>portfólios</w:t>
      </w:r>
      <w:r>
        <w:rPr>
          <w:spacing w:val="-12"/>
          <w:w w:val="105"/>
        </w:rPr>
        <w:t xml:space="preserve"> </w:t>
      </w:r>
      <w:r>
        <w:rPr>
          <w:w w:val="105"/>
        </w:rPr>
        <w:t>consiste</w:t>
      </w:r>
      <w:r>
        <w:rPr>
          <w:spacing w:val="-12"/>
          <w:w w:val="105"/>
        </w:rPr>
        <w:t xml:space="preserve"> </w:t>
      </w:r>
      <w:r>
        <w:rPr>
          <w:w w:val="105"/>
        </w:rPr>
        <w:t>em</w:t>
      </w:r>
      <w:r>
        <w:rPr>
          <w:spacing w:val="-12"/>
          <w:w w:val="105"/>
        </w:rPr>
        <w:t xml:space="preserve"> </w:t>
      </w:r>
      <w:r>
        <w:rPr>
          <w:w w:val="105"/>
        </w:rPr>
        <w:t>estruturar</w:t>
      </w:r>
      <w:r>
        <w:rPr>
          <w:spacing w:val="-12"/>
          <w:w w:val="105"/>
        </w:rPr>
        <w:t xml:space="preserve"> </w:t>
      </w:r>
      <w:r>
        <w:rPr>
          <w:w w:val="105"/>
        </w:rPr>
        <w:t>uma</w:t>
      </w:r>
      <w:r>
        <w:rPr>
          <w:spacing w:val="-12"/>
          <w:w w:val="105"/>
        </w:rPr>
        <w:t xml:space="preserve"> </w:t>
      </w:r>
      <w:r>
        <w:rPr>
          <w:w w:val="105"/>
        </w:rPr>
        <w:t>com-binação</w:t>
      </w:r>
      <w:r>
        <w:rPr>
          <w:spacing w:val="-5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ativos</w:t>
      </w:r>
      <w:r>
        <w:rPr>
          <w:spacing w:val="-5"/>
          <w:w w:val="105"/>
        </w:rPr>
        <w:t xml:space="preserve"> </w:t>
      </w:r>
      <w:r>
        <w:rPr>
          <w:w w:val="105"/>
        </w:rPr>
        <w:t>que</w:t>
      </w:r>
      <w:r>
        <w:rPr>
          <w:spacing w:val="-5"/>
          <w:w w:val="105"/>
        </w:rPr>
        <w:t xml:space="preserve"> </w:t>
      </w:r>
      <w:r>
        <w:rPr>
          <w:w w:val="105"/>
        </w:rPr>
        <w:t>apresentem</w:t>
      </w:r>
      <w:r>
        <w:rPr>
          <w:spacing w:val="-5"/>
          <w:w w:val="105"/>
        </w:rPr>
        <w:t xml:space="preserve"> </w:t>
      </w:r>
      <w:r>
        <w:rPr>
          <w:w w:val="105"/>
        </w:rPr>
        <w:t>correlação</w:t>
      </w:r>
      <w:r>
        <w:rPr>
          <w:spacing w:val="-5"/>
          <w:w w:val="105"/>
        </w:rPr>
        <w:t xml:space="preserve"> </w:t>
      </w:r>
      <w:r>
        <w:rPr>
          <w:w w:val="105"/>
        </w:rPr>
        <w:t>nula</w:t>
      </w:r>
      <w:r>
        <w:rPr>
          <w:spacing w:val="-5"/>
          <w:w w:val="105"/>
        </w:rPr>
        <w:t xml:space="preserve"> </w:t>
      </w:r>
      <w:r>
        <w:rPr>
          <w:w w:val="105"/>
        </w:rPr>
        <w:t>ou</w:t>
      </w:r>
      <w:r>
        <w:rPr>
          <w:spacing w:val="-5"/>
          <w:w w:val="105"/>
        </w:rPr>
        <w:t xml:space="preserve"> </w:t>
      </w:r>
      <w:r>
        <w:rPr>
          <w:w w:val="105"/>
        </w:rPr>
        <w:t>moderada</w:t>
      </w:r>
      <w:r>
        <w:rPr>
          <w:spacing w:val="-5"/>
          <w:w w:val="105"/>
        </w:rPr>
        <w:t xml:space="preserve"> </w:t>
      </w:r>
      <w:r>
        <w:rPr>
          <w:w w:val="105"/>
        </w:rPr>
        <w:t>entre</w:t>
      </w:r>
      <w:r>
        <w:rPr>
          <w:spacing w:val="-5"/>
          <w:w w:val="105"/>
        </w:rPr>
        <w:t xml:space="preserve"> </w:t>
      </w:r>
      <w:r>
        <w:rPr>
          <w:w w:val="105"/>
        </w:rPr>
        <w:t>si,</w:t>
      </w:r>
      <w:r>
        <w:rPr>
          <w:spacing w:val="-4"/>
          <w:w w:val="105"/>
        </w:rPr>
        <w:t xml:space="preserve"> </w:t>
      </w:r>
      <w:r>
        <w:rPr>
          <w:w w:val="105"/>
        </w:rPr>
        <w:t>para</w:t>
      </w:r>
      <w:r>
        <w:rPr>
          <w:spacing w:val="-5"/>
          <w:w w:val="105"/>
        </w:rPr>
        <w:t xml:space="preserve"> </w:t>
      </w:r>
      <w:r>
        <w:rPr>
          <w:w w:val="105"/>
        </w:rPr>
        <w:t>maximizar os</w:t>
      </w:r>
      <w:r>
        <w:rPr>
          <w:spacing w:val="-13"/>
          <w:w w:val="105"/>
        </w:rPr>
        <w:t xml:space="preserve"> </w:t>
      </w:r>
      <w:r>
        <w:rPr>
          <w:w w:val="105"/>
        </w:rPr>
        <w:t>retornos</w:t>
      </w:r>
      <w:r>
        <w:rPr>
          <w:spacing w:val="-12"/>
          <w:w w:val="105"/>
        </w:rPr>
        <w:t xml:space="preserve"> </w:t>
      </w:r>
      <w:r>
        <w:rPr>
          <w:w w:val="105"/>
        </w:rPr>
        <w:t>ajustados</w:t>
      </w:r>
      <w:r>
        <w:rPr>
          <w:spacing w:val="-12"/>
          <w:w w:val="105"/>
        </w:rPr>
        <w:t xml:space="preserve"> </w:t>
      </w:r>
      <w:r>
        <w:rPr>
          <w:w w:val="105"/>
        </w:rPr>
        <w:t>ao</w:t>
      </w:r>
      <w:r>
        <w:rPr>
          <w:spacing w:val="-13"/>
          <w:w w:val="105"/>
        </w:rPr>
        <w:t xml:space="preserve"> </w:t>
      </w:r>
      <w:r>
        <w:rPr>
          <w:w w:val="105"/>
        </w:rPr>
        <w:t>risco</w:t>
      </w:r>
      <w:r>
        <w:rPr>
          <w:spacing w:val="-13"/>
          <w:w w:val="105"/>
        </w:rPr>
        <w:t xml:space="preserve"> </w:t>
      </w:r>
      <w:r>
        <w:rPr>
          <w:w w:val="105"/>
        </w:rPr>
        <w:t>do</w:t>
      </w:r>
      <w:r>
        <w:rPr>
          <w:spacing w:val="-12"/>
          <w:w w:val="105"/>
        </w:rPr>
        <w:t xml:space="preserve"> </w:t>
      </w:r>
      <w:r>
        <w:rPr>
          <w:w w:val="105"/>
        </w:rPr>
        <w:t>investimento</w:t>
      </w:r>
      <w:r>
        <w:rPr>
          <w:spacing w:val="-13"/>
          <w:w w:val="105"/>
        </w:rPr>
        <w:t xml:space="preserve"> </w:t>
      </w:r>
      <w:r>
        <w:rPr>
          <w:w w:val="105"/>
        </w:rPr>
        <w:t>(</w:t>
      </w:r>
      <w:hyperlink w:anchor="_bookmark67" w:history="1">
        <w:r>
          <w:rPr>
            <w:w w:val="105"/>
          </w:rPr>
          <w:t>BAKRY</w:t>
        </w:r>
        <w:r>
          <w:rPr>
            <w:spacing w:val="-13"/>
            <w:w w:val="105"/>
          </w:rPr>
          <w:t xml:space="preserve"> </w:t>
        </w:r>
        <w:r>
          <w:rPr>
            <w:w w:val="105"/>
          </w:rPr>
          <w:t>et</w:t>
        </w:r>
        <w:r>
          <w:rPr>
            <w:spacing w:val="-13"/>
            <w:w w:val="105"/>
          </w:rPr>
          <w:t xml:space="preserve"> </w:t>
        </w:r>
        <w:r>
          <w:rPr>
            <w:w w:val="105"/>
          </w:rPr>
          <w:t>al.</w:t>
        </w:r>
      </w:hyperlink>
      <w:r>
        <w:rPr>
          <w:w w:val="105"/>
        </w:rPr>
        <w:t>,</w:t>
      </w:r>
      <w:r>
        <w:rPr>
          <w:spacing w:val="-12"/>
          <w:w w:val="105"/>
        </w:rPr>
        <w:t xml:space="preserve"> </w:t>
      </w:r>
      <w:hyperlink w:anchor="_bookmark67" w:history="1">
        <w:r>
          <w:rPr>
            <w:w w:val="105"/>
          </w:rPr>
          <w:t>2021</w:t>
        </w:r>
      </w:hyperlink>
      <w:r>
        <w:rPr>
          <w:w w:val="105"/>
        </w:rPr>
        <w:t>).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diversificação</w:t>
      </w:r>
      <w:r>
        <w:rPr>
          <w:spacing w:val="-12"/>
          <w:w w:val="105"/>
        </w:rPr>
        <w:t xml:space="preserve"> </w:t>
      </w:r>
      <w:r>
        <w:rPr>
          <w:w w:val="105"/>
        </w:rPr>
        <w:t>atua não</w:t>
      </w:r>
      <w:r>
        <w:rPr>
          <w:spacing w:val="-12"/>
          <w:w w:val="105"/>
        </w:rPr>
        <w:t xml:space="preserve"> </w:t>
      </w:r>
      <w:r>
        <w:rPr>
          <w:w w:val="105"/>
        </w:rPr>
        <w:t>apenas</w:t>
      </w:r>
      <w:r>
        <w:rPr>
          <w:spacing w:val="-12"/>
          <w:w w:val="105"/>
        </w:rPr>
        <w:t xml:space="preserve"> </w:t>
      </w:r>
      <w:r>
        <w:rPr>
          <w:w w:val="105"/>
        </w:rPr>
        <w:t>como</w:t>
      </w:r>
      <w:r>
        <w:rPr>
          <w:spacing w:val="-12"/>
          <w:w w:val="105"/>
        </w:rPr>
        <w:t xml:space="preserve"> </w:t>
      </w:r>
      <w:r>
        <w:rPr>
          <w:w w:val="105"/>
        </w:rPr>
        <w:t>um</w:t>
      </w:r>
      <w:r>
        <w:rPr>
          <w:spacing w:val="-12"/>
          <w:w w:val="105"/>
        </w:rPr>
        <w:t xml:space="preserve"> </w:t>
      </w:r>
      <w:r>
        <w:rPr>
          <w:w w:val="105"/>
        </w:rPr>
        <w:t>mecanismo</w:t>
      </w:r>
      <w:r>
        <w:rPr>
          <w:spacing w:val="-12"/>
          <w:w w:val="105"/>
        </w:rPr>
        <w:t xml:space="preserve"> </w:t>
      </w:r>
      <w:r>
        <w:rPr>
          <w:w w:val="105"/>
        </w:rPr>
        <w:t>de</w:t>
      </w:r>
      <w:r>
        <w:rPr>
          <w:spacing w:val="-12"/>
          <w:w w:val="105"/>
        </w:rPr>
        <w:t xml:space="preserve"> </w:t>
      </w:r>
      <w:r>
        <w:rPr>
          <w:w w:val="105"/>
        </w:rPr>
        <w:t>mitigação</w:t>
      </w:r>
      <w:r>
        <w:rPr>
          <w:spacing w:val="-12"/>
          <w:w w:val="105"/>
        </w:rPr>
        <w:t xml:space="preserve"> </w:t>
      </w:r>
      <w:r>
        <w:rPr>
          <w:w w:val="105"/>
        </w:rPr>
        <w:t>da</w:t>
      </w:r>
      <w:r>
        <w:rPr>
          <w:spacing w:val="-12"/>
          <w:w w:val="105"/>
        </w:rPr>
        <w:t xml:space="preserve"> </w:t>
      </w:r>
      <w:r>
        <w:rPr>
          <w:w w:val="105"/>
        </w:rPr>
        <w:t>exposição</w:t>
      </w:r>
      <w:r>
        <w:rPr>
          <w:spacing w:val="-12"/>
          <w:w w:val="105"/>
        </w:rPr>
        <w:t xml:space="preserve"> </w:t>
      </w:r>
      <w:r>
        <w:rPr>
          <w:w w:val="105"/>
        </w:rPr>
        <w:t>ao</w:t>
      </w:r>
      <w:r>
        <w:rPr>
          <w:spacing w:val="-12"/>
          <w:w w:val="105"/>
        </w:rPr>
        <w:t xml:space="preserve"> </w:t>
      </w:r>
      <w:r>
        <w:rPr>
          <w:w w:val="105"/>
        </w:rPr>
        <w:t>risco,</w:t>
      </w:r>
      <w:r>
        <w:rPr>
          <w:spacing w:val="-12"/>
          <w:w w:val="105"/>
        </w:rPr>
        <w:t xml:space="preserve"> </w:t>
      </w:r>
      <w:r>
        <w:rPr>
          <w:w w:val="105"/>
        </w:rPr>
        <w:t>mas</w:t>
      </w:r>
      <w:r>
        <w:rPr>
          <w:spacing w:val="-12"/>
          <w:w w:val="105"/>
        </w:rPr>
        <w:t xml:space="preserve"> </w:t>
      </w:r>
      <w:r>
        <w:rPr>
          <w:w w:val="105"/>
        </w:rPr>
        <w:t>também</w:t>
      </w:r>
      <w:r>
        <w:rPr>
          <w:spacing w:val="-12"/>
          <w:w w:val="105"/>
        </w:rPr>
        <w:t xml:space="preserve"> </w:t>
      </w:r>
      <w:r>
        <w:rPr>
          <w:w w:val="105"/>
        </w:rPr>
        <w:t>como um</w:t>
      </w:r>
      <w:r>
        <w:rPr>
          <w:spacing w:val="-1"/>
          <w:w w:val="105"/>
        </w:rPr>
        <w:t xml:space="preserve"> </w:t>
      </w:r>
      <w:r>
        <w:rPr>
          <w:w w:val="105"/>
        </w:rPr>
        <w:t>impulsionador</w:t>
      </w:r>
      <w:r>
        <w:rPr>
          <w:spacing w:val="-1"/>
          <w:w w:val="105"/>
        </w:rPr>
        <w:t xml:space="preserve"> </w:t>
      </w:r>
      <w:r>
        <w:rPr>
          <w:w w:val="105"/>
        </w:rPr>
        <w:t>para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obtenção</w:t>
      </w:r>
      <w:r>
        <w:rPr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spacing w:val="-1"/>
          <w:w w:val="105"/>
        </w:rPr>
        <w:t xml:space="preserve"> </w:t>
      </w:r>
      <w:r>
        <w:rPr>
          <w:w w:val="105"/>
        </w:rPr>
        <w:t>rentabilidade</w:t>
      </w:r>
      <w:r>
        <w:rPr>
          <w:spacing w:val="-1"/>
          <w:w w:val="105"/>
        </w:rPr>
        <w:t xml:space="preserve"> </w:t>
      </w:r>
      <w:r>
        <w:rPr>
          <w:w w:val="105"/>
        </w:rPr>
        <w:t>superior</w:t>
      </w:r>
      <w:r>
        <w:rPr>
          <w:spacing w:val="-1"/>
          <w:w w:val="105"/>
        </w:rPr>
        <w:t xml:space="preserve"> </w:t>
      </w:r>
      <w:r>
        <w:rPr>
          <w:w w:val="105"/>
        </w:rPr>
        <w:t>(</w:t>
      </w:r>
      <w:hyperlink w:anchor="_bookmark92" w:history="1">
        <w:r>
          <w:rPr>
            <w:w w:val="105"/>
          </w:rPr>
          <w:t>JELESKOVIC</w:t>
        </w:r>
        <w:r>
          <w:rPr>
            <w:spacing w:val="-1"/>
            <w:w w:val="105"/>
          </w:rPr>
          <w:t xml:space="preserve"> </w:t>
        </w:r>
        <w:r>
          <w:rPr>
            <w:w w:val="105"/>
          </w:rPr>
          <w:t>et</w:t>
        </w:r>
        <w:r>
          <w:rPr>
            <w:spacing w:val="-1"/>
            <w:w w:val="105"/>
          </w:rPr>
          <w:t xml:space="preserve"> </w:t>
        </w:r>
        <w:r>
          <w:rPr>
            <w:w w:val="105"/>
          </w:rPr>
          <w:t>al.</w:t>
        </w:r>
      </w:hyperlink>
      <w:r>
        <w:rPr>
          <w:w w:val="105"/>
        </w:rPr>
        <w:t>,</w:t>
      </w:r>
      <w:r>
        <w:rPr>
          <w:spacing w:val="-1"/>
          <w:w w:val="105"/>
        </w:rPr>
        <w:t xml:space="preserve"> </w:t>
      </w:r>
      <w:hyperlink w:anchor="_bookmark92" w:history="1">
        <w:r>
          <w:rPr>
            <w:w w:val="105"/>
          </w:rPr>
          <w:t>2024</w:t>
        </w:r>
      </w:hyperlink>
      <w:r>
        <w:rPr>
          <w:w w:val="105"/>
        </w:rPr>
        <w:t>). Essa estratégia demonstra eficácia empírica mesmo quando incorpora classes de ativos caracterizadas</w:t>
      </w:r>
      <w:r>
        <w:rPr>
          <w:spacing w:val="-2"/>
          <w:w w:val="105"/>
        </w:rPr>
        <w:t xml:space="preserve"> </w:t>
      </w:r>
      <w:r>
        <w:rPr>
          <w:w w:val="105"/>
        </w:rPr>
        <w:t>por</w:t>
      </w:r>
      <w:r>
        <w:rPr>
          <w:spacing w:val="-2"/>
          <w:w w:val="105"/>
        </w:rPr>
        <w:t xml:space="preserve"> </w:t>
      </w:r>
      <w:r>
        <w:rPr>
          <w:w w:val="105"/>
        </w:rPr>
        <w:t>elevada</w:t>
      </w:r>
      <w:r>
        <w:rPr>
          <w:spacing w:val="-2"/>
          <w:w w:val="105"/>
        </w:rPr>
        <w:t xml:space="preserve"> </w:t>
      </w:r>
      <w:r>
        <w:rPr>
          <w:w w:val="105"/>
        </w:rPr>
        <w:t>volatilidade</w:t>
      </w:r>
      <w:r>
        <w:rPr>
          <w:spacing w:val="-2"/>
          <w:w w:val="105"/>
        </w:rPr>
        <w:t xml:space="preserve"> </w:t>
      </w:r>
      <w:r>
        <w:rPr>
          <w:w w:val="105"/>
        </w:rPr>
        <w:t>na</w:t>
      </w:r>
      <w:r>
        <w:rPr>
          <w:spacing w:val="-2"/>
          <w:w w:val="105"/>
        </w:rPr>
        <w:t xml:space="preserve"> </w:t>
      </w:r>
      <w:r>
        <w:rPr>
          <w:w w:val="105"/>
        </w:rPr>
        <w:t>composição</w:t>
      </w:r>
      <w:r>
        <w:rPr>
          <w:spacing w:val="-2"/>
          <w:w w:val="105"/>
        </w:rPr>
        <w:t xml:space="preserve"> </w:t>
      </w:r>
      <w:r>
        <w:rPr>
          <w:w w:val="105"/>
        </w:rPr>
        <w:t>da</w:t>
      </w:r>
      <w:r>
        <w:rPr>
          <w:spacing w:val="-2"/>
          <w:w w:val="105"/>
        </w:rPr>
        <w:t xml:space="preserve"> </w:t>
      </w:r>
      <w:r>
        <w:rPr>
          <w:w w:val="105"/>
        </w:rPr>
        <w:t>carteira</w:t>
      </w:r>
      <w:r>
        <w:rPr>
          <w:spacing w:val="-2"/>
          <w:w w:val="105"/>
        </w:rPr>
        <w:t xml:space="preserve"> </w:t>
      </w:r>
      <w:r>
        <w:rPr>
          <w:w w:val="105"/>
        </w:rPr>
        <w:t>(</w:t>
      </w:r>
      <w:hyperlink w:anchor="_bookmark67" w:history="1">
        <w:r>
          <w:rPr>
            <w:w w:val="105"/>
          </w:rPr>
          <w:t>BAKRY</w:t>
        </w:r>
        <w:r>
          <w:rPr>
            <w:spacing w:val="-2"/>
            <w:w w:val="105"/>
          </w:rPr>
          <w:t xml:space="preserve"> </w:t>
        </w:r>
        <w:r>
          <w:rPr>
            <w:w w:val="105"/>
          </w:rPr>
          <w:t>et</w:t>
        </w:r>
        <w:r>
          <w:rPr>
            <w:spacing w:val="-2"/>
            <w:w w:val="105"/>
          </w:rPr>
          <w:t xml:space="preserve"> </w:t>
        </w:r>
        <w:r>
          <w:rPr>
            <w:w w:val="105"/>
          </w:rPr>
          <w:t>al.</w:t>
        </w:r>
      </w:hyperlink>
      <w:r>
        <w:rPr>
          <w:w w:val="105"/>
        </w:rPr>
        <w:t>,</w:t>
      </w:r>
      <w:r>
        <w:rPr>
          <w:spacing w:val="-2"/>
          <w:w w:val="105"/>
        </w:rPr>
        <w:t xml:space="preserve"> </w:t>
      </w:r>
      <w:hyperlink w:anchor="_bookmark67" w:history="1">
        <w:r>
          <w:rPr>
            <w:w w:val="105"/>
          </w:rPr>
          <w:t>2021</w:t>
        </w:r>
      </w:hyperlink>
      <w:r>
        <w:rPr>
          <w:w w:val="105"/>
        </w:rPr>
        <w:t>).</w:t>
      </w:r>
    </w:p>
    <w:p w14:paraId="0CF26C96" w14:textId="77777777" w:rsidR="006131AD" w:rsidRDefault="00000000">
      <w:pPr>
        <w:pStyle w:val="Corpodetexto"/>
        <w:spacing w:line="340" w:lineRule="auto"/>
        <w:ind w:left="140" w:right="108" w:firstLine="708"/>
        <w:jc w:val="both"/>
      </w:pPr>
      <w:r>
        <w:t>Sob a ótica do modelo de média-variância (MV), a formulação matemática configura-se como um problema de otimização multiobjetivo, cujo resultado é um conjunto de soluções ótimas denominado fronteira eficiente de investimentos (</w:t>
      </w:r>
      <w:hyperlink w:anchor="_bookmark105" w:history="1">
        <w:r>
          <w:t>PAIVA et al.</w:t>
        </w:r>
      </w:hyperlink>
      <w:r>
        <w:t xml:space="preserve">, </w:t>
      </w:r>
      <w:hyperlink w:anchor="_bookmark105" w:history="1">
        <w:r>
          <w:t>2019</w:t>
        </w:r>
      </w:hyperlink>
      <w:r>
        <w:t>). Essa fronteira delimita a carteira de ativos capaz de alcançar o patamar máximo de retorno esperado para um dado limite mínimo de risco estabelecido, indicando as estratégias de alocação mais eficientes</w:t>
      </w:r>
      <w:r>
        <w:rPr>
          <w:spacing w:val="30"/>
        </w:rPr>
        <w:t xml:space="preserve"> </w:t>
      </w:r>
      <w:r>
        <w:t>para</w:t>
      </w:r>
      <w:r>
        <w:rPr>
          <w:spacing w:val="30"/>
        </w:rPr>
        <w:t xml:space="preserve"> </w:t>
      </w:r>
      <w:r>
        <w:t>qualquer</w:t>
      </w:r>
      <w:r>
        <w:rPr>
          <w:spacing w:val="30"/>
        </w:rPr>
        <w:t xml:space="preserve"> </w:t>
      </w:r>
      <w:r>
        <w:t>nível</w:t>
      </w:r>
      <w:r>
        <w:rPr>
          <w:spacing w:val="30"/>
        </w:rPr>
        <w:t xml:space="preserve"> </w:t>
      </w:r>
      <w:r>
        <w:t>de</w:t>
      </w:r>
      <w:r>
        <w:rPr>
          <w:spacing w:val="30"/>
        </w:rPr>
        <w:t xml:space="preserve"> </w:t>
      </w:r>
      <w:r>
        <w:t>retorno</w:t>
      </w:r>
      <w:r>
        <w:rPr>
          <w:spacing w:val="30"/>
        </w:rPr>
        <w:t xml:space="preserve"> </w:t>
      </w:r>
      <w:r>
        <w:t>desejado</w:t>
      </w:r>
      <w:r>
        <w:rPr>
          <w:spacing w:val="30"/>
        </w:rPr>
        <w:t xml:space="preserve"> </w:t>
      </w:r>
      <w:r>
        <w:t>pelo</w:t>
      </w:r>
      <w:r>
        <w:rPr>
          <w:spacing w:val="30"/>
        </w:rPr>
        <w:t xml:space="preserve"> </w:t>
      </w:r>
      <w:r>
        <w:t>investidor</w:t>
      </w:r>
      <w:r>
        <w:rPr>
          <w:spacing w:val="30"/>
        </w:rPr>
        <w:t xml:space="preserve"> </w:t>
      </w:r>
      <w:r>
        <w:t>(</w:t>
      </w:r>
      <w:hyperlink w:anchor="_bookmark105" w:history="1">
        <w:r>
          <w:t>PAIVA</w:t>
        </w:r>
        <w:r>
          <w:rPr>
            <w:spacing w:val="30"/>
          </w:rPr>
          <w:t xml:space="preserve"> </w:t>
        </w:r>
        <w:r>
          <w:t>et</w:t>
        </w:r>
        <w:r>
          <w:rPr>
            <w:spacing w:val="30"/>
          </w:rPr>
          <w:t xml:space="preserve"> </w:t>
        </w:r>
        <w:r>
          <w:t>al.</w:t>
        </w:r>
      </w:hyperlink>
      <w:r>
        <w:t>,</w:t>
      </w:r>
      <w:r>
        <w:rPr>
          <w:spacing w:val="30"/>
        </w:rPr>
        <w:t xml:space="preserve"> </w:t>
      </w:r>
      <w:hyperlink w:anchor="_bookmark105" w:history="1">
        <w:r>
          <w:t>2019</w:t>
        </w:r>
      </w:hyperlink>
      <w:r>
        <w:t>).</w:t>
      </w:r>
    </w:p>
    <w:p w14:paraId="4B3C7009" w14:textId="77777777" w:rsidR="006131AD" w:rsidRDefault="00000000">
      <w:pPr>
        <w:pStyle w:val="Corpodetexto"/>
        <w:spacing w:line="340" w:lineRule="auto"/>
        <w:ind w:left="140" w:right="108" w:firstLine="708"/>
        <w:jc w:val="both"/>
      </w:pPr>
      <w:r>
        <w:rPr>
          <w:w w:val="105"/>
        </w:rPr>
        <w:t>A otimização de carteiras é a técnica voltada à extração do benefício máximo derivado da alocação de recursos financeiros, respeitando estritamente o perfil de risco-</w:t>
      </w:r>
      <w:r>
        <w:t>retorno do investidor (</w:t>
      </w:r>
      <w:hyperlink w:anchor="_bookmark92" w:history="1">
        <w:r>
          <w:t>JELESKOVIC et al.</w:t>
        </w:r>
      </w:hyperlink>
      <w:r>
        <w:t xml:space="preserve">, </w:t>
      </w:r>
      <w:hyperlink w:anchor="_bookmark92" w:history="1">
        <w:r>
          <w:t>2024</w:t>
        </w:r>
      </w:hyperlink>
      <w:r>
        <w:t>). O procedimento requer o ajuste percentual do</w:t>
      </w:r>
      <w:r>
        <w:rPr>
          <w:spacing w:val="-1"/>
        </w:rPr>
        <w:t xml:space="preserve"> </w:t>
      </w:r>
      <w:r>
        <w:t>peso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cada</w:t>
      </w:r>
      <w:r>
        <w:rPr>
          <w:spacing w:val="-1"/>
        </w:rPr>
        <w:t xml:space="preserve"> </w:t>
      </w:r>
      <w:r>
        <w:t>ativo</w:t>
      </w:r>
      <w:r>
        <w:rPr>
          <w:spacing w:val="-1"/>
        </w:rPr>
        <w:t xml:space="preserve"> </w:t>
      </w:r>
      <w:r>
        <w:t>visando,</w:t>
      </w:r>
      <w:r>
        <w:rPr>
          <w:spacing w:val="-1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termos</w:t>
      </w:r>
      <w:r>
        <w:rPr>
          <w:spacing w:val="-1"/>
        </w:rPr>
        <w:t xml:space="preserve"> </w:t>
      </w:r>
      <w:r>
        <w:t>estatísticos,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minimização</w:t>
      </w:r>
      <w:r>
        <w:rPr>
          <w:spacing w:val="-1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variância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 xml:space="preserve">desvio </w:t>
      </w:r>
      <w:r>
        <w:rPr>
          <w:w w:val="105"/>
        </w:rPr>
        <w:t>padrão</w:t>
      </w:r>
      <w:r>
        <w:rPr>
          <w:spacing w:val="-9"/>
          <w:w w:val="105"/>
        </w:rPr>
        <w:t xml:space="preserve"> </w:t>
      </w:r>
      <w:r>
        <w:rPr>
          <w:w w:val="105"/>
        </w:rPr>
        <w:t>e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maximização</w:t>
      </w:r>
      <w:r>
        <w:rPr>
          <w:spacing w:val="-9"/>
          <w:w w:val="105"/>
        </w:rPr>
        <w:t xml:space="preserve"> </w:t>
      </w:r>
      <w:r>
        <w:rPr>
          <w:w w:val="105"/>
        </w:rPr>
        <w:t>da</w:t>
      </w:r>
      <w:r>
        <w:rPr>
          <w:spacing w:val="-9"/>
          <w:w w:val="105"/>
        </w:rPr>
        <w:t xml:space="preserve"> </w:t>
      </w:r>
      <w:r>
        <w:rPr>
          <w:w w:val="105"/>
        </w:rPr>
        <w:t>média</w:t>
      </w:r>
      <w:r>
        <w:rPr>
          <w:spacing w:val="-9"/>
          <w:w w:val="105"/>
        </w:rPr>
        <w:t xml:space="preserve"> </w:t>
      </w:r>
      <w:r>
        <w:rPr>
          <w:w w:val="105"/>
        </w:rPr>
        <w:t>dos</w:t>
      </w:r>
      <w:r>
        <w:rPr>
          <w:spacing w:val="-9"/>
          <w:w w:val="105"/>
        </w:rPr>
        <w:t xml:space="preserve"> </w:t>
      </w:r>
      <w:r>
        <w:rPr>
          <w:w w:val="105"/>
        </w:rPr>
        <w:t>retornos</w:t>
      </w:r>
      <w:r>
        <w:rPr>
          <w:spacing w:val="-9"/>
          <w:w w:val="105"/>
        </w:rPr>
        <w:t xml:space="preserve"> </w:t>
      </w:r>
      <w:r>
        <w:rPr>
          <w:w w:val="105"/>
        </w:rPr>
        <w:t>(</w:t>
      </w:r>
      <w:hyperlink w:anchor="_bookmark92" w:history="1">
        <w:r>
          <w:rPr>
            <w:w w:val="105"/>
          </w:rPr>
          <w:t>JELESKOVIC</w:t>
        </w:r>
        <w:r>
          <w:rPr>
            <w:spacing w:val="-9"/>
            <w:w w:val="105"/>
          </w:rPr>
          <w:t xml:space="preserve"> </w:t>
        </w:r>
        <w:r>
          <w:rPr>
            <w:w w:val="105"/>
          </w:rPr>
          <w:t>et</w:t>
        </w:r>
        <w:r>
          <w:rPr>
            <w:spacing w:val="-9"/>
            <w:w w:val="105"/>
          </w:rPr>
          <w:t xml:space="preserve"> </w:t>
        </w:r>
        <w:r>
          <w:rPr>
            <w:w w:val="105"/>
          </w:rPr>
          <w:t>al.</w:t>
        </w:r>
      </w:hyperlink>
      <w:r>
        <w:rPr>
          <w:w w:val="105"/>
        </w:rPr>
        <w:t>,</w:t>
      </w:r>
      <w:r>
        <w:rPr>
          <w:spacing w:val="-9"/>
          <w:w w:val="105"/>
        </w:rPr>
        <w:t xml:space="preserve"> </w:t>
      </w:r>
      <w:hyperlink w:anchor="_bookmark92" w:history="1">
        <w:r>
          <w:rPr>
            <w:w w:val="105"/>
          </w:rPr>
          <w:t>2024</w:t>
        </w:r>
      </w:hyperlink>
      <w:r>
        <w:rPr>
          <w:w w:val="105"/>
        </w:rPr>
        <w:t>).</w:t>
      </w:r>
      <w:r>
        <w:rPr>
          <w:spacing w:val="-9"/>
          <w:w w:val="105"/>
        </w:rPr>
        <w:t xml:space="preserve"> </w:t>
      </w:r>
      <w:r>
        <w:rPr>
          <w:w w:val="105"/>
        </w:rPr>
        <w:t>Profissionais de investimento exploram o potencial de diferentes ativos por meio de simulações e da aplicação de cenários de restrição sobre os pesos de alocação (</w:t>
      </w:r>
      <w:hyperlink w:anchor="_bookmark67" w:history="1">
        <w:r>
          <w:rPr>
            <w:w w:val="105"/>
          </w:rPr>
          <w:t>BAKRY et al.</w:t>
        </w:r>
      </w:hyperlink>
      <w:r>
        <w:rPr>
          <w:w w:val="105"/>
        </w:rPr>
        <w:t xml:space="preserve">, </w:t>
      </w:r>
      <w:hyperlink w:anchor="_bookmark67" w:history="1">
        <w:r>
          <w:rPr>
            <w:w w:val="105"/>
          </w:rPr>
          <w:t>2021</w:t>
        </w:r>
      </w:hyperlink>
      <w:r>
        <w:rPr>
          <w:w w:val="105"/>
        </w:rPr>
        <w:t>).</w:t>
      </w:r>
    </w:p>
    <w:p w14:paraId="68A2F64A" w14:textId="77777777" w:rsidR="006131AD" w:rsidRDefault="00000000">
      <w:pPr>
        <w:pStyle w:val="Corpodetexto"/>
        <w:spacing w:line="340" w:lineRule="auto"/>
        <w:ind w:left="132" w:right="102" w:firstLine="716"/>
        <w:jc w:val="both"/>
      </w:pPr>
      <w:r>
        <w:rPr>
          <w:w w:val="105"/>
        </w:rPr>
        <w:t>Do</w:t>
      </w:r>
      <w:r>
        <w:rPr>
          <w:spacing w:val="-3"/>
          <w:w w:val="105"/>
        </w:rPr>
        <w:t xml:space="preserve"> </w:t>
      </w:r>
      <w:r>
        <w:rPr>
          <w:w w:val="105"/>
        </w:rPr>
        <w:t>ponto</w:t>
      </w:r>
      <w:r>
        <w:rPr>
          <w:spacing w:val="-3"/>
          <w:w w:val="105"/>
        </w:rPr>
        <w:t xml:space="preserve"> </w:t>
      </w:r>
      <w:r>
        <w:rPr>
          <w:w w:val="105"/>
        </w:rPr>
        <w:t>de</w:t>
      </w:r>
      <w:r>
        <w:rPr>
          <w:spacing w:val="-3"/>
          <w:w w:val="105"/>
        </w:rPr>
        <w:t xml:space="preserve"> </w:t>
      </w:r>
      <w:r>
        <w:rPr>
          <w:w w:val="105"/>
        </w:rPr>
        <w:t>vista</w:t>
      </w:r>
      <w:r>
        <w:rPr>
          <w:spacing w:val="-3"/>
          <w:w w:val="105"/>
        </w:rPr>
        <w:t xml:space="preserve"> </w:t>
      </w:r>
      <w:r>
        <w:rPr>
          <w:w w:val="105"/>
        </w:rPr>
        <w:t>empírico,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determinação</w:t>
      </w:r>
      <w:r>
        <w:rPr>
          <w:spacing w:val="-3"/>
          <w:w w:val="105"/>
        </w:rPr>
        <w:t xml:space="preserve"> </w:t>
      </w:r>
      <w:r>
        <w:rPr>
          <w:w w:val="105"/>
        </w:rPr>
        <w:t>da</w:t>
      </w:r>
      <w:r>
        <w:rPr>
          <w:spacing w:val="-3"/>
          <w:w w:val="105"/>
        </w:rPr>
        <w:t xml:space="preserve"> </w:t>
      </w:r>
      <w:r>
        <w:rPr>
          <w:w w:val="105"/>
        </w:rPr>
        <w:t>ponderação</w:t>
      </w:r>
      <w:r>
        <w:rPr>
          <w:spacing w:val="-3"/>
          <w:w w:val="105"/>
        </w:rPr>
        <w:t xml:space="preserve"> </w:t>
      </w:r>
      <w:r>
        <w:rPr>
          <w:w w:val="105"/>
        </w:rPr>
        <w:t>ideal</w:t>
      </w:r>
      <w:r>
        <w:rPr>
          <w:spacing w:val="-3"/>
          <w:w w:val="105"/>
        </w:rPr>
        <w:t xml:space="preserve"> </w:t>
      </w:r>
      <w:r>
        <w:rPr>
          <w:w w:val="105"/>
        </w:rPr>
        <w:t>utiliza</w:t>
      </w:r>
      <w:r>
        <w:rPr>
          <w:spacing w:val="-3"/>
          <w:w w:val="105"/>
        </w:rPr>
        <w:t xml:space="preserve"> </w:t>
      </w:r>
      <w:r>
        <w:rPr>
          <w:w w:val="105"/>
        </w:rPr>
        <w:t>frequente-mente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maximização do</w:t>
      </w:r>
      <w:r>
        <w:rPr>
          <w:spacing w:val="-1"/>
          <w:w w:val="105"/>
        </w:rPr>
        <w:t xml:space="preserve"> </w:t>
      </w:r>
      <w:r>
        <w:rPr>
          <w:w w:val="105"/>
        </w:rPr>
        <w:t>Índice</w:t>
      </w:r>
      <w:r>
        <w:rPr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spacing w:val="-1"/>
          <w:w w:val="105"/>
        </w:rPr>
        <w:t xml:space="preserve"> </w:t>
      </w:r>
      <w:r>
        <w:rPr>
          <w:w w:val="105"/>
        </w:rPr>
        <w:t>Sharpe</w:t>
      </w:r>
      <w:r>
        <w:rPr>
          <w:spacing w:val="-1"/>
          <w:w w:val="105"/>
        </w:rPr>
        <w:t xml:space="preserve"> </w:t>
      </w:r>
      <w:r>
        <w:rPr>
          <w:w w:val="105"/>
        </w:rPr>
        <w:t>como</w:t>
      </w:r>
      <w:r>
        <w:rPr>
          <w:spacing w:val="-1"/>
          <w:w w:val="105"/>
        </w:rPr>
        <w:t xml:space="preserve"> </w:t>
      </w:r>
      <w:r>
        <w:rPr>
          <w:w w:val="105"/>
        </w:rPr>
        <w:t>objetivo</w:t>
      </w:r>
      <w:r>
        <w:rPr>
          <w:spacing w:val="-1"/>
          <w:w w:val="105"/>
        </w:rPr>
        <w:t xml:space="preserve"> </w:t>
      </w:r>
      <w:r>
        <w:rPr>
          <w:w w:val="105"/>
        </w:rPr>
        <w:t>principal,</w:t>
      </w:r>
      <w:r>
        <w:rPr>
          <w:spacing w:val="-1"/>
          <w:w w:val="105"/>
        </w:rPr>
        <w:t xml:space="preserve"> </w:t>
      </w:r>
      <w:r>
        <w:rPr>
          <w:w w:val="105"/>
        </w:rPr>
        <w:t>método</w:t>
      </w:r>
      <w:r>
        <w:rPr>
          <w:spacing w:val="-1"/>
          <w:w w:val="105"/>
        </w:rPr>
        <w:t xml:space="preserve"> </w:t>
      </w:r>
      <w:r>
        <w:rPr>
          <w:w w:val="105"/>
        </w:rPr>
        <w:t>que origina o que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literatura</w:t>
      </w:r>
      <w:r>
        <w:rPr>
          <w:spacing w:val="-8"/>
          <w:w w:val="105"/>
        </w:rPr>
        <w:t xml:space="preserve"> </w:t>
      </w:r>
      <w:r>
        <w:rPr>
          <w:w w:val="105"/>
        </w:rPr>
        <w:t>técnica</w:t>
      </w:r>
      <w:r>
        <w:rPr>
          <w:spacing w:val="-9"/>
          <w:w w:val="105"/>
        </w:rPr>
        <w:t xml:space="preserve"> </w:t>
      </w:r>
      <w:r>
        <w:rPr>
          <w:w w:val="105"/>
        </w:rPr>
        <w:t>denomina</w:t>
      </w:r>
      <w:r>
        <w:rPr>
          <w:spacing w:val="-8"/>
          <w:w w:val="105"/>
        </w:rPr>
        <w:t xml:space="preserve"> </w:t>
      </w:r>
      <w:r>
        <w:rPr>
          <w:w w:val="105"/>
        </w:rPr>
        <w:t>como</w:t>
      </w:r>
      <w:r>
        <w:rPr>
          <w:spacing w:val="-9"/>
          <w:w w:val="105"/>
        </w:rPr>
        <w:t xml:space="preserve"> </w:t>
      </w:r>
      <w:r>
        <w:rPr>
          <w:w w:val="105"/>
        </w:rPr>
        <w:t>carteira</w:t>
      </w:r>
      <w:r>
        <w:rPr>
          <w:spacing w:val="-8"/>
          <w:w w:val="105"/>
        </w:rPr>
        <w:t xml:space="preserve"> </w:t>
      </w:r>
      <w:r>
        <w:rPr>
          <w:w w:val="105"/>
        </w:rPr>
        <w:t>de</w:t>
      </w:r>
      <w:r>
        <w:rPr>
          <w:spacing w:val="-9"/>
          <w:w w:val="105"/>
        </w:rPr>
        <w:t xml:space="preserve"> </w:t>
      </w:r>
      <w:r>
        <w:rPr>
          <w:w w:val="105"/>
        </w:rPr>
        <w:t>tangência</w:t>
      </w:r>
      <w:r>
        <w:rPr>
          <w:spacing w:val="-8"/>
          <w:w w:val="105"/>
        </w:rPr>
        <w:t xml:space="preserve"> </w:t>
      </w:r>
      <w:r>
        <w:rPr>
          <w:w w:val="105"/>
        </w:rPr>
        <w:t>(</w:t>
      </w:r>
      <w:hyperlink w:anchor="_bookmark92" w:history="1">
        <w:r>
          <w:rPr>
            <w:w w:val="105"/>
          </w:rPr>
          <w:t>JELESKOVIC</w:t>
        </w:r>
        <w:r>
          <w:rPr>
            <w:spacing w:val="-9"/>
            <w:w w:val="105"/>
          </w:rPr>
          <w:t xml:space="preserve"> </w:t>
        </w:r>
        <w:r>
          <w:rPr>
            <w:w w:val="105"/>
          </w:rPr>
          <w:t>et</w:t>
        </w:r>
        <w:r>
          <w:rPr>
            <w:spacing w:val="-8"/>
            <w:w w:val="105"/>
          </w:rPr>
          <w:t xml:space="preserve"> </w:t>
        </w:r>
        <w:r>
          <w:rPr>
            <w:w w:val="105"/>
          </w:rPr>
          <w:t>al.</w:t>
        </w:r>
      </w:hyperlink>
      <w:r>
        <w:rPr>
          <w:w w:val="105"/>
        </w:rPr>
        <w:t>,</w:t>
      </w:r>
      <w:r>
        <w:rPr>
          <w:spacing w:val="-9"/>
          <w:w w:val="105"/>
        </w:rPr>
        <w:t xml:space="preserve"> </w:t>
      </w:r>
      <w:hyperlink w:anchor="_bookmark92" w:history="1">
        <w:r>
          <w:rPr>
            <w:w w:val="105"/>
          </w:rPr>
          <w:t>2024</w:t>
        </w:r>
      </w:hyperlink>
      <w:r>
        <w:rPr>
          <w:w w:val="105"/>
        </w:rPr>
        <w:t>). As modelagens aplicam restrições orçamentárias unitárias, permitindo o posicionamento do</w:t>
      </w:r>
      <w:r>
        <w:rPr>
          <w:spacing w:val="-9"/>
          <w:w w:val="105"/>
        </w:rPr>
        <w:t xml:space="preserve"> </w:t>
      </w:r>
      <w:r>
        <w:rPr>
          <w:w w:val="105"/>
        </w:rPr>
        <w:t>investidor</w:t>
      </w:r>
      <w:r>
        <w:rPr>
          <w:spacing w:val="-9"/>
          <w:w w:val="105"/>
        </w:rPr>
        <w:t xml:space="preserve"> </w:t>
      </w:r>
      <w:r>
        <w:rPr>
          <w:w w:val="105"/>
        </w:rPr>
        <w:t>em</w:t>
      </w:r>
      <w:r>
        <w:rPr>
          <w:spacing w:val="-9"/>
          <w:w w:val="105"/>
        </w:rPr>
        <w:t xml:space="preserve"> </w:t>
      </w:r>
      <w:r>
        <w:rPr>
          <w:w w:val="105"/>
        </w:rPr>
        <w:t>ativos</w:t>
      </w:r>
      <w:r>
        <w:rPr>
          <w:spacing w:val="-9"/>
          <w:w w:val="105"/>
        </w:rPr>
        <w:t xml:space="preserve"> </w:t>
      </w:r>
      <w:r>
        <w:rPr>
          <w:w w:val="105"/>
        </w:rPr>
        <w:t>arbitrários</w:t>
      </w:r>
      <w:r>
        <w:rPr>
          <w:spacing w:val="-9"/>
          <w:w w:val="105"/>
        </w:rPr>
        <w:t xml:space="preserve"> </w:t>
      </w:r>
      <w:r>
        <w:rPr>
          <w:w w:val="105"/>
        </w:rPr>
        <w:t>dentro</w:t>
      </w:r>
      <w:r>
        <w:rPr>
          <w:spacing w:val="-9"/>
          <w:w w:val="105"/>
        </w:rPr>
        <w:t xml:space="preserve"> </w:t>
      </w:r>
      <w:r>
        <w:rPr>
          <w:w w:val="105"/>
        </w:rPr>
        <w:t>dos</w:t>
      </w:r>
      <w:r>
        <w:rPr>
          <w:spacing w:val="-9"/>
          <w:w w:val="105"/>
        </w:rPr>
        <w:t xml:space="preserve"> </w:t>
      </w:r>
      <w:r>
        <w:rPr>
          <w:w w:val="105"/>
        </w:rPr>
        <w:t>limites</w:t>
      </w:r>
      <w:r>
        <w:rPr>
          <w:spacing w:val="-9"/>
          <w:w w:val="105"/>
        </w:rPr>
        <w:t xml:space="preserve"> </w:t>
      </w:r>
      <w:r>
        <w:rPr>
          <w:w w:val="105"/>
        </w:rPr>
        <w:t>impostos</w:t>
      </w:r>
      <w:r>
        <w:rPr>
          <w:spacing w:val="-9"/>
          <w:w w:val="105"/>
        </w:rPr>
        <w:t xml:space="preserve"> </w:t>
      </w:r>
      <w:r>
        <w:rPr>
          <w:w w:val="105"/>
        </w:rPr>
        <w:t>pelo</w:t>
      </w:r>
      <w:r>
        <w:rPr>
          <w:spacing w:val="-9"/>
          <w:w w:val="105"/>
        </w:rPr>
        <w:t xml:space="preserve"> </w:t>
      </w:r>
      <w:r>
        <w:rPr>
          <w:w w:val="105"/>
        </w:rPr>
        <w:t>cenário</w:t>
      </w:r>
      <w:r>
        <w:rPr>
          <w:spacing w:val="-9"/>
          <w:w w:val="105"/>
        </w:rPr>
        <w:t xml:space="preserve"> </w:t>
      </w:r>
      <w:r>
        <w:rPr>
          <w:w w:val="105"/>
        </w:rPr>
        <w:t>(</w:t>
      </w:r>
      <w:hyperlink w:anchor="_bookmark67" w:history="1">
        <w:r>
          <w:rPr>
            <w:w w:val="105"/>
          </w:rPr>
          <w:t>BAKRY</w:t>
        </w:r>
        <w:r>
          <w:rPr>
            <w:spacing w:val="-9"/>
            <w:w w:val="105"/>
          </w:rPr>
          <w:t xml:space="preserve"> </w:t>
        </w:r>
        <w:r>
          <w:rPr>
            <w:w w:val="105"/>
          </w:rPr>
          <w:t>et</w:t>
        </w:r>
        <w:r>
          <w:rPr>
            <w:spacing w:val="-9"/>
            <w:w w:val="105"/>
          </w:rPr>
          <w:t xml:space="preserve"> </w:t>
        </w:r>
        <w:r>
          <w:rPr>
            <w:w w:val="105"/>
          </w:rPr>
          <w:t>al.</w:t>
        </w:r>
      </w:hyperlink>
      <w:r>
        <w:rPr>
          <w:w w:val="105"/>
        </w:rPr>
        <w:t xml:space="preserve">, </w:t>
      </w:r>
      <w:hyperlink w:anchor="_bookmark67" w:history="1">
        <w:r>
          <w:rPr>
            <w:w w:val="105"/>
          </w:rPr>
          <w:t>2021</w:t>
        </w:r>
      </w:hyperlink>
      <w:r>
        <w:rPr>
          <w:w w:val="105"/>
        </w:rPr>
        <w:t>). Contudo, a aplicação dessa técnica em múltiplos ativos de alto risco pode gerar carteiras</w:t>
      </w:r>
      <w:r>
        <w:rPr>
          <w:spacing w:val="-13"/>
          <w:w w:val="105"/>
        </w:rPr>
        <w:t xml:space="preserve"> </w:t>
      </w:r>
      <w:r>
        <w:rPr>
          <w:w w:val="105"/>
        </w:rPr>
        <w:t>ótimas</w:t>
      </w:r>
      <w:r>
        <w:rPr>
          <w:spacing w:val="-13"/>
          <w:w w:val="105"/>
        </w:rPr>
        <w:t xml:space="preserve"> </w:t>
      </w:r>
      <w:r>
        <w:rPr>
          <w:w w:val="105"/>
        </w:rPr>
        <w:t>compostas</w:t>
      </w:r>
      <w:r>
        <w:rPr>
          <w:spacing w:val="-13"/>
          <w:w w:val="105"/>
        </w:rPr>
        <w:t xml:space="preserve"> </w:t>
      </w:r>
      <w:r>
        <w:rPr>
          <w:w w:val="105"/>
        </w:rPr>
        <w:t>por</w:t>
      </w:r>
      <w:r>
        <w:rPr>
          <w:spacing w:val="-13"/>
          <w:w w:val="105"/>
        </w:rPr>
        <w:t xml:space="preserve"> </w:t>
      </w:r>
      <w:r>
        <w:rPr>
          <w:w w:val="105"/>
        </w:rPr>
        <w:t>uma</w:t>
      </w:r>
      <w:r>
        <w:rPr>
          <w:spacing w:val="-13"/>
          <w:w w:val="105"/>
        </w:rPr>
        <w:t xml:space="preserve"> </w:t>
      </w:r>
      <w:r>
        <w:rPr>
          <w:w w:val="105"/>
        </w:rPr>
        <w:t>abundância</w:t>
      </w:r>
      <w:r>
        <w:rPr>
          <w:spacing w:val="-13"/>
          <w:w w:val="105"/>
        </w:rPr>
        <w:t xml:space="preserve"> </w:t>
      </w:r>
      <w:r>
        <w:rPr>
          <w:w w:val="105"/>
        </w:rPr>
        <w:t>de</w:t>
      </w:r>
      <w:r>
        <w:rPr>
          <w:spacing w:val="-13"/>
          <w:w w:val="105"/>
        </w:rPr>
        <w:t xml:space="preserve"> </w:t>
      </w:r>
      <w:r>
        <w:rPr>
          <w:w w:val="105"/>
        </w:rPr>
        <w:t>frações</w:t>
      </w:r>
      <w:r>
        <w:rPr>
          <w:spacing w:val="-13"/>
          <w:w w:val="105"/>
        </w:rPr>
        <w:t xml:space="preserve"> </w:t>
      </w:r>
      <w:r>
        <w:rPr>
          <w:w w:val="105"/>
        </w:rPr>
        <w:t>diminutas</w:t>
      </w:r>
      <w:r>
        <w:rPr>
          <w:spacing w:val="-13"/>
          <w:w w:val="105"/>
        </w:rPr>
        <w:t xml:space="preserve"> </w:t>
      </w:r>
      <w:r>
        <w:rPr>
          <w:w w:val="105"/>
        </w:rPr>
        <w:t>(pesos</w:t>
      </w:r>
      <w:r>
        <w:rPr>
          <w:spacing w:val="-13"/>
          <w:w w:val="105"/>
        </w:rPr>
        <w:t xml:space="preserve"> </w:t>
      </w:r>
      <w:r>
        <w:rPr>
          <w:w w:val="105"/>
        </w:rPr>
        <w:t>de</w:t>
      </w:r>
      <w:r>
        <w:rPr>
          <w:spacing w:val="-13"/>
          <w:w w:val="105"/>
        </w:rPr>
        <w:t xml:space="preserve"> </w:t>
      </w:r>
      <w:r>
        <w:rPr>
          <w:w w:val="105"/>
        </w:rPr>
        <w:t xml:space="preserve">pequena </w:t>
      </w:r>
      <w:r>
        <w:t xml:space="preserve">escala), impondo barreiras práticas para a implementação da estratégia, especialmente no </w:t>
      </w:r>
      <w:r>
        <w:rPr>
          <w:w w:val="105"/>
        </w:rPr>
        <w:t>caso</w:t>
      </w:r>
      <w:r>
        <w:rPr>
          <w:spacing w:val="-5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investidores</w:t>
      </w:r>
      <w:r>
        <w:rPr>
          <w:spacing w:val="-5"/>
          <w:w w:val="105"/>
        </w:rPr>
        <w:t xml:space="preserve"> </w:t>
      </w:r>
      <w:r>
        <w:rPr>
          <w:w w:val="105"/>
        </w:rPr>
        <w:t>individuais</w:t>
      </w:r>
      <w:r>
        <w:rPr>
          <w:spacing w:val="-5"/>
          <w:w w:val="105"/>
        </w:rPr>
        <w:t xml:space="preserve"> </w:t>
      </w:r>
      <w:r>
        <w:rPr>
          <w:w w:val="105"/>
        </w:rPr>
        <w:t>(</w:t>
      </w:r>
      <w:hyperlink w:anchor="_bookmark74" w:history="1">
        <w:r>
          <w:rPr>
            <w:w w:val="105"/>
          </w:rPr>
          <w:t>CHAWEEWANCHON;</w:t>
        </w:r>
        <w:r>
          <w:rPr>
            <w:spacing w:val="-5"/>
            <w:w w:val="105"/>
          </w:rPr>
          <w:t xml:space="preserve"> </w:t>
        </w:r>
        <w:r>
          <w:rPr>
            <w:w w:val="105"/>
          </w:rPr>
          <w:t>CHAYSIRI</w:t>
        </w:r>
      </w:hyperlink>
      <w:r>
        <w:rPr>
          <w:w w:val="105"/>
        </w:rPr>
        <w:t>,</w:t>
      </w:r>
      <w:r>
        <w:rPr>
          <w:spacing w:val="-5"/>
          <w:w w:val="105"/>
        </w:rPr>
        <w:t xml:space="preserve"> </w:t>
      </w:r>
      <w:hyperlink w:anchor="_bookmark74" w:history="1">
        <w:r>
          <w:rPr>
            <w:w w:val="105"/>
          </w:rPr>
          <w:t>2022</w:t>
        </w:r>
      </w:hyperlink>
      <w:r>
        <w:rPr>
          <w:w w:val="105"/>
        </w:rPr>
        <w:t>).</w:t>
      </w:r>
    </w:p>
    <w:p w14:paraId="4ECF59BC" w14:textId="77777777" w:rsidR="006131AD" w:rsidRDefault="006131AD">
      <w:pPr>
        <w:pStyle w:val="Corpodetexto"/>
        <w:spacing w:before="62"/>
      </w:pPr>
    </w:p>
    <w:p w14:paraId="03B26DDF" w14:textId="77777777" w:rsidR="006131AD" w:rsidRDefault="00000000">
      <w:pPr>
        <w:pStyle w:val="Ttulo2"/>
        <w:numPr>
          <w:ilvl w:val="2"/>
          <w:numId w:val="1"/>
        </w:numPr>
        <w:tabs>
          <w:tab w:val="left" w:pos="872"/>
        </w:tabs>
        <w:ind w:left="872" w:hanging="732"/>
      </w:pPr>
      <w:bookmarkStart w:id="170" w:name="Aplicação_da_média-variância_em_criptoat"/>
      <w:bookmarkStart w:id="171" w:name="_bookmark38"/>
      <w:bookmarkEnd w:id="170"/>
      <w:bookmarkEnd w:id="171"/>
      <w:r>
        <w:t>Aplicação</w:t>
      </w:r>
      <w:r>
        <w:rPr>
          <w:spacing w:val="25"/>
        </w:rPr>
        <w:t xml:space="preserve"> </w:t>
      </w:r>
      <w:r>
        <w:t>da</w:t>
      </w:r>
      <w:r>
        <w:rPr>
          <w:spacing w:val="25"/>
        </w:rPr>
        <w:t xml:space="preserve"> </w:t>
      </w:r>
      <w:r>
        <w:t>média-variância</w:t>
      </w:r>
      <w:r>
        <w:rPr>
          <w:spacing w:val="25"/>
        </w:rPr>
        <w:t xml:space="preserve"> </w:t>
      </w:r>
      <w:r>
        <w:t>em</w:t>
      </w:r>
      <w:r>
        <w:rPr>
          <w:spacing w:val="26"/>
        </w:rPr>
        <w:t xml:space="preserve"> </w:t>
      </w:r>
      <w:r>
        <w:rPr>
          <w:spacing w:val="-2"/>
        </w:rPr>
        <w:t>criptoativos</w:t>
      </w:r>
    </w:p>
    <w:p w14:paraId="6F2DBF0D" w14:textId="77777777" w:rsidR="006131AD" w:rsidRDefault="006131AD">
      <w:pPr>
        <w:pStyle w:val="Corpodetexto"/>
        <w:spacing w:before="7"/>
        <w:rPr>
          <w:b/>
        </w:rPr>
      </w:pPr>
    </w:p>
    <w:p w14:paraId="49075B05" w14:textId="77777777" w:rsidR="006131AD" w:rsidRDefault="00000000">
      <w:pPr>
        <w:pStyle w:val="Corpodetexto"/>
        <w:spacing w:line="340" w:lineRule="auto"/>
        <w:ind w:left="132" w:right="108" w:firstLine="716"/>
        <w:jc w:val="both"/>
      </w:pPr>
      <w:r>
        <w:rPr>
          <w:w w:val="105"/>
        </w:rPr>
        <w:t>A integração crescente das criptomoedas na alocação de capital impõe a verifi-cação sobre os reais benefícios de otimização que esses ativos conferem às carteiras (</w:t>
      </w:r>
      <w:hyperlink w:anchor="_bookmark92" w:history="1">
        <w:r>
          <w:rPr>
            <w:w w:val="105"/>
          </w:rPr>
          <w:t>JELESKOVIC et al.</w:t>
        </w:r>
      </w:hyperlink>
      <w:r>
        <w:rPr>
          <w:w w:val="105"/>
        </w:rPr>
        <w:t xml:space="preserve">, </w:t>
      </w:r>
      <w:hyperlink w:anchor="_bookmark92" w:history="1">
        <w:r>
          <w:rPr>
            <w:w w:val="105"/>
          </w:rPr>
          <w:t>2024</w:t>
        </w:r>
      </w:hyperlink>
      <w:r>
        <w:rPr>
          <w:w w:val="105"/>
        </w:rPr>
        <w:t xml:space="preserve">). A característica de descorrelação do </w:t>
      </w:r>
      <w:r>
        <w:rPr>
          <w:i/>
          <w:w w:val="105"/>
        </w:rPr>
        <w:t xml:space="preserve">Bitcoin </w:t>
      </w:r>
      <w:r>
        <w:rPr>
          <w:w w:val="105"/>
        </w:rPr>
        <w:t xml:space="preserve">em relação aos </w:t>
      </w:r>
      <w:r>
        <w:t xml:space="preserve">ativos financeiros convencionais sinaliza uma vantagem potencial de diversificação quando </w:t>
      </w:r>
      <w:r>
        <w:rPr>
          <w:spacing w:val="-2"/>
          <w:w w:val="105"/>
        </w:rPr>
        <w:t>adicionado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portfólios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previamente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diversificados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(</w:t>
      </w:r>
      <w:hyperlink w:anchor="_bookmark67" w:history="1">
        <w:r>
          <w:rPr>
            <w:spacing w:val="-2"/>
            <w:w w:val="105"/>
          </w:rPr>
          <w:t>BAKRY</w:t>
        </w:r>
        <w:r>
          <w:rPr>
            <w:spacing w:val="-4"/>
            <w:w w:val="105"/>
          </w:rPr>
          <w:t xml:space="preserve"> </w:t>
        </w:r>
        <w:r>
          <w:rPr>
            <w:spacing w:val="-2"/>
            <w:w w:val="105"/>
          </w:rPr>
          <w:t>et</w:t>
        </w:r>
        <w:r>
          <w:rPr>
            <w:spacing w:val="-4"/>
            <w:w w:val="105"/>
          </w:rPr>
          <w:t xml:space="preserve"> </w:t>
        </w:r>
        <w:r>
          <w:rPr>
            <w:spacing w:val="-2"/>
            <w:w w:val="105"/>
          </w:rPr>
          <w:t>al.</w:t>
        </w:r>
      </w:hyperlink>
      <w:r>
        <w:rPr>
          <w:spacing w:val="-2"/>
          <w:w w:val="105"/>
        </w:rPr>
        <w:t>,</w:t>
      </w:r>
      <w:r>
        <w:rPr>
          <w:spacing w:val="-4"/>
          <w:w w:val="105"/>
        </w:rPr>
        <w:t xml:space="preserve"> </w:t>
      </w:r>
      <w:hyperlink w:anchor="_bookmark67" w:history="1">
        <w:r>
          <w:rPr>
            <w:spacing w:val="-2"/>
            <w:w w:val="105"/>
          </w:rPr>
          <w:t>2021</w:t>
        </w:r>
      </w:hyperlink>
      <w:r>
        <w:rPr>
          <w:spacing w:val="-2"/>
          <w:w w:val="105"/>
        </w:rPr>
        <w:t>).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Estudos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reportam </w:t>
      </w:r>
      <w:r>
        <w:rPr>
          <w:w w:val="105"/>
        </w:rPr>
        <w:t>que</w:t>
      </w:r>
      <w:r>
        <w:rPr>
          <w:spacing w:val="-15"/>
          <w:w w:val="105"/>
        </w:rPr>
        <w:t xml:space="preserve"> </w:t>
      </w:r>
      <w:r>
        <w:rPr>
          <w:w w:val="105"/>
        </w:rPr>
        <w:t>a</w:t>
      </w:r>
      <w:r>
        <w:rPr>
          <w:spacing w:val="-15"/>
          <w:w w:val="105"/>
        </w:rPr>
        <w:t xml:space="preserve"> </w:t>
      </w:r>
      <w:r>
        <w:rPr>
          <w:w w:val="105"/>
        </w:rPr>
        <w:t>inserção</w:t>
      </w:r>
      <w:r>
        <w:rPr>
          <w:spacing w:val="-15"/>
          <w:w w:val="105"/>
        </w:rPr>
        <w:t xml:space="preserve"> </w:t>
      </w:r>
      <w:r>
        <w:rPr>
          <w:w w:val="105"/>
        </w:rPr>
        <w:t>de</w:t>
      </w:r>
      <w:r>
        <w:rPr>
          <w:spacing w:val="-15"/>
          <w:w w:val="105"/>
        </w:rPr>
        <w:t xml:space="preserve"> </w:t>
      </w:r>
      <w:r>
        <w:rPr>
          <w:i/>
          <w:w w:val="105"/>
        </w:rPr>
        <w:t>Bitcoin</w:t>
      </w:r>
      <w:r>
        <w:rPr>
          <w:w w:val="105"/>
        </w:rPr>
        <w:t>,</w:t>
      </w:r>
      <w:r>
        <w:rPr>
          <w:spacing w:val="-15"/>
          <w:w w:val="105"/>
        </w:rPr>
        <w:t xml:space="preserve"> </w:t>
      </w:r>
      <w:r>
        <w:rPr>
          <w:w w:val="105"/>
        </w:rPr>
        <w:t>mesmo</w:t>
      </w:r>
      <w:r>
        <w:rPr>
          <w:spacing w:val="-15"/>
          <w:w w:val="105"/>
        </w:rPr>
        <w:t xml:space="preserve"> </w:t>
      </w:r>
      <w:r>
        <w:rPr>
          <w:w w:val="105"/>
        </w:rPr>
        <w:t>em</w:t>
      </w:r>
      <w:r>
        <w:rPr>
          <w:spacing w:val="-15"/>
          <w:w w:val="105"/>
        </w:rPr>
        <w:t xml:space="preserve"> </w:t>
      </w:r>
      <w:r>
        <w:rPr>
          <w:w w:val="105"/>
        </w:rPr>
        <w:t>proporções</w:t>
      </w:r>
      <w:r>
        <w:rPr>
          <w:spacing w:val="-15"/>
          <w:w w:val="105"/>
        </w:rPr>
        <w:t xml:space="preserve"> </w:t>
      </w:r>
      <w:r>
        <w:rPr>
          <w:w w:val="105"/>
        </w:rPr>
        <w:t>marginais,</w:t>
      </w:r>
      <w:r>
        <w:rPr>
          <w:spacing w:val="-15"/>
          <w:w w:val="105"/>
        </w:rPr>
        <w:t xml:space="preserve"> </w:t>
      </w:r>
      <w:r>
        <w:rPr>
          <w:w w:val="105"/>
        </w:rPr>
        <w:t>produz</w:t>
      </w:r>
      <w:r>
        <w:rPr>
          <w:spacing w:val="-15"/>
          <w:w w:val="105"/>
        </w:rPr>
        <w:t xml:space="preserve"> </w:t>
      </w:r>
      <w:r>
        <w:rPr>
          <w:w w:val="105"/>
        </w:rPr>
        <w:t>resultados</w:t>
      </w:r>
      <w:r>
        <w:rPr>
          <w:spacing w:val="-15"/>
          <w:w w:val="105"/>
        </w:rPr>
        <w:t xml:space="preserve"> </w:t>
      </w:r>
      <w:r>
        <w:rPr>
          <w:w w:val="105"/>
        </w:rPr>
        <w:t>na</w:t>
      </w:r>
      <w:r>
        <w:rPr>
          <w:spacing w:val="-15"/>
          <w:w w:val="105"/>
        </w:rPr>
        <w:t xml:space="preserve"> </w:t>
      </w:r>
      <w:r>
        <w:rPr>
          <w:w w:val="105"/>
        </w:rPr>
        <w:t>relação</w:t>
      </w:r>
    </w:p>
    <w:p w14:paraId="3A3BAE0D" w14:textId="77777777" w:rsidR="006131AD" w:rsidRDefault="006131AD">
      <w:pPr>
        <w:pStyle w:val="Corpodetexto"/>
        <w:spacing w:line="340" w:lineRule="auto"/>
        <w:jc w:val="both"/>
        <w:sectPr w:rsidR="006131AD">
          <w:pgSz w:w="11910" w:h="16840"/>
          <w:pgMar w:top="1580" w:right="992" w:bottom="280" w:left="1559" w:header="1038" w:footer="0" w:gutter="0"/>
          <w:cols w:space="720"/>
        </w:sectPr>
      </w:pPr>
    </w:p>
    <w:p w14:paraId="1E90FD65" w14:textId="77777777" w:rsidR="006131AD" w:rsidRDefault="00000000">
      <w:pPr>
        <w:pStyle w:val="Corpodetexto"/>
        <w:spacing w:before="135" w:line="340" w:lineRule="auto"/>
        <w:ind w:left="132" w:right="146" w:firstLine="7"/>
        <w:jc w:val="both"/>
      </w:pPr>
      <w:bookmarkStart w:id="172" w:name="_bookmark39"/>
      <w:bookmarkEnd w:id="172"/>
      <w:r>
        <w:lastRenderedPageBreak/>
        <w:t>média-variância superiores aos de carteiras compostas estritamente por ativos tradicionais (</w:t>
      </w:r>
      <w:hyperlink w:anchor="_bookmark67" w:history="1">
        <w:r>
          <w:t>BAKRY et al.</w:t>
        </w:r>
      </w:hyperlink>
      <w:r>
        <w:t xml:space="preserve">, </w:t>
      </w:r>
      <w:hyperlink w:anchor="_bookmark67" w:history="1">
        <w:r>
          <w:t>2021</w:t>
        </w:r>
      </w:hyperlink>
      <w:r>
        <w:t>).</w:t>
      </w:r>
    </w:p>
    <w:p w14:paraId="3B55C8E9" w14:textId="77777777" w:rsidR="006131AD" w:rsidRDefault="00000000">
      <w:pPr>
        <w:pStyle w:val="Corpodetexto"/>
        <w:spacing w:line="340" w:lineRule="auto"/>
        <w:ind w:left="140" w:right="108" w:firstLine="708"/>
        <w:jc w:val="both"/>
      </w:pPr>
      <w:r>
        <w:rPr>
          <w:w w:val="105"/>
        </w:rPr>
        <w:t>Análises</w:t>
      </w:r>
      <w:r>
        <w:rPr>
          <w:spacing w:val="-13"/>
          <w:w w:val="105"/>
        </w:rPr>
        <w:t xml:space="preserve"> </w:t>
      </w:r>
      <w:r>
        <w:rPr>
          <w:w w:val="105"/>
        </w:rPr>
        <w:t>evidenciam</w:t>
      </w:r>
      <w:r>
        <w:rPr>
          <w:spacing w:val="-13"/>
          <w:w w:val="105"/>
        </w:rPr>
        <w:t xml:space="preserve"> </w:t>
      </w:r>
      <w:r>
        <w:rPr>
          <w:w w:val="105"/>
        </w:rPr>
        <w:t>que</w:t>
      </w:r>
      <w:r>
        <w:rPr>
          <w:spacing w:val="-13"/>
          <w:w w:val="105"/>
        </w:rPr>
        <w:t xml:space="preserve"> </w:t>
      </w:r>
      <w:r>
        <w:rPr>
          <w:w w:val="105"/>
        </w:rPr>
        <w:t>portfólios</w:t>
      </w:r>
      <w:r>
        <w:rPr>
          <w:spacing w:val="-13"/>
          <w:w w:val="105"/>
        </w:rPr>
        <w:t xml:space="preserve"> </w:t>
      </w:r>
      <w:r>
        <w:rPr>
          <w:w w:val="105"/>
        </w:rPr>
        <w:t>híbridos,</w:t>
      </w:r>
      <w:r>
        <w:rPr>
          <w:spacing w:val="-13"/>
          <w:w w:val="105"/>
        </w:rPr>
        <w:t xml:space="preserve"> </w:t>
      </w:r>
      <w:r>
        <w:rPr>
          <w:w w:val="105"/>
        </w:rPr>
        <w:t>compostos</w:t>
      </w:r>
      <w:r>
        <w:rPr>
          <w:spacing w:val="-13"/>
          <w:w w:val="105"/>
        </w:rPr>
        <w:t xml:space="preserve"> </w:t>
      </w:r>
      <w:r>
        <w:rPr>
          <w:w w:val="105"/>
        </w:rPr>
        <w:t>por</w:t>
      </w:r>
      <w:r>
        <w:rPr>
          <w:spacing w:val="-13"/>
          <w:w w:val="105"/>
        </w:rPr>
        <w:t xml:space="preserve"> </w:t>
      </w:r>
      <w:r>
        <w:rPr>
          <w:w w:val="105"/>
        </w:rPr>
        <w:t>ativos</w:t>
      </w:r>
      <w:r>
        <w:rPr>
          <w:spacing w:val="-13"/>
          <w:w w:val="105"/>
        </w:rPr>
        <w:t xml:space="preserve"> </w:t>
      </w:r>
      <w:r>
        <w:rPr>
          <w:w w:val="105"/>
        </w:rPr>
        <w:t>convencionais</w:t>
      </w:r>
      <w:r>
        <w:rPr>
          <w:spacing w:val="-13"/>
          <w:w w:val="105"/>
        </w:rPr>
        <w:t xml:space="preserve"> </w:t>
      </w:r>
      <w:r>
        <w:rPr>
          <w:w w:val="105"/>
        </w:rPr>
        <w:t xml:space="preserve">e </w:t>
      </w:r>
      <w:r>
        <w:t xml:space="preserve">criptomoedas, exibem um Índice de Sharpe superior em avaliações </w:t>
      </w:r>
      <w:r>
        <w:rPr>
          <w:i/>
        </w:rPr>
        <w:t xml:space="preserve">ex-post </w:t>
      </w:r>
      <w:r>
        <w:t>e comportamen-</w:t>
      </w:r>
      <w:r>
        <w:rPr>
          <w:w w:val="105"/>
        </w:rPr>
        <w:t xml:space="preserve">tos mais estáveis em projeções </w:t>
      </w:r>
      <w:r>
        <w:rPr>
          <w:i/>
          <w:w w:val="105"/>
        </w:rPr>
        <w:t xml:space="preserve">ex-ante </w:t>
      </w:r>
      <w:r>
        <w:rPr>
          <w:w w:val="105"/>
        </w:rPr>
        <w:t>(</w:t>
      </w:r>
      <w:hyperlink w:anchor="_bookmark92" w:history="1">
        <w:r>
          <w:rPr>
            <w:w w:val="105"/>
          </w:rPr>
          <w:t>JELESKOVIC et al.</w:t>
        </w:r>
      </w:hyperlink>
      <w:r>
        <w:rPr>
          <w:w w:val="105"/>
        </w:rPr>
        <w:t xml:space="preserve">, </w:t>
      </w:r>
      <w:hyperlink w:anchor="_bookmark92" w:history="1">
        <w:r>
          <w:rPr>
            <w:w w:val="105"/>
          </w:rPr>
          <w:t>2024</w:t>
        </w:r>
      </w:hyperlink>
      <w:r>
        <w:rPr>
          <w:w w:val="105"/>
        </w:rPr>
        <w:t>). Além das melhorias de desempenho estatístico, a alocação em criptoativos funciona como uma camada de proteção</w:t>
      </w:r>
      <w:r>
        <w:rPr>
          <w:spacing w:val="-10"/>
          <w:w w:val="105"/>
        </w:rPr>
        <w:t xml:space="preserve"> </w:t>
      </w:r>
      <w:r>
        <w:rPr>
          <w:w w:val="105"/>
        </w:rPr>
        <w:t>adicional</w:t>
      </w:r>
      <w:r>
        <w:rPr>
          <w:spacing w:val="-10"/>
          <w:w w:val="105"/>
        </w:rPr>
        <w:t xml:space="preserve"> </w:t>
      </w:r>
      <w:r>
        <w:rPr>
          <w:w w:val="105"/>
        </w:rPr>
        <w:t>para</w:t>
      </w:r>
      <w:r>
        <w:rPr>
          <w:spacing w:val="-10"/>
          <w:w w:val="105"/>
        </w:rPr>
        <w:t xml:space="preserve"> </w:t>
      </w:r>
      <w:r>
        <w:rPr>
          <w:w w:val="105"/>
        </w:rPr>
        <w:t>o</w:t>
      </w:r>
      <w:r>
        <w:rPr>
          <w:spacing w:val="-10"/>
          <w:w w:val="105"/>
        </w:rPr>
        <w:t xml:space="preserve"> </w:t>
      </w:r>
      <w:r>
        <w:rPr>
          <w:w w:val="105"/>
        </w:rPr>
        <w:t>investidor</w:t>
      </w:r>
      <w:r>
        <w:rPr>
          <w:spacing w:val="-10"/>
          <w:w w:val="105"/>
        </w:rPr>
        <w:t xml:space="preserve"> </w:t>
      </w:r>
      <w:r>
        <w:rPr>
          <w:w w:val="105"/>
        </w:rPr>
        <w:t>frente</w:t>
      </w:r>
      <w:r>
        <w:rPr>
          <w:spacing w:val="-10"/>
          <w:w w:val="105"/>
        </w:rPr>
        <w:t xml:space="preserve"> </w:t>
      </w:r>
      <w:r>
        <w:rPr>
          <w:w w:val="105"/>
        </w:rPr>
        <w:t>aos</w:t>
      </w:r>
      <w:r>
        <w:rPr>
          <w:spacing w:val="-10"/>
          <w:w w:val="105"/>
        </w:rPr>
        <w:t xml:space="preserve"> </w:t>
      </w:r>
      <w:r>
        <w:rPr>
          <w:w w:val="105"/>
        </w:rPr>
        <w:t>riscos</w:t>
      </w:r>
      <w:r>
        <w:rPr>
          <w:spacing w:val="-10"/>
          <w:w w:val="105"/>
        </w:rPr>
        <w:t xml:space="preserve"> </w:t>
      </w:r>
      <w:r>
        <w:rPr>
          <w:w w:val="105"/>
        </w:rPr>
        <w:t>atrelados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políticas</w:t>
      </w:r>
      <w:r>
        <w:rPr>
          <w:spacing w:val="-10"/>
          <w:w w:val="105"/>
        </w:rPr>
        <w:t xml:space="preserve"> </w:t>
      </w:r>
      <w:r>
        <w:rPr>
          <w:w w:val="105"/>
        </w:rPr>
        <w:t>monetárias</w:t>
      </w:r>
      <w:r>
        <w:rPr>
          <w:spacing w:val="-10"/>
          <w:w w:val="105"/>
        </w:rPr>
        <w:t xml:space="preserve"> </w:t>
      </w:r>
      <w:r>
        <w:rPr>
          <w:w w:val="105"/>
        </w:rPr>
        <w:t>que afetam</w:t>
      </w:r>
      <w:r>
        <w:rPr>
          <w:spacing w:val="-2"/>
          <w:w w:val="105"/>
        </w:rPr>
        <w:t xml:space="preserve"> </w:t>
      </w:r>
      <w:r>
        <w:rPr>
          <w:w w:val="105"/>
        </w:rPr>
        <w:t>o</w:t>
      </w:r>
      <w:r>
        <w:rPr>
          <w:spacing w:val="-2"/>
          <w:w w:val="105"/>
        </w:rPr>
        <w:t xml:space="preserve"> </w:t>
      </w:r>
      <w:r>
        <w:rPr>
          <w:w w:val="105"/>
        </w:rPr>
        <w:t>mercado</w:t>
      </w:r>
      <w:r>
        <w:rPr>
          <w:spacing w:val="-2"/>
          <w:w w:val="105"/>
        </w:rPr>
        <w:t xml:space="preserve"> </w:t>
      </w:r>
      <w:r>
        <w:rPr>
          <w:w w:val="105"/>
        </w:rPr>
        <w:t>de</w:t>
      </w:r>
      <w:r>
        <w:rPr>
          <w:spacing w:val="-2"/>
          <w:w w:val="105"/>
        </w:rPr>
        <w:t xml:space="preserve"> </w:t>
      </w:r>
      <w:r>
        <w:rPr>
          <w:w w:val="105"/>
        </w:rPr>
        <w:t>moedas</w:t>
      </w:r>
      <w:r>
        <w:rPr>
          <w:spacing w:val="-2"/>
          <w:w w:val="105"/>
        </w:rPr>
        <w:t xml:space="preserve"> </w:t>
      </w:r>
      <w:r>
        <w:rPr>
          <w:w w:val="105"/>
        </w:rPr>
        <w:t>fiduciárias</w:t>
      </w:r>
      <w:r>
        <w:rPr>
          <w:spacing w:val="-2"/>
          <w:w w:val="105"/>
        </w:rPr>
        <w:t xml:space="preserve"> </w:t>
      </w:r>
      <w:r>
        <w:rPr>
          <w:w w:val="105"/>
        </w:rPr>
        <w:t>tradicionais</w:t>
      </w:r>
      <w:r>
        <w:rPr>
          <w:spacing w:val="-2"/>
          <w:w w:val="105"/>
        </w:rPr>
        <w:t xml:space="preserve"> </w:t>
      </w:r>
      <w:r>
        <w:rPr>
          <w:w w:val="105"/>
        </w:rPr>
        <w:t>(</w:t>
      </w:r>
      <w:hyperlink w:anchor="_bookmark92" w:history="1">
        <w:r>
          <w:rPr>
            <w:w w:val="105"/>
          </w:rPr>
          <w:t>JELESKOVIC</w:t>
        </w:r>
        <w:r>
          <w:rPr>
            <w:spacing w:val="-2"/>
            <w:w w:val="105"/>
          </w:rPr>
          <w:t xml:space="preserve"> </w:t>
        </w:r>
        <w:r>
          <w:rPr>
            <w:w w:val="105"/>
          </w:rPr>
          <w:t>et</w:t>
        </w:r>
        <w:r>
          <w:rPr>
            <w:spacing w:val="-2"/>
            <w:w w:val="105"/>
          </w:rPr>
          <w:t xml:space="preserve"> </w:t>
        </w:r>
        <w:r>
          <w:rPr>
            <w:w w:val="105"/>
          </w:rPr>
          <w:t>al.</w:t>
        </w:r>
      </w:hyperlink>
      <w:r>
        <w:rPr>
          <w:w w:val="105"/>
        </w:rPr>
        <w:t>,</w:t>
      </w:r>
      <w:r>
        <w:rPr>
          <w:spacing w:val="-2"/>
          <w:w w:val="105"/>
        </w:rPr>
        <w:t xml:space="preserve"> </w:t>
      </w:r>
      <w:hyperlink w:anchor="_bookmark92" w:history="1">
        <w:r>
          <w:rPr>
            <w:w w:val="105"/>
          </w:rPr>
          <w:t>2024</w:t>
        </w:r>
      </w:hyperlink>
      <w:r>
        <w:rPr>
          <w:w w:val="105"/>
        </w:rPr>
        <w:t>).</w:t>
      </w:r>
    </w:p>
    <w:p w14:paraId="6509557B" w14:textId="77777777" w:rsidR="006131AD" w:rsidRDefault="006131AD">
      <w:pPr>
        <w:pStyle w:val="Corpodetexto"/>
        <w:spacing w:line="340" w:lineRule="auto"/>
        <w:jc w:val="both"/>
        <w:sectPr w:rsidR="006131AD">
          <w:pgSz w:w="11910" w:h="16840"/>
          <w:pgMar w:top="1580" w:right="992" w:bottom="280" w:left="1559" w:header="1038" w:footer="0" w:gutter="0"/>
          <w:cols w:space="720"/>
        </w:sectPr>
      </w:pPr>
    </w:p>
    <w:p w14:paraId="32212A6C" w14:textId="77777777" w:rsidR="006131AD" w:rsidRDefault="00000000">
      <w:pPr>
        <w:pStyle w:val="Ttulo1"/>
        <w:numPr>
          <w:ilvl w:val="0"/>
          <w:numId w:val="1"/>
        </w:numPr>
        <w:tabs>
          <w:tab w:val="left" w:pos="392"/>
        </w:tabs>
        <w:ind w:left="392" w:hanging="252"/>
      </w:pPr>
      <w:bookmarkStart w:id="173" w:name="Estudos_relacionados"/>
      <w:bookmarkStart w:id="174" w:name="_bookmark40"/>
      <w:bookmarkStart w:id="175" w:name="_bookmark41"/>
      <w:bookmarkEnd w:id="173"/>
      <w:bookmarkEnd w:id="174"/>
      <w:bookmarkEnd w:id="175"/>
      <w:r>
        <w:lastRenderedPageBreak/>
        <w:t>ESTUDOS</w:t>
      </w:r>
      <w:r>
        <w:rPr>
          <w:spacing w:val="33"/>
        </w:rPr>
        <w:t xml:space="preserve"> </w:t>
      </w:r>
      <w:r>
        <w:rPr>
          <w:spacing w:val="-2"/>
        </w:rPr>
        <w:t>RELACIONADOS</w:t>
      </w:r>
    </w:p>
    <w:p w14:paraId="3D6549CD" w14:textId="77777777" w:rsidR="006131AD" w:rsidRDefault="006131AD">
      <w:pPr>
        <w:pStyle w:val="Corpodetexto"/>
        <w:rPr>
          <w:b/>
        </w:rPr>
      </w:pPr>
    </w:p>
    <w:p w14:paraId="71CD0BC5" w14:textId="77777777" w:rsidR="006131AD" w:rsidRDefault="006131AD">
      <w:pPr>
        <w:pStyle w:val="Corpodetexto"/>
        <w:rPr>
          <w:b/>
        </w:rPr>
      </w:pPr>
    </w:p>
    <w:p w14:paraId="62497DA6" w14:textId="77777777" w:rsidR="006131AD" w:rsidRDefault="006131AD">
      <w:pPr>
        <w:pStyle w:val="Corpodetexto"/>
        <w:spacing w:before="144"/>
        <w:rPr>
          <w:b/>
        </w:rPr>
      </w:pPr>
    </w:p>
    <w:p w14:paraId="38663786" w14:textId="77777777" w:rsidR="006131AD" w:rsidRDefault="00000000">
      <w:pPr>
        <w:pStyle w:val="Ttulo2"/>
        <w:numPr>
          <w:ilvl w:val="1"/>
          <w:numId w:val="1"/>
        </w:numPr>
        <w:tabs>
          <w:tab w:val="left" w:pos="682"/>
        </w:tabs>
        <w:ind w:left="682" w:hanging="542"/>
      </w:pPr>
      <w:bookmarkStart w:id="176" w:name="Estudos_sobre_machine_learning_aplicado_"/>
      <w:bookmarkStart w:id="177" w:name="_bookmark42"/>
      <w:bookmarkEnd w:id="176"/>
      <w:bookmarkEnd w:id="177"/>
      <w:r>
        <w:rPr>
          <w:w w:val="105"/>
        </w:rPr>
        <w:t>Estudos</w:t>
      </w:r>
      <w:r>
        <w:rPr>
          <w:spacing w:val="-16"/>
          <w:w w:val="105"/>
        </w:rPr>
        <w:t xml:space="preserve"> </w:t>
      </w:r>
      <w:r>
        <w:rPr>
          <w:w w:val="105"/>
        </w:rPr>
        <w:t>sobre</w:t>
      </w:r>
      <w:r>
        <w:rPr>
          <w:spacing w:val="-15"/>
          <w:w w:val="105"/>
        </w:rPr>
        <w:t xml:space="preserve"> </w:t>
      </w:r>
      <w:r>
        <w:rPr>
          <w:w w:val="105"/>
        </w:rPr>
        <w:t>machine</w:t>
      </w:r>
      <w:r>
        <w:rPr>
          <w:spacing w:val="-16"/>
          <w:w w:val="105"/>
        </w:rPr>
        <w:t xml:space="preserve"> </w:t>
      </w:r>
      <w:r>
        <w:rPr>
          <w:w w:val="105"/>
        </w:rPr>
        <w:t>learning</w:t>
      </w:r>
      <w:r>
        <w:rPr>
          <w:spacing w:val="-15"/>
          <w:w w:val="105"/>
        </w:rPr>
        <w:t xml:space="preserve"> </w:t>
      </w:r>
      <w:r>
        <w:rPr>
          <w:w w:val="105"/>
        </w:rPr>
        <w:t>aplicado</w:t>
      </w:r>
      <w:r>
        <w:rPr>
          <w:spacing w:val="-16"/>
          <w:w w:val="105"/>
        </w:rPr>
        <w:t xml:space="preserve"> </w:t>
      </w:r>
      <w:r>
        <w:rPr>
          <w:w w:val="105"/>
        </w:rPr>
        <w:t>à</w:t>
      </w:r>
      <w:r>
        <w:rPr>
          <w:spacing w:val="-15"/>
          <w:w w:val="105"/>
        </w:rPr>
        <w:t xml:space="preserve"> </w:t>
      </w:r>
      <w:r>
        <w:rPr>
          <w:w w:val="105"/>
        </w:rPr>
        <w:t>otimização</w:t>
      </w:r>
      <w:r>
        <w:rPr>
          <w:spacing w:val="-16"/>
          <w:w w:val="105"/>
        </w:rPr>
        <w:t xml:space="preserve"> </w:t>
      </w:r>
      <w:r>
        <w:rPr>
          <w:w w:val="105"/>
        </w:rPr>
        <w:t>de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portfólios</w:t>
      </w:r>
    </w:p>
    <w:p w14:paraId="446CF0F0" w14:textId="77777777" w:rsidR="006131AD" w:rsidRDefault="006131AD">
      <w:pPr>
        <w:pStyle w:val="Corpodetexto"/>
        <w:spacing w:before="89"/>
        <w:rPr>
          <w:b/>
        </w:rPr>
      </w:pPr>
    </w:p>
    <w:p w14:paraId="2263F830" w14:textId="77777777" w:rsidR="006131AD" w:rsidRDefault="00000000">
      <w:pPr>
        <w:pStyle w:val="Corpodetexto"/>
        <w:spacing w:line="340" w:lineRule="auto"/>
        <w:ind w:left="129" w:right="108" w:firstLine="719"/>
        <w:jc w:val="both"/>
      </w:pPr>
      <w:r>
        <w:t>Os estudos analisados sobre otimização de portfólios mostram que modelos prediti-</w:t>
      </w:r>
      <w:r>
        <w:rPr>
          <w:w w:val="105"/>
        </w:rPr>
        <w:t>vos</w:t>
      </w:r>
      <w:r>
        <w:rPr>
          <w:spacing w:val="-14"/>
          <w:w w:val="105"/>
        </w:rPr>
        <w:t xml:space="preserve"> </w:t>
      </w:r>
      <w:r>
        <w:rPr>
          <w:w w:val="105"/>
        </w:rPr>
        <w:t>vêm</w:t>
      </w:r>
      <w:r>
        <w:rPr>
          <w:spacing w:val="-14"/>
          <w:w w:val="105"/>
        </w:rPr>
        <w:t xml:space="preserve"> </w:t>
      </w:r>
      <w:r>
        <w:rPr>
          <w:w w:val="105"/>
        </w:rPr>
        <w:t>sendo</w:t>
      </w:r>
      <w:r>
        <w:rPr>
          <w:spacing w:val="-14"/>
          <w:w w:val="105"/>
        </w:rPr>
        <w:t xml:space="preserve"> </w:t>
      </w:r>
      <w:r>
        <w:rPr>
          <w:w w:val="105"/>
        </w:rPr>
        <w:t>combinados</w:t>
      </w:r>
      <w:r>
        <w:rPr>
          <w:spacing w:val="-14"/>
          <w:w w:val="105"/>
        </w:rPr>
        <w:t xml:space="preserve"> </w:t>
      </w:r>
      <w:r>
        <w:rPr>
          <w:w w:val="105"/>
        </w:rPr>
        <w:t>com</w:t>
      </w:r>
      <w:r>
        <w:rPr>
          <w:spacing w:val="-14"/>
          <w:w w:val="105"/>
        </w:rPr>
        <w:t xml:space="preserve"> </w:t>
      </w:r>
      <w:r>
        <w:rPr>
          <w:w w:val="105"/>
        </w:rPr>
        <w:t>métodos</w:t>
      </w:r>
      <w:r>
        <w:rPr>
          <w:spacing w:val="-14"/>
          <w:w w:val="105"/>
        </w:rPr>
        <w:t xml:space="preserve"> </w:t>
      </w:r>
      <w:r>
        <w:rPr>
          <w:w w:val="105"/>
        </w:rPr>
        <w:t>tradicionais</w:t>
      </w:r>
      <w:r>
        <w:rPr>
          <w:spacing w:val="-14"/>
          <w:w w:val="105"/>
        </w:rPr>
        <w:t xml:space="preserve"> </w:t>
      </w:r>
      <w:r>
        <w:rPr>
          <w:w w:val="105"/>
        </w:rPr>
        <w:t>de</w:t>
      </w:r>
      <w:r>
        <w:rPr>
          <w:spacing w:val="-14"/>
          <w:w w:val="105"/>
        </w:rPr>
        <w:t xml:space="preserve"> </w:t>
      </w:r>
      <w:r>
        <w:rPr>
          <w:w w:val="105"/>
        </w:rPr>
        <w:t>alocação</w:t>
      </w:r>
      <w:r>
        <w:rPr>
          <w:spacing w:val="-14"/>
          <w:w w:val="105"/>
        </w:rPr>
        <w:t xml:space="preserve"> </w:t>
      </w:r>
      <w:r>
        <w:rPr>
          <w:w w:val="105"/>
        </w:rPr>
        <w:t>de</w:t>
      </w:r>
      <w:r>
        <w:rPr>
          <w:spacing w:val="-14"/>
          <w:w w:val="105"/>
        </w:rPr>
        <w:t xml:space="preserve"> </w:t>
      </w:r>
      <w:r>
        <w:rPr>
          <w:w w:val="105"/>
        </w:rPr>
        <w:t>recursos.</w:t>
      </w:r>
      <w:r>
        <w:rPr>
          <w:spacing w:val="-14"/>
          <w:w w:val="105"/>
        </w:rPr>
        <w:t xml:space="preserve"> </w:t>
      </w:r>
      <w:r>
        <w:rPr>
          <w:w w:val="105"/>
        </w:rPr>
        <w:t>Em</w:t>
      </w:r>
      <w:r>
        <w:rPr>
          <w:spacing w:val="-14"/>
          <w:w w:val="105"/>
        </w:rPr>
        <w:t xml:space="preserve"> </w:t>
      </w:r>
      <w:r>
        <w:rPr>
          <w:w w:val="105"/>
        </w:rPr>
        <w:t>geral, essa combinação ocorre em duas etapas: primeiro, algoritmos de machine learning ou deep</w:t>
      </w:r>
      <w:r>
        <w:rPr>
          <w:spacing w:val="-10"/>
          <w:w w:val="105"/>
        </w:rPr>
        <w:t xml:space="preserve"> </w:t>
      </w:r>
      <w:r>
        <w:rPr>
          <w:w w:val="105"/>
        </w:rPr>
        <w:t>learning</w:t>
      </w:r>
      <w:r>
        <w:rPr>
          <w:spacing w:val="-10"/>
          <w:w w:val="105"/>
        </w:rPr>
        <w:t xml:space="preserve"> </w:t>
      </w:r>
      <w:r>
        <w:rPr>
          <w:w w:val="105"/>
        </w:rPr>
        <w:t>são</w:t>
      </w:r>
      <w:r>
        <w:rPr>
          <w:spacing w:val="-10"/>
          <w:w w:val="105"/>
        </w:rPr>
        <w:t xml:space="preserve"> </w:t>
      </w:r>
      <w:r>
        <w:rPr>
          <w:w w:val="105"/>
        </w:rPr>
        <w:t>usados</w:t>
      </w:r>
      <w:r>
        <w:rPr>
          <w:spacing w:val="-10"/>
          <w:w w:val="105"/>
        </w:rPr>
        <w:t xml:space="preserve"> </w:t>
      </w:r>
      <w:r>
        <w:rPr>
          <w:w w:val="105"/>
        </w:rPr>
        <w:t>para</w:t>
      </w:r>
      <w:r>
        <w:rPr>
          <w:spacing w:val="-10"/>
          <w:w w:val="105"/>
        </w:rPr>
        <w:t xml:space="preserve"> </w:t>
      </w:r>
      <w:r>
        <w:rPr>
          <w:w w:val="105"/>
        </w:rPr>
        <w:t>prever</w:t>
      </w:r>
      <w:r>
        <w:rPr>
          <w:spacing w:val="-10"/>
          <w:w w:val="105"/>
        </w:rPr>
        <w:t xml:space="preserve"> </w:t>
      </w:r>
      <w:r>
        <w:rPr>
          <w:w w:val="105"/>
        </w:rPr>
        <w:t>preços,</w:t>
      </w:r>
      <w:r>
        <w:rPr>
          <w:spacing w:val="-10"/>
          <w:w w:val="105"/>
        </w:rPr>
        <w:t xml:space="preserve"> </w:t>
      </w:r>
      <w:r>
        <w:rPr>
          <w:w w:val="105"/>
        </w:rPr>
        <w:t>retornos</w:t>
      </w:r>
      <w:r>
        <w:rPr>
          <w:spacing w:val="-10"/>
          <w:w w:val="105"/>
        </w:rPr>
        <w:t xml:space="preserve"> </w:t>
      </w:r>
      <w:r>
        <w:rPr>
          <w:w w:val="105"/>
        </w:rPr>
        <w:t>ou</w:t>
      </w:r>
      <w:r>
        <w:rPr>
          <w:spacing w:val="-10"/>
          <w:w w:val="105"/>
        </w:rPr>
        <w:t xml:space="preserve"> </w:t>
      </w:r>
      <w:r>
        <w:rPr>
          <w:w w:val="105"/>
        </w:rPr>
        <w:t>movimentos</w:t>
      </w:r>
      <w:r>
        <w:rPr>
          <w:spacing w:val="-10"/>
          <w:w w:val="105"/>
        </w:rPr>
        <w:t xml:space="preserve"> </w:t>
      </w:r>
      <w:r>
        <w:rPr>
          <w:w w:val="105"/>
        </w:rPr>
        <w:t>futuros</w:t>
      </w:r>
      <w:r>
        <w:rPr>
          <w:spacing w:val="-10"/>
          <w:w w:val="105"/>
        </w:rPr>
        <w:t xml:space="preserve"> </w:t>
      </w:r>
      <w:r>
        <w:rPr>
          <w:w w:val="105"/>
        </w:rPr>
        <w:t>dos</w:t>
      </w:r>
      <w:r>
        <w:rPr>
          <w:spacing w:val="-10"/>
          <w:w w:val="105"/>
        </w:rPr>
        <w:t xml:space="preserve"> </w:t>
      </w:r>
      <w:r>
        <w:rPr>
          <w:w w:val="105"/>
        </w:rPr>
        <w:t xml:space="preserve">ativos; </w:t>
      </w:r>
      <w:r>
        <w:rPr>
          <w:spacing w:val="-2"/>
          <w:w w:val="105"/>
        </w:rPr>
        <w:t>depois,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essas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previsões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são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incorporadas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modelos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seleção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otimização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 xml:space="preserve">carteiras, </w:t>
      </w:r>
      <w:r>
        <w:rPr>
          <w:w w:val="105"/>
        </w:rPr>
        <w:t>especialmente ao modelo média-variância de Markowitz (</w:t>
      </w:r>
      <w:hyperlink w:anchor="_bookmark75" w:history="1">
        <w:r>
          <w:rPr>
            <w:w w:val="105"/>
          </w:rPr>
          <w:t>CHEN et al.</w:t>
        </w:r>
      </w:hyperlink>
      <w:r>
        <w:rPr>
          <w:w w:val="105"/>
        </w:rPr>
        <w:t xml:space="preserve">, </w:t>
      </w:r>
      <w:hyperlink w:anchor="_bookmark75" w:history="1">
        <w:r>
          <w:rPr>
            <w:w w:val="105"/>
          </w:rPr>
          <w:t>2021</w:t>
        </w:r>
      </w:hyperlink>
      <w:r>
        <w:rPr>
          <w:w w:val="105"/>
        </w:rPr>
        <w:t xml:space="preserve">; </w:t>
      </w:r>
      <w:hyperlink w:anchor="_bookmark96" w:history="1">
        <w:r>
          <w:rPr>
            <w:w w:val="105"/>
          </w:rPr>
          <w:t>MA; HAN;</w:t>
        </w:r>
      </w:hyperlink>
      <w:r>
        <w:rPr>
          <w:w w:val="105"/>
        </w:rPr>
        <w:t xml:space="preserve"> </w:t>
      </w:r>
      <w:hyperlink w:anchor="_bookmark96" w:history="1">
        <w:r>
          <w:rPr>
            <w:w w:val="105"/>
          </w:rPr>
          <w:t>WANG</w:t>
        </w:r>
      </w:hyperlink>
      <w:r>
        <w:rPr>
          <w:w w:val="105"/>
        </w:rPr>
        <w:t>,</w:t>
      </w:r>
      <w:r>
        <w:rPr>
          <w:spacing w:val="-15"/>
          <w:w w:val="105"/>
        </w:rPr>
        <w:t xml:space="preserve"> </w:t>
      </w:r>
      <w:hyperlink w:anchor="_bookmark96" w:history="1">
        <w:r>
          <w:rPr>
            <w:w w:val="105"/>
          </w:rPr>
          <w:t>2021</w:t>
        </w:r>
      </w:hyperlink>
      <w:r>
        <w:rPr>
          <w:w w:val="105"/>
        </w:rPr>
        <w:t>;</w:t>
      </w:r>
      <w:r>
        <w:rPr>
          <w:spacing w:val="-15"/>
          <w:w w:val="105"/>
        </w:rPr>
        <w:t xml:space="preserve"> </w:t>
      </w:r>
      <w:hyperlink w:anchor="_bookmark115" w:history="1">
        <w:r>
          <w:rPr>
            <w:w w:val="105"/>
          </w:rPr>
          <w:t>WANG</w:t>
        </w:r>
        <w:r>
          <w:rPr>
            <w:spacing w:val="-15"/>
            <w:w w:val="105"/>
          </w:rPr>
          <w:t xml:space="preserve"> </w:t>
        </w:r>
        <w:r>
          <w:rPr>
            <w:w w:val="105"/>
          </w:rPr>
          <w:t>et</w:t>
        </w:r>
        <w:r>
          <w:rPr>
            <w:spacing w:val="-15"/>
            <w:w w:val="105"/>
          </w:rPr>
          <w:t xml:space="preserve"> </w:t>
        </w:r>
        <w:r>
          <w:rPr>
            <w:w w:val="105"/>
          </w:rPr>
          <w:t>al.</w:t>
        </w:r>
      </w:hyperlink>
      <w:r>
        <w:rPr>
          <w:w w:val="105"/>
        </w:rPr>
        <w:t>,</w:t>
      </w:r>
      <w:r>
        <w:rPr>
          <w:spacing w:val="-15"/>
          <w:w w:val="105"/>
        </w:rPr>
        <w:t xml:space="preserve"> </w:t>
      </w:r>
      <w:hyperlink w:anchor="_bookmark115" w:history="1">
        <w:r>
          <w:rPr>
            <w:w w:val="105"/>
          </w:rPr>
          <w:t>2020</w:t>
        </w:r>
      </w:hyperlink>
      <w:r>
        <w:rPr>
          <w:w w:val="105"/>
        </w:rPr>
        <w:t>).</w:t>
      </w:r>
      <w:r>
        <w:rPr>
          <w:spacing w:val="-15"/>
          <w:w w:val="105"/>
        </w:rPr>
        <w:t xml:space="preserve"> </w:t>
      </w:r>
      <w:r>
        <w:rPr>
          <w:w w:val="105"/>
        </w:rPr>
        <w:t>Embora</w:t>
      </w:r>
      <w:r>
        <w:rPr>
          <w:spacing w:val="-15"/>
          <w:w w:val="105"/>
        </w:rPr>
        <w:t xml:space="preserve"> </w:t>
      </w:r>
      <w:r>
        <w:rPr>
          <w:w w:val="105"/>
        </w:rPr>
        <w:t>esses</w:t>
      </w:r>
      <w:r>
        <w:rPr>
          <w:spacing w:val="-15"/>
          <w:w w:val="105"/>
        </w:rPr>
        <w:t xml:space="preserve"> </w:t>
      </w:r>
      <w:r>
        <w:rPr>
          <w:w w:val="105"/>
        </w:rPr>
        <w:t>estudos</w:t>
      </w:r>
      <w:r>
        <w:rPr>
          <w:spacing w:val="-15"/>
          <w:w w:val="105"/>
        </w:rPr>
        <w:t xml:space="preserve"> </w:t>
      </w:r>
      <w:r>
        <w:rPr>
          <w:w w:val="105"/>
        </w:rPr>
        <w:t>tratem</w:t>
      </w:r>
      <w:r>
        <w:rPr>
          <w:spacing w:val="-15"/>
          <w:w w:val="105"/>
        </w:rPr>
        <w:t xml:space="preserve"> </w:t>
      </w:r>
      <w:r>
        <w:rPr>
          <w:w w:val="105"/>
        </w:rPr>
        <w:t>principalmente</w:t>
      </w:r>
      <w:r>
        <w:rPr>
          <w:spacing w:val="-15"/>
          <w:w w:val="105"/>
        </w:rPr>
        <w:t xml:space="preserve"> </w:t>
      </w:r>
      <w:r>
        <w:rPr>
          <w:w w:val="105"/>
        </w:rPr>
        <w:t>de</w:t>
      </w:r>
      <w:r>
        <w:rPr>
          <w:spacing w:val="-15"/>
          <w:w w:val="105"/>
        </w:rPr>
        <w:t xml:space="preserve"> </w:t>
      </w:r>
      <w:r>
        <w:rPr>
          <w:w w:val="105"/>
        </w:rPr>
        <w:t>ações e</w:t>
      </w:r>
      <w:r>
        <w:rPr>
          <w:spacing w:val="-1"/>
          <w:w w:val="105"/>
        </w:rPr>
        <w:t xml:space="preserve"> </w:t>
      </w:r>
      <w:r>
        <w:rPr>
          <w:w w:val="105"/>
        </w:rPr>
        <w:t>índices,</w:t>
      </w:r>
      <w:r>
        <w:rPr>
          <w:spacing w:val="-1"/>
          <w:w w:val="105"/>
        </w:rPr>
        <w:t xml:space="preserve"> </w:t>
      </w:r>
      <w:r>
        <w:rPr>
          <w:w w:val="105"/>
        </w:rPr>
        <w:t>sua</w:t>
      </w:r>
      <w:r>
        <w:rPr>
          <w:spacing w:val="-1"/>
          <w:w w:val="105"/>
        </w:rPr>
        <w:t xml:space="preserve"> </w:t>
      </w:r>
      <w:r>
        <w:rPr>
          <w:w w:val="105"/>
        </w:rPr>
        <w:t>lógica</w:t>
      </w:r>
      <w:r>
        <w:rPr>
          <w:spacing w:val="-1"/>
          <w:w w:val="105"/>
        </w:rPr>
        <w:t xml:space="preserve"> </w:t>
      </w:r>
      <w:r>
        <w:rPr>
          <w:w w:val="105"/>
        </w:rPr>
        <w:t>metodológica</w:t>
      </w:r>
      <w:r>
        <w:rPr>
          <w:spacing w:val="-1"/>
          <w:w w:val="105"/>
        </w:rPr>
        <w:t xml:space="preserve"> </w:t>
      </w:r>
      <w:r>
        <w:rPr>
          <w:w w:val="105"/>
        </w:rPr>
        <w:t>se</w:t>
      </w:r>
      <w:r>
        <w:rPr>
          <w:spacing w:val="-2"/>
          <w:w w:val="105"/>
        </w:rPr>
        <w:t xml:space="preserve"> </w:t>
      </w:r>
      <w:r>
        <w:rPr>
          <w:w w:val="105"/>
        </w:rPr>
        <w:t>aproxima</w:t>
      </w:r>
      <w:r>
        <w:rPr>
          <w:spacing w:val="-1"/>
          <w:w w:val="105"/>
        </w:rPr>
        <w:t xml:space="preserve"> </w:t>
      </w:r>
      <w:r>
        <w:rPr>
          <w:w w:val="105"/>
        </w:rPr>
        <w:t>do</w:t>
      </w:r>
      <w:r>
        <w:rPr>
          <w:spacing w:val="-1"/>
          <w:w w:val="105"/>
        </w:rPr>
        <w:t xml:space="preserve"> </w:t>
      </w:r>
      <w:r>
        <w:rPr>
          <w:w w:val="105"/>
        </w:rPr>
        <w:t>tema</w:t>
      </w:r>
      <w:r>
        <w:rPr>
          <w:spacing w:val="-2"/>
          <w:w w:val="105"/>
        </w:rPr>
        <w:t xml:space="preserve"> </w:t>
      </w:r>
      <w:r>
        <w:rPr>
          <w:w w:val="105"/>
        </w:rPr>
        <w:t>deste</w:t>
      </w:r>
      <w:r>
        <w:rPr>
          <w:spacing w:val="-1"/>
          <w:w w:val="105"/>
        </w:rPr>
        <w:t xml:space="preserve"> </w:t>
      </w:r>
      <w:r>
        <w:rPr>
          <w:w w:val="105"/>
        </w:rPr>
        <w:t>anteprojeto,</w:t>
      </w:r>
      <w:r>
        <w:rPr>
          <w:spacing w:val="-1"/>
          <w:w w:val="105"/>
        </w:rPr>
        <w:t xml:space="preserve"> </w:t>
      </w:r>
      <w:r>
        <w:rPr>
          <w:w w:val="105"/>
        </w:rPr>
        <w:t>pois</w:t>
      </w:r>
      <w:r>
        <w:rPr>
          <w:spacing w:val="-1"/>
          <w:w w:val="105"/>
        </w:rPr>
        <w:t xml:space="preserve"> </w:t>
      </w:r>
      <w:r>
        <w:rPr>
          <w:w w:val="105"/>
        </w:rPr>
        <w:t>combina previsão algorítmica e diversificação de portfólios.</w:t>
      </w:r>
    </w:p>
    <w:p w14:paraId="70350A79" w14:textId="77777777" w:rsidR="006131AD" w:rsidRDefault="00000000">
      <w:pPr>
        <w:pStyle w:val="Corpodetexto"/>
        <w:spacing w:line="340" w:lineRule="auto"/>
        <w:ind w:left="140" w:right="102" w:firstLine="708"/>
        <w:jc w:val="both"/>
      </w:pP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previsão</w:t>
      </w:r>
      <w:r>
        <w:rPr>
          <w:spacing w:val="-3"/>
          <w:w w:val="105"/>
        </w:rPr>
        <w:t xml:space="preserve"> </w:t>
      </w:r>
      <w:r>
        <w:rPr>
          <w:w w:val="105"/>
        </w:rPr>
        <w:t>aparece</w:t>
      </w:r>
      <w:r>
        <w:rPr>
          <w:spacing w:val="-3"/>
          <w:w w:val="105"/>
        </w:rPr>
        <w:t xml:space="preserve"> </w:t>
      </w:r>
      <w:r>
        <w:rPr>
          <w:w w:val="105"/>
        </w:rPr>
        <w:t>como</w:t>
      </w:r>
      <w:r>
        <w:rPr>
          <w:spacing w:val="-3"/>
          <w:w w:val="105"/>
        </w:rPr>
        <w:t xml:space="preserve"> </w:t>
      </w:r>
      <w:r>
        <w:rPr>
          <w:w w:val="105"/>
        </w:rPr>
        <w:t>uma</w:t>
      </w:r>
      <w:r>
        <w:rPr>
          <w:spacing w:val="-3"/>
          <w:w w:val="105"/>
        </w:rPr>
        <w:t xml:space="preserve"> </w:t>
      </w:r>
      <w:r>
        <w:rPr>
          <w:w w:val="105"/>
        </w:rPr>
        <w:t>etapa</w:t>
      </w:r>
      <w:r>
        <w:rPr>
          <w:spacing w:val="-3"/>
          <w:w w:val="105"/>
        </w:rPr>
        <w:t xml:space="preserve"> </w:t>
      </w:r>
      <w:r>
        <w:rPr>
          <w:w w:val="105"/>
        </w:rPr>
        <w:t>importante</w:t>
      </w:r>
      <w:r>
        <w:rPr>
          <w:spacing w:val="-3"/>
          <w:w w:val="105"/>
        </w:rPr>
        <w:t xml:space="preserve"> </w:t>
      </w:r>
      <w:r>
        <w:rPr>
          <w:w w:val="105"/>
        </w:rPr>
        <w:t>porque</w:t>
      </w:r>
      <w:r>
        <w:rPr>
          <w:spacing w:val="-3"/>
          <w:w w:val="105"/>
        </w:rPr>
        <w:t xml:space="preserve"> </w:t>
      </w:r>
      <w:r>
        <w:rPr>
          <w:w w:val="105"/>
        </w:rPr>
        <w:t>fornece</w:t>
      </w:r>
      <w:r>
        <w:rPr>
          <w:spacing w:val="-3"/>
          <w:w w:val="105"/>
        </w:rPr>
        <w:t xml:space="preserve"> </w:t>
      </w:r>
      <w:r>
        <w:rPr>
          <w:w w:val="105"/>
        </w:rPr>
        <w:t>informações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para a montagem posterior da carteira. </w:t>
      </w:r>
      <w:hyperlink w:anchor="_bookmark75" w:history="1">
        <w:r>
          <w:rPr>
            <w:w w:val="105"/>
          </w:rPr>
          <w:t>Chen et al.</w:t>
        </w:r>
      </w:hyperlink>
      <w:r>
        <w:rPr>
          <w:w w:val="105"/>
        </w:rPr>
        <w:t xml:space="preserve"> (</w:t>
      </w:r>
      <w:hyperlink w:anchor="_bookmark75" w:history="1">
        <w:r>
          <w:rPr>
            <w:w w:val="105"/>
          </w:rPr>
          <w:t>2021</w:t>
        </w:r>
      </w:hyperlink>
      <w:r>
        <w:rPr>
          <w:w w:val="105"/>
        </w:rPr>
        <w:t xml:space="preserve">) combinam previsão de preços por machine learning com a definição dos pesos da carteira pelo modelo média-variância. </w:t>
      </w:r>
      <w:hyperlink w:anchor="_bookmark96" w:history="1">
        <w:r>
          <w:rPr>
            <w:w w:val="105"/>
          </w:rPr>
          <w:t>Ma, Han e Wang</w:t>
        </w:r>
      </w:hyperlink>
      <w:r>
        <w:rPr>
          <w:w w:val="105"/>
        </w:rPr>
        <w:t xml:space="preserve"> (</w:t>
      </w:r>
      <w:hyperlink w:anchor="_bookmark96" w:history="1">
        <w:r>
          <w:rPr>
            <w:w w:val="105"/>
          </w:rPr>
          <w:t>2021</w:t>
        </w:r>
      </w:hyperlink>
      <w:r>
        <w:rPr>
          <w:w w:val="105"/>
        </w:rPr>
        <w:t xml:space="preserve">) também relacionam previsões de retorno à otimização de port-fólios, destacando que modelos de machine learning e deep learning podem apresentar desempenho preditivo mais favorável do que modelos tradicionais de séries temporais. De forma semelhante, </w:t>
      </w:r>
      <w:hyperlink w:anchor="_bookmark115" w:history="1">
        <w:r>
          <w:rPr>
            <w:w w:val="105"/>
          </w:rPr>
          <w:t>Wang et al.</w:t>
        </w:r>
      </w:hyperlink>
      <w:r>
        <w:rPr>
          <w:w w:val="105"/>
        </w:rPr>
        <w:t xml:space="preserve"> (</w:t>
      </w:r>
      <w:hyperlink w:anchor="_bookmark115" w:history="1">
        <w:r>
          <w:rPr>
            <w:w w:val="105"/>
          </w:rPr>
          <w:t>2020</w:t>
        </w:r>
      </w:hyperlink>
      <w:r>
        <w:rPr>
          <w:w w:val="105"/>
        </w:rPr>
        <w:t xml:space="preserve">) utilizam LSTM para capturar dependências de </w:t>
      </w:r>
      <w:r>
        <w:t xml:space="preserve">longo prazo nos retornos dos ativos e, em seguida, formar carteiras otimizadas pelo critério </w:t>
      </w:r>
      <w:r>
        <w:rPr>
          <w:spacing w:val="-2"/>
          <w:w w:val="105"/>
        </w:rPr>
        <w:t>média-variância.</w:t>
      </w:r>
    </w:p>
    <w:p w14:paraId="3DDFB746" w14:textId="77777777" w:rsidR="006131AD" w:rsidRDefault="00000000">
      <w:pPr>
        <w:pStyle w:val="Corpodetexto"/>
        <w:spacing w:line="340" w:lineRule="auto"/>
        <w:ind w:left="140" w:right="114" w:firstLine="708"/>
        <w:jc w:val="both"/>
      </w:pPr>
      <w:r>
        <w:rPr>
          <w:w w:val="105"/>
        </w:rPr>
        <w:t>Além</w:t>
      </w:r>
      <w:r>
        <w:rPr>
          <w:spacing w:val="-11"/>
          <w:w w:val="105"/>
        </w:rPr>
        <w:t xml:space="preserve"> </w:t>
      </w:r>
      <w:r>
        <w:rPr>
          <w:w w:val="105"/>
        </w:rPr>
        <w:t>da</w:t>
      </w:r>
      <w:r>
        <w:rPr>
          <w:spacing w:val="-11"/>
          <w:w w:val="105"/>
        </w:rPr>
        <w:t xml:space="preserve"> </w:t>
      </w:r>
      <w:r>
        <w:rPr>
          <w:w w:val="105"/>
        </w:rPr>
        <w:t>previsão,</w:t>
      </w:r>
      <w:r>
        <w:rPr>
          <w:spacing w:val="-11"/>
          <w:w w:val="105"/>
        </w:rPr>
        <w:t xml:space="preserve"> </w:t>
      </w:r>
      <w:r>
        <w:rPr>
          <w:w w:val="105"/>
        </w:rPr>
        <w:t>os</w:t>
      </w:r>
      <w:r>
        <w:rPr>
          <w:spacing w:val="-11"/>
          <w:w w:val="105"/>
        </w:rPr>
        <w:t xml:space="preserve"> </w:t>
      </w:r>
      <w:r>
        <w:rPr>
          <w:w w:val="105"/>
        </w:rPr>
        <w:t>estudos</w:t>
      </w:r>
      <w:r>
        <w:rPr>
          <w:spacing w:val="-11"/>
          <w:w w:val="105"/>
        </w:rPr>
        <w:t xml:space="preserve"> </w:t>
      </w:r>
      <w:r>
        <w:rPr>
          <w:w w:val="105"/>
        </w:rPr>
        <w:t>destacam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pré-seleção</w:t>
      </w:r>
      <w:r>
        <w:rPr>
          <w:spacing w:val="-11"/>
          <w:w w:val="105"/>
        </w:rPr>
        <w:t xml:space="preserve"> </w:t>
      </w:r>
      <w:r>
        <w:rPr>
          <w:w w:val="105"/>
        </w:rPr>
        <w:t>de</w:t>
      </w:r>
      <w:r>
        <w:rPr>
          <w:spacing w:val="-11"/>
          <w:w w:val="105"/>
        </w:rPr>
        <w:t xml:space="preserve"> </w:t>
      </w:r>
      <w:r>
        <w:rPr>
          <w:w w:val="105"/>
        </w:rPr>
        <w:t>ativos</w:t>
      </w:r>
      <w:r>
        <w:rPr>
          <w:spacing w:val="-11"/>
          <w:w w:val="105"/>
        </w:rPr>
        <w:t xml:space="preserve"> </w:t>
      </w:r>
      <w:r>
        <w:rPr>
          <w:w w:val="105"/>
        </w:rPr>
        <w:t>antes</w:t>
      </w:r>
      <w:r>
        <w:rPr>
          <w:spacing w:val="-11"/>
          <w:w w:val="105"/>
        </w:rPr>
        <w:t xml:space="preserve"> </w:t>
      </w:r>
      <w:r>
        <w:rPr>
          <w:w w:val="105"/>
        </w:rPr>
        <w:t>da</w:t>
      </w:r>
      <w:r>
        <w:rPr>
          <w:spacing w:val="-11"/>
          <w:w w:val="105"/>
        </w:rPr>
        <w:t xml:space="preserve"> </w:t>
      </w:r>
      <w:r>
        <w:rPr>
          <w:w w:val="105"/>
        </w:rPr>
        <w:t xml:space="preserve">alocação final. </w:t>
      </w:r>
      <w:hyperlink w:anchor="_bookmark75" w:history="1">
        <w:r>
          <w:rPr>
            <w:w w:val="105"/>
          </w:rPr>
          <w:t>Chen et al.</w:t>
        </w:r>
      </w:hyperlink>
      <w:r>
        <w:rPr>
          <w:w w:val="105"/>
        </w:rPr>
        <w:t xml:space="preserve"> (</w:t>
      </w:r>
      <w:hyperlink w:anchor="_bookmark75" w:history="1">
        <w:r>
          <w:rPr>
            <w:w w:val="105"/>
          </w:rPr>
          <w:t>2021</w:t>
        </w:r>
      </w:hyperlink>
      <w:r>
        <w:rPr>
          <w:w w:val="105"/>
        </w:rPr>
        <w:t>) selecionam ativos com maior potencial de retorno a partir dos preços</w:t>
      </w:r>
      <w:r>
        <w:rPr>
          <w:spacing w:val="-15"/>
          <w:w w:val="105"/>
        </w:rPr>
        <w:t xml:space="preserve"> </w:t>
      </w:r>
      <w:r>
        <w:rPr>
          <w:w w:val="105"/>
        </w:rPr>
        <w:t>previstos,</w:t>
      </w:r>
      <w:r>
        <w:rPr>
          <w:spacing w:val="-15"/>
          <w:w w:val="105"/>
        </w:rPr>
        <w:t xml:space="preserve"> </w:t>
      </w:r>
      <w:r>
        <w:rPr>
          <w:w w:val="105"/>
        </w:rPr>
        <w:t>enquanto</w:t>
      </w:r>
      <w:r>
        <w:rPr>
          <w:spacing w:val="-15"/>
          <w:w w:val="105"/>
        </w:rPr>
        <w:t xml:space="preserve"> </w:t>
      </w:r>
      <w:hyperlink w:anchor="_bookmark96" w:history="1">
        <w:r>
          <w:rPr>
            <w:w w:val="105"/>
          </w:rPr>
          <w:t>Ma,</w:t>
        </w:r>
        <w:r>
          <w:rPr>
            <w:spacing w:val="-15"/>
            <w:w w:val="105"/>
          </w:rPr>
          <w:t xml:space="preserve"> </w:t>
        </w:r>
        <w:r>
          <w:rPr>
            <w:w w:val="105"/>
          </w:rPr>
          <w:t>Han</w:t>
        </w:r>
        <w:r>
          <w:rPr>
            <w:spacing w:val="-15"/>
            <w:w w:val="105"/>
          </w:rPr>
          <w:t xml:space="preserve"> </w:t>
        </w:r>
        <w:r>
          <w:rPr>
            <w:w w:val="105"/>
          </w:rPr>
          <w:t>e</w:t>
        </w:r>
        <w:r>
          <w:rPr>
            <w:spacing w:val="-15"/>
            <w:w w:val="105"/>
          </w:rPr>
          <w:t xml:space="preserve"> </w:t>
        </w:r>
        <w:r>
          <w:rPr>
            <w:w w:val="105"/>
          </w:rPr>
          <w:t>Wang</w:t>
        </w:r>
      </w:hyperlink>
      <w:r>
        <w:rPr>
          <w:spacing w:val="-15"/>
          <w:w w:val="105"/>
        </w:rPr>
        <w:t xml:space="preserve"> </w:t>
      </w:r>
      <w:r>
        <w:rPr>
          <w:w w:val="105"/>
        </w:rPr>
        <w:t>(</w:t>
      </w:r>
      <w:hyperlink w:anchor="_bookmark96" w:history="1">
        <w:r>
          <w:rPr>
            <w:w w:val="105"/>
          </w:rPr>
          <w:t>2021</w:t>
        </w:r>
      </w:hyperlink>
      <w:r>
        <w:rPr>
          <w:w w:val="105"/>
        </w:rPr>
        <w:t>)</w:t>
      </w:r>
      <w:r>
        <w:rPr>
          <w:spacing w:val="-15"/>
          <w:w w:val="105"/>
        </w:rPr>
        <w:t xml:space="preserve"> </w:t>
      </w:r>
      <w:r>
        <w:rPr>
          <w:w w:val="105"/>
        </w:rPr>
        <w:t>utilizam</w:t>
      </w:r>
      <w:r>
        <w:rPr>
          <w:spacing w:val="-15"/>
          <w:w w:val="105"/>
        </w:rPr>
        <w:t xml:space="preserve"> </w:t>
      </w:r>
      <w:r>
        <w:rPr>
          <w:w w:val="105"/>
        </w:rPr>
        <w:t>modelos</w:t>
      </w:r>
      <w:r>
        <w:rPr>
          <w:spacing w:val="-15"/>
          <w:w w:val="105"/>
        </w:rPr>
        <w:t xml:space="preserve"> </w:t>
      </w:r>
      <w:r>
        <w:rPr>
          <w:w w:val="105"/>
        </w:rPr>
        <w:t>preditivos</w:t>
      </w:r>
      <w:r>
        <w:rPr>
          <w:spacing w:val="-15"/>
          <w:w w:val="105"/>
        </w:rPr>
        <w:t xml:space="preserve"> </w:t>
      </w:r>
      <w:r>
        <w:rPr>
          <w:w w:val="105"/>
        </w:rPr>
        <w:t>para</w:t>
      </w:r>
      <w:r>
        <w:rPr>
          <w:spacing w:val="-15"/>
          <w:w w:val="105"/>
        </w:rPr>
        <w:t xml:space="preserve"> </w:t>
      </w:r>
      <w:r>
        <w:rPr>
          <w:w w:val="105"/>
        </w:rPr>
        <w:t>filtrar ativos</w:t>
      </w:r>
      <w:r>
        <w:rPr>
          <w:spacing w:val="-5"/>
          <w:w w:val="105"/>
        </w:rPr>
        <w:t xml:space="preserve"> </w:t>
      </w:r>
      <w:r>
        <w:rPr>
          <w:w w:val="105"/>
        </w:rPr>
        <w:t>antes</w:t>
      </w:r>
      <w:r>
        <w:rPr>
          <w:spacing w:val="-5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aplicar</w:t>
      </w:r>
      <w:r>
        <w:rPr>
          <w:spacing w:val="-5"/>
          <w:w w:val="105"/>
        </w:rPr>
        <w:t xml:space="preserve"> </w:t>
      </w:r>
      <w:r>
        <w:rPr>
          <w:w w:val="105"/>
        </w:rPr>
        <w:t>os</w:t>
      </w:r>
      <w:r>
        <w:rPr>
          <w:spacing w:val="-6"/>
          <w:w w:val="105"/>
        </w:rPr>
        <w:t xml:space="preserve"> </w:t>
      </w:r>
      <w:r>
        <w:rPr>
          <w:w w:val="105"/>
        </w:rPr>
        <w:t>modelos</w:t>
      </w:r>
      <w:r>
        <w:rPr>
          <w:spacing w:val="-5"/>
          <w:w w:val="105"/>
        </w:rPr>
        <w:t xml:space="preserve"> </w:t>
      </w:r>
      <w:r>
        <w:rPr>
          <w:w w:val="105"/>
        </w:rPr>
        <w:t>média-variância</w:t>
      </w:r>
      <w:r>
        <w:rPr>
          <w:spacing w:val="-5"/>
          <w:w w:val="105"/>
        </w:rPr>
        <w:t xml:space="preserve"> </w:t>
      </w:r>
      <w:r>
        <w:rPr>
          <w:w w:val="105"/>
        </w:rPr>
        <w:t>e</w:t>
      </w:r>
      <w:r>
        <w:rPr>
          <w:spacing w:val="-5"/>
          <w:w w:val="105"/>
        </w:rPr>
        <w:t xml:space="preserve"> </w:t>
      </w:r>
      <w:r>
        <w:rPr>
          <w:w w:val="105"/>
        </w:rPr>
        <w:t>ômega.</w:t>
      </w:r>
      <w:r>
        <w:rPr>
          <w:spacing w:val="-5"/>
          <w:w w:val="105"/>
        </w:rPr>
        <w:t xml:space="preserve"> </w:t>
      </w:r>
      <w:hyperlink w:anchor="_bookmark115" w:history="1">
        <w:r>
          <w:rPr>
            <w:w w:val="105"/>
          </w:rPr>
          <w:t>Wang</w:t>
        </w:r>
        <w:r>
          <w:rPr>
            <w:spacing w:val="-5"/>
            <w:w w:val="105"/>
          </w:rPr>
          <w:t xml:space="preserve"> </w:t>
        </w:r>
        <w:r>
          <w:rPr>
            <w:w w:val="105"/>
          </w:rPr>
          <w:t>et</w:t>
        </w:r>
        <w:r>
          <w:rPr>
            <w:spacing w:val="-5"/>
            <w:w w:val="105"/>
          </w:rPr>
          <w:t xml:space="preserve"> </w:t>
        </w:r>
        <w:r>
          <w:rPr>
            <w:w w:val="105"/>
          </w:rPr>
          <w:t>al.</w:t>
        </w:r>
      </w:hyperlink>
      <w:r>
        <w:rPr>
          <w:spacing w:val="-6"/>
          <w:w w:val="105"/>
        </w:rPr>
        <w:t xml:space="preserve"> </w:t>
      </w:r>
      <w:r>
        <w:rPr>
          <w:w w:val="105"/>
        </w:rPr>
        <w:t>(</w:t>
      </w:r>
      <w:hyperlink w:anchor="_bookmark115" w:history="1">
        <w:r>
          <w:rPr>
            <w:w w:val="105"/>
          </w:rPr>
          <w:t>2020</w:t>
        </w:r>
      </w:hyperlink>
      <w:r>
        <w:rPr>
          <w:w w:val="105"/>
        </w:rPr>
        <w:t>)</w:t>
      </w:r>
      <w:r>
        <w:rPr>
          <w:spacing w:val="-5"/>
          <w:w w:val="105"/>
        </w:rPr>
        <w:t xml:space="preserve"> </w:t>
      </w:r>
      <w:r>
        <w:rPr>
          <w:w w:val="105"/>
        </w:rPr>
        <w:t xml:space="preserve">também enfatizam a seleção inicial dos ativos que irão compor a carteira. Assim, a pré-seleção por algoritmos funciona como uma etapa intermediária entre a previsão e a otimização, </w:t>
      </w:r>
      <w:r>
        <w:t>direcionando a alocação para ativos com maior potencial estimado (</w:t>
      </w:r>
      <w:hyperlink w:anchor="_bookmark75" w:history="1">
        <w:r>
          <w:t>CHEN et al.</w:t>
        </w:r>
      </w:hyperlink>
      <w:r>
        <w:t xml:space="preserve">, </w:t>
      </w:r>
      <w:hyperlink w:anchor="_bookmark75" w:history="1">
        <w:r>
          <w:t>2021</w:t>
        </w:r>
      </w:hyperlink>
      <w:r>
        <w:t xml:space="preserve">; </w:t>
      </w:r>
      <w:hyperlink w:anchor="_bookmark96" w:history="1">
        <w:r>
          <w:t>MA;</w:t>
        </w:r>
      </w:hyperlink>
      <w:r>
        <w:t xml:space="preserve"> </w:t>
      </w:r>
      <w:hyperlink w:anchor="_bookmark96" w:history="1">
        <w:r>
          <w:rPr>
            <w:w w:val="105"/>
          </w:rPr>
          <w:t>HAN; WANG</w:t>
        </w:r>
      </w:hyperlink>
      <w:r>
        <w:rPr>
          <w:w w:val="105"/>
        </w:rPr>
        <w:t xml:space="preserve">, </w:t>
      </w:r>
      <w:hyperlink w:anchor="_bookmark96" w:history="1">
        <w:r>
          <w:rPr>
            <w:w w:val="105"/>
          </w:rPr>
          <w:t>2021</w:t>
        </w:r>
      </w:hyperlink>
      <w:r>
        <w:rPr>
          <w:w w:val="105"/>
        </w:rPr>
        <w:t xml:space="preserve">; </w:t>
      </w:r>
      <w:hyperlink w:anchor="_bookmark115" w:history="1">
        <w:r>
          <w:rPr>
            <w:w w:val="105"/>
          </w:rPr>
          <w:t>WANG et al.</w:t>
        </w:r>
      </w:hyperlink>
      <w:r>
        <w:rPr>
          <w:w w:val="105"/>
        </w:rPr>
        <w:t xml:space="preserve">, </w:t>
      </w:r>
      <w:hyperlink w:anchor="_bookmark115" w:history="1">
        <w:r>
          <w:rPr>
            <w:w w:val="105"/>
          </w:rPr>
          <w:t>2020</w:t>
        </w:r>
      </w:hyperlink>
      <w:r>
        <w:rPr>
          <w:w w:val="105"/>
        </w:rPr>
        <w:t>).</w:t>
      </w:r>
    </w:p>
    <w:p w14:paraId="4A86C0E3" w14:textId="77777777" w:rsidR="006131AD" w:rsidRDefault="00000000">
      <w:pPr>
        <w:pStyle w:val="Corpodetexto"/>
        <w:spacing w:line="340" w:lineRule="auto"/>
        <w:ind w:left="140" w:right="102" w:firstLine="708"/>
        <w:jc w:val="both"/>
      </w:pPr>
      <w:r>
        <w:rPr>
          <w:w w:val="105"/>
        </w:rPr>
        <w:t>Quanto ao desempenho, os estudos sugerem que a combinação entre previsão e otimização</w:t>
      </w:r>
      <w:r>
        <w:rPr>
          <w:spacing w:val="-11"/>
          <w:w w:val="105"/>
        </w:rPr>
        <w:t xml:space="preserve"> </w:t>
      </w:r>
      <w:r>
        <w:rPr>
          <w:w w:val="105"/>
        </w:rPr>
        <w:t>pode</w:t>
      </w:r>
      <w:r>
        <w:rPr>
          <w:spacing w:val="-11"/>
          <w:w w:val="105"/>
        </w:rPr>
        <w:t xml:space="preserve"> </w:t>
      </w:r>
      <w:r>
        <w:rPr>
          <w:w w:val="105"/>
        </w:rPr>
        <w:t>gerar</w:t>
      </w:r>
      <w:r>
        <w:rPr>
          <w:spacing w:val="-11"/>
          <w:w w:val="105"/>
        </w:rPr>
        <w:t xml:space="preserve"> </w:t>
      </w:r>
      <w:r>
        <w:rPr>
          <w:w w:val="105"/>
        </w:rPr>
        <w:t>resultados</w:t>
      </w:r>
      <w:r>
        <w:rPr>
          <w:spacing w:val="-11"/>
          <w:w w:val="105"/>
        </w:rPr>
        <w:t xml:space="preserve"> </w:t>
      </w:r>
      <w:r>
        <w:rPr>
          <w:w w:val="105"/>
        </w:rPr>
        <w:t>mais</w:t>
      </w:r>
      <w:r>
        <w:rPr>
          <w:spacing w:val="-11"/>
          <w:w w:val="105"/>
        </w:rPr>
        <w:t xml:space="preserve"> </w:t>
      </w:r>
      <w:r>
        <w:rPr>
          <w:w w:val="105"/>
        </w:rPr>
        <w:t>favoráveis</w:t>
      </w:r>
      <w:r>
        <w:rPr>
          <w:spacing w:val="-11"/>
          <w:w w:val="105"/>
        </w:rPr>
        <w:t xml:space="preserve"> </w:t>
      </w:r>
      <w:r>
        <w:rPr>
          <w:w w:val="105"/>
        </w:rPr>
        <w:t>do</w:t>
      </w:r>
      <w:r>
        <w:rPr>
          <w:spacing w:val="-11"/>
          <w:w w:val="105"/>
        </w:rPr>
        <w:t xml:space="preserve"> </w:t>
      </w:r>
      <w:r>
        <w:rPr>
          <w:w w:val="105"/>
        </w:rPr>
        <w:t>que</w:t>
      </w:r>
      <w:r>
        <w:rPr>
          <w:spacing w:val="-11"/>
          <w:w w:val="105"/>
        </w:rPr>
        <w:t xml:space="preserve"> </w:t>
      </w:r>
      <w:r>
        <w:rPr>
          <w:w w:val="105"/>
        </w:rPr>
        <w:t>estratégias</w:t>
      </w:r>
      <w:r>
        <w:rPr>
          <w:spacing w:val="-11"/>
          <w:w w:val="105"/>
        </w:rPr>
        <w:t xml:space="preserve"> </w:t>
      </w:r>
      <w:r>
        <w:rPr>
          <w:w w:val="105"/>
        </w:rPr>
        <w:t>sem</w:t>
      </w:r>
      <w:r>
        <w:rPr>
          <w:spacing w:val="-11"/>
          <w:w w:val="105"/>
        </w:rPr>
        <w:t xml:space="preserve"> </w:t>
      </w:r>
      <w:r>
        <w:rPr>
          <w:w w:val="105"/>
        </w:rPr>
        <w:t>etapa</w:t>
      </w:r>
      <w:r>
        <w:rPr>
          <w:spacing w:val="-11"/>
          <w:w w:val="105"/>
        </w:rPr>
        <w:t xml:space="preserve"> </w:t>
      </w:r>
      <w:r>
        <w:rPr>
          <w:w w:val="105"/>
        </w:rPr>
        <w:t xml:space="preserve">preditiva. </w:t>
      </w:r>
      <w:hyperlink w:anchor="_bookmark75" w:history="1">
        <w:r>
          <w:rPr>
            <w:w w:val="105"/>
          </w:rPr>
          <w:t>Chen</w:t>
        </w:r>
        <w:r>
          <w:rPr>
            <w:spacing w:val="-4"/>
            <w:w w:val="105"/>
          </w:rPr>
          <w:t xml:space="preserve"> </w:t>
        </w:r>
        <w:r>
          <w:rPr>
            <w:w w:val="105"/>
          </w:rPr>
          <w:t>et</w:t>
        </w:r>
        <w:r>
          <w:rPr>
            <w:spacing w:val="-4"/>
            <w:w w:val="105"/>
          </w:rPr>
          <w:t xml:space="preserve"> </w:t>
        </w:r>
        <w:r>
          <w:rPr>
            <w:w w:val="105"/>
          </w:rPr>
          <w:t>al.</w:t>
        </w:r>
      </w:hyperlink>
      <w:r>
        <w:rPr>
          <w:spacing w:val="-4"/>
          <w:w w:val="105"/>
        </w:rPr>
        <w:t xml:space="preserve"> </w:t>
      </w:r>
      <w:r>
        <w:rPr>
          <w:w w:val="105"/>
        </w:rPr>
        <w:t>(</w:t>
      </w:r>
      <w:hyperlink w:anchor="_bookmark75" w:history="1">
        <w:r>
          <w:rPr>
            <w:w w:val="105"/>
          </w:rPr>
          <w:t>2021</w:t>
        </w:r>
      </w:hyperlink>
      <w:r>
        <w:rPr>
          <w:w w:val="105"/>
        </w:rPr>
        <w:t>),</w:t>
      </w:r>
      <w:r>
        <w:rPr>
          <w:spacing w:val="-4"/>
          <w:w w:val="105"/>
        </w:rPr>
        <w:t xml:space="preserve"> </w:t>
      </w:r>
      <w:r>
        <w:rPr>
          <w:w w:val="105"/>
        </w:rPr>
        <w:t>em</w:t>
      </w:r>
      <w:r>
        <w:rPr>
          <w:spacing w:val="-4"/>
          <w:w w:val="105"/>
        </w:rPr>
        <w:t xml:space="preserve"> </w:t>
      </w:r>
      <w:r>
        <w:rPr>
          <w:w w:val="105"/>
        </w:rPr>
        <w:t>estudo</w:t>
      </w:r>
      <w:r>
        <w:rPr>
          <w:spacing w:val="-4"/>
          <w:w w:val="105"/>
        </w:rPr>
        <w:t xml:space="preserve"> </w:t>
      </w:r>
      <w:r>
        <w:rPr>
          <w:w w:val="105"/>
        </w:rPr>
        <w:t>aplicado</w:t>
      </w:r>
      <w:r>
        <w:rPr>
          <w:spacing w:val="-4"/>
          <w:w w:val="105"/>
        </w:rPr>
        <w:t xml:space="preserve"> </w:t>
      </w:r>
      <w:r>
        <w:rPr>
          <w:w w:val="105"/>
        </w:rPr>
        <w:t>à</w:t>
      </w:r>
      <w:r>
        <w:rPr>
          <w:spacing w:val="-4"/>
          <w:w w:val="105"/>
        </w:rPr>
        <w:t xml:space="preserve"> </w:t>
      </w:r>
      <w:r>
        <w:rPr>
          <w:w w:val="105"/>
        </w:rPr>
        <w:t>Bolsa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Xangai,</w:t>
      </w:r>
      <w:r>
        <w:rPr>
          <w:spacing w:val="-4"/>
          <w:w w:val="105"/>
        </w:rPr>
        <w:t xml:space="preserve"> </w:t>
      </w:r>
      <w:r>
        <w:rPr>
          <w:w w:val="105"/>
        </w:rPr>
        <w:t>reportam</w:t>
      </w:r>
      <w:r>
        <w:rPr>
          <w:spacing w:val="-4"/>
          <w:w w:val="105"/>
        </w:rPr>
        <w:t xml:space="preserve"> </w:t>
      </w:r>
      <w:r>
        <w:rPr>
          <w:w w:val="105"/>
        </w:rPr>
        <w:t>melhores</w:t>
      </w:r>
      <w:r>
        <w:rPr>
          <w:spacing w:val="-4"/>
          <w:w w:val="105"/>
        </w:rPr>
        <w:t xml:space="preserve"> </w:t>
      </w:r>
      <w:r>
        <w:rPr>
          <w:w w:val="105"/>
        </w:rPr>
        <w:t>resultados em</w:t>
      </w:r>
      <w:r>
        <w:rPr>
          <w:spacing w:val="-17"/>
          <w:w w:val="105"/>
        </w:rPr>
        <w:t xml:space="preserve"> </w:t>
      </w:r>
      <w:r>
        <w:rPr>
          <w:w w:val="105"/>
        </w:rPr>
        <w:t>retorno</w:t>
      </w:r>
      <w:r>
        <w:rPr>
          <w:spacing w:val="-16"/>
          <w:w w:val="105"/>
        </w:rPr>
        <w:t xml:space="preserve"> </w:t>
      </w:r>
      <w:r>
        <w:rPr>
          <w:w w:val="105"/>
        </w:rPr>
        <w:t>e</w:t>
      </w:r>
      <w:r>
        <w:rPr>
          <w:spacing w:val="-16"/>
          <w:w w:val="105"/>
        </w:rPr>
        <w:t xml:space="preserve"> </w:t>
      </w:r>
      <w:r>
        <w:rPr>
          <w:w w:val="105"/>
        </w:rPr>
        <w:t>risco</w:t>
      </w:r>
      <w:r>
        <w:rPr>
          <w:spacing w:val="-16"/>
          <w:w w:val="105"/>
        </w:rPr>
        <w:t xml:space="preserve"> </w:t>
      </w:r>
      <w:r>
        <w:rPr>
          <w:w w:val="105"/>
        </w:rPr>
        <w:t>quando</w:t>
      </w:r>
      <w:r>
        <w:rPr>
          <w:spacing w:val="-16"/>
          <w:w w:val="105"/>
        </w:rPr>
        <w:t xml:space="preserve"> </w:t>
      </w:r>
      <w:r>
        <w:rPr>
          <w:w w:val="105"/>
        </w:rPr>
        <w:t>comparados</w:t>
      </w:r>
      <w:r>
        <w:rPr>
          <w:spacing w:val="-16"/>
          <w:w w:val="105"/>
        </w:rPr>
        <w:t xml:space="preserve"> </w:t>
      </w:r>
      <w:r>
        <w:rPr>
          <w:w w:val="105"/>
        </w:rPr>
        <w:t>a</w:t>
      </w:r>
      <w:r>
        <w:rPr>
          <w:spacing w:val="-16"/>
          <w:w w:val="105"/>
        </w:rPr>
        <w:t xml:space="preserve"> </w:t>
      </w:r>
      <w:r>
        <w:rPr>
          <w:w w:val="105"/>
        </w:rPr>
        <w:t>métodos</w:t>
      </w:r>
      <w:r>
        <w:rPr>
          <w:spacing w:val="-16"/>
          <w:w w:val="105"/>
        </w:rPr>
        <w:t xml:space="preserve"> </w:t>
      </w:r>
      <w:r>
        <w:rPr>
          <w:w w:val="105"/>
        </w:rPr>
        <w:t>tradicionais</w:t>
      </w:r>
      <w:r>
        <w:rPr>
          <w:spacing w:val="-16"/>
          <w:w w:val="105"/>
        </w:rPr>
        <w:t xml:space="preserve"> </w:t>
      </w:r>
      <w:r>
        <w:rPr>
          <w:w w:val="105"/>
        </w:rPr>
        <w:t>sem</w:t>
      </w:r>
      <w:r>
        <w:rPr>
          <w:spacing w:val="-16"/>
          <w:w w:val="105"/>
        </w:rPr>
        <w:t xml:space="preserve"> </w:t>
      </w:r>
      <w:r>
        <w:rPr>
          <w:w w:val="105"/>
        </w:rPr>
        <w:t>previsão</w:t>
      </w:r>
      <w:r>
        <w:rPr>
          <w:spacing w:val="-16"/>
          <w:w w:val="105"/>
        </w:rPr>
        <w:t xml:space="preserve"> </w:t>
      </w:r>
      <w:r>
        <w:rPr>
          <w:w w:val="105"/>
        </w:rPr>
        <w:t>e</w:t>
      </w:r>
      <w:r>
        <w:rPr>
          <w:spacing w:val="-16"/>
          <w:w w:val="105"/>
        </w:rPr>
        <w:t xml:space="preserve"> </w:t>
      </w:r>
      <w:r>
        <w:rPr>
          <w:w w:val="105"/>
        </w:rPr>
        <w:t>a</w:t>
      </w:r>
      <w:r>
        <w:rPr>
          <w:spacing w:val="-16"/>
          <w:w w:val="105"/>
        </w:rPr>
        <w:t xml:space="preserve"> </w:t>
      </w:r>
      <w:r>
        <w:rPr>
          <w:w w:val="105"/>
        </w:rPr>
        <w:t xml:space="preserve">diferentes </w:t>
      </w:r>
      <w:r>
        <w:t xml:space="preserve">benchmarks. </w:t>
      </w:r>
      <w:hyperlink w:anchor="_bookmark96" w:history="1">
        <w:r>
          <w:t>Ma, Han e Wang</w:t>
        </w:r>
      </w:hyperlink>
      <w:r>
        <w:t xml:space="preserve"> (</w:t>
      </w:r>
      <w:hyperlink w:anchor="_bookmark96" w:history="1">
        <w:r>
          <w:t>2021</w:t>
        </w:r>
      </w:hyperlink>
      <w:r>
        <w:t xml:space="preserve">) identificam desempenho mais favorável nos modelos </w:t>
      </w:r>
      <w:r>
        <w:rPr>
          <w:w w:val="105"/>
        </w:rPr>
        <w:t xml:space="preserve">média-variância e ômega quando combinados com previsões de Random Forest. </w:t>
      </w:r>
      <w:hyperlink w:anchor="_bookmark115" w:history="1">
        <w:r>
          <w:rPr>
            <w:w w:val="105"/>
          </w:rPr>
          <w:t>Wang</w:t>
        </w:r>
      </w:hyperlink>
      <w:r>
        <w:rPr>
          <w:w w:val="105"/>
        </w:rPr>
        <w:t xml:space="preserve"> </w:t>
      </w:r>
      <w:hyperlink w:anchor="_bookmark115" w:history="1">
        <w:r>
          <w:rPr>
            <w:w w:val="105"/>
          </w:rPr>
          <w:t>et</w:t>
        </w:r>
        <w:r>
          <w:rPr>
            <w:spacing w:val="-6"/>
            <w:w w:val="105"/>
          </w:rPr>
          <w:t xml:space="preserve"> </w:t>
        </w:r>
        <w:r>
          <w:rPr>
            <w:w w:val="105"/>
          </w:rPr>
          <w:t>al.</w:t>
        </w:r>
      </w:hyperlink>
      <w:r>
        <w:rPr>
          <w:spacing w:val="-5"/>
          <w:w w:val="105"/>
        </w:rPr>
        <w:t xml:space="preserve"> </w:t>
      </w:r>
      <w:r>
        <w:rPr>
          <w:w w:val="105"/>
        </w:rPr>
        <w:t>(</w:t>
      </w:r>
      <w:hyperlink w:anchor="_bookmark115" w:history="1">
        <w:r>
          <w:rPr>
            <w:w w:val="105"/>
          </w:rPr>
          <w:t>2020</w:t>
        </w:r>
      </w:hyperlink>
      <w:r>
        <w:rPr>
          <w:w w:val="105"/>
        </w:rPr>
        <w:t>),</w:t>
      </w:r>
      <w:r>
        <w:rPr>
          <w:spacing w:val="-6"/>
          <w:w w:val="105"/>
        </w:rPr>
        <w:t xml:space="preserve"> </w:t>
      </w:r>
      <w:r>
        <w:rPr>
          <w:w w:val="105"/>
        </w:rPr>
        <w:t>por</w:t>
      </w:r>
      <w:r>
        <w:rPr>
          <w:spacing w:val="-6"/>
          <w:w w:val="105"/>
        </w:rPr>
        <w:t xml:space="preserve"> </w:t>
      </w:r>
      <w:r>
        <w:rPr>
          <w:w w:val="105"/>
        </w:rPr>
        <w:t>sua</w:t>
      </w:r>
      <w:r>
        <w:rPr>
          <w:spacing w:val="-5"/>
          <w:w w:val="105"/>
        </w:rPr>
        <w:t xml:space="preserve"> </w:t>
      </w:r>
      <w:r>
        <w:rPr>
          <w:w w:val="105"/>
        </w:rPr>
        <w:t>vez,</w:t>
      </w:r>
      <w:r>
        <w:rPr>
          <w:spacing w:val="-6"/>
          <w:w w:val="105"/>
        </w:rPr>
        <w:t xml:space="preserve"> </w:t>
      </w:r>
      <w:r>
        <w:rPr>
          <w:w w:val="105"/>
        </w:rPr>
        <w:t>indicam</w:t>
      </w:r>
      <w:r>
        <w:rPr>
          <w:spacing w:val="-6"/>
          <w:w w:val="105"/>
        </w:rPr>
        <w:t xml:space="preserve"> </w:t>
      </w:r>
      <w:r>
        <w:rPr>
          <w:w w:val="105"/>
        </w:rPr>
        <w:t>que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estratégia</w:t>
      </w:r>
      <w:r>
        <w:rPr>
          <w:spacing w:val="-6"/>
          <w:w w:val="105"/>
        </w:rPr>
        <w:t xml:space="preserve"> </w:t>
      </w:r>
      <w:r>
        <w:rPr>
          <w:w w:val="105"/>
        </w:rPr>
        <w:t>LSTM</w:t>
      </w:r>
      <w:r>
        <w:rPr>
          <w:spacing w:val="-5"/>
          <w:w w:val="105"/>
        </w:rPr>
        <w:t xml:space="preserve"> </w:t>
      </w:r>
      <w:r>
        <w:rPr>
          <w:w w:val="105"/>
        </w:rPr>
        <w:t>+</w:t>
      </w:r>
      <w:r>
        <w:rPr>
          <w:spacing w:val="-6"/>
          <w:w w:val="105"/>
        </w:rPr>
        <w:t xml:space="preserve"> </w:t>
      </w:r>
      <w:r>
        <w:rPr>
          <w:w w:val="105"/>
        </w:rPr>
        <w:t>MV</w:t>
      </w:r>
      <w:r>
        <w:rPr>
          <w:spacing w:val="-6"/>
          <w:w w:val="105"/>
        </w:rPr>
        <w:t xml:space="preserve"> </w:t>
      </w:r>
      <w:r>
        <w:rPr>
          <w:w w:val="105"/>
        </w:rPr>
        <w:t>apresentou</w:t>
      </w:r>
      <w:r>
        <w:rPr>
          <w:spacing w:val="-6"/>
          <w:w w:val="105"/>
        </w:rPr>
        <w:t xml:space="preserve"> </w:t>
      </w:r>
      <w:r>
        <w:rPr>
          <w:w w:val="105"/>
        </w:rPr>
        <w:t>melhorias</w:t>
      </w:r>
      <w:r>
        <w:rPr>
          <w:spacing w:val="-5"/>
          <w:w w:val="105"/>
        </w:rPr>
        <w:t xml:space="preserve"> </w:t>
      </w:r>
      <w:r>
        <w:rPr>
          <w:w w:val="105"/>
        </w:rPr>
        <w:t>em retorno cumulativo e retorno ajustado ao risco na maior parte dos períodos analisados.</w:t>
      </w:r>
    </w:p>
    <w:p w14:paraId="2EA290BE" w14:textId="77777777" w:rsidR="006131AD" w:rsidRDefault="006131AD">
      <w:pPr>
        <w:pStyle w:val="Corpodetexto"/>
        <w:spacing w:line="340" w:lineRule="auto"/>
        <w:jc w:val="both"/>
        <w:sectPr w:rsidR="006131AD">
          <w:pgSz w:w="11910" w:h="16840"/>
          <w:pgMar w:top="1580" w:right="992" w:bottom="280" w:left="1559" w:header="1038" w:footer="0" w:gutter="0"/>
          <w:cols w:space="720"/>
        </w:sectPr>
      </w:pPr>
    </w:p>
    <w:bookmarkStart w:id="178" w:name="_bookmark43"/>
    <w:bookmarkEnd w:id="178"/>
    <w:p w14:paraId="2D979F6B" w14:textId="77777777" w:rsidR="006131AD" w:rsidRDefault="00000000">
      <w:pPr>
        <w:pStyle w:val="Corpodetexto"/>
        <w:spacing w:before="135" w:line="340" w:lineRule="auto"/>
        <w:ind w:left="140" w:right="108" w:firstLine="708"/>
        <w:jc w:val="both"/>
      </w:pPr>
      <w:r>
        <w:lastRenderedPageBreak/>
        <w:fldChar w:fldCharType="begin"/>
      </w:r>
      <w:r>
        <w:instrText>HYPERLINK \l "_bookmark103"</w:instrText>
      </w:r>
      <w:r>
        <w:fldChar w:fldCharType="separate"/>
      </w:r>
      <w:r>
        <w:rPr>
          <w:w w:val="105"/>
        </w:rPr>
        <w:t>Padhi</w:t>
      </w:r>
      <w:r>
        <w:rPr>
          <w:spacing w:val="-2"/>
          <w:w w:val="105"/>
        </w:rPr>
        <w:t xml:space="preserve"> </w:t>
      </w:r>
      <w:r>
        <w:rPr>
          <w:w w:val="105"/>
        </w:rPr>
        <w:t>et</w:t>
      </w:r>
      <w:r>
        <w:rPr>
          <w:spacing w:val="-2"/>
          <w:w w:val="105"/>
        </w:rPr>
        <w:t xml:space="preserve"> </w:t>
      </w:r>
      <w:r>
        <w:rPr>
          <w:w w:val="105"/>
        </w:rPr>
        <w:t>al.</w:t>
      </w:r>
      <w:r>
        <w:fldChar w:fldCharType="end"/>
      </w:r>
      <w:r>
        <w:rPr>
          <w:spacing w:val="-2"/>
          <w:w w:val="105"/>
        </w:rPr>
        <w:t xml:space="preserve"> </w:t>
      </w:r>
      <w:r>
        <w:rPr>
          <w:w w:val="105"/>
        </w:rPr>
        <w:t>(</w:t>
      </w:r>
      <w:hyperlink w:anchor="_bookmark103" w:history="1">
        <w:r>
          <w:rPr>
            <w:w w:val="105"/>
          </w:rPr>
          <w:t>2022</w:t>
        </w:r>
      </w:hyperlink>
      <w:r>
        <w:rPr>
          <w:w w:val="105"/>
        </w:rPr>
        <w:t>)</w:t>
      </w:r>
      <w:r>
        <w:rPr>
          <w:spacing w:val="-2"/>
          <w:w w:val="105"/>
        </w:rPr>
        <w:t xml:space="preserve"> </w:t>
      </w:r>
      <w:r>
        <w:rPr>
          <w:w w:val="105"/>
        </w:rPr>
        <w:t>também</w:t>
      </w:r>
      <w:r>
        <w:rPr>
          <w:spacing w:val="-2"/>
          <w:w w:val="105"/>
        </w:rPr>
        <w:t xml:space="preserve"> </w:t>
      </w:r>
      <w:r>
        <w:rPr>
          <w:w w:val="105"/>
        </w:rPr>
        <w:t>tratam</w:t>
      </w:r>
      <w:r>
        <w:rPr>
          <w:spacing w:val="-2"/>
          <w:w w:val="105"/>
        </w:rPr>
        <w:t xml:space="preserve"> </w:t>
      </w:r>
      <w:r>
        <w:rPr>
          <w:w w:val="105"/>
        </w:rPr>
        <w:t>dessa</w:t>
      </w:r>
      <w:r>
        <w:rPr>
          <w:spacing w:val="-2"/>
          <w:w w:val="105"/>
        </w:rPr>
        <w:t xml:space="preserve"> </w:t>
      </w:r>
      <w:r>
        <w:rPr>
          <w:w w:val="105"/>
        </w:rPr>
        <w:t>integração</w:t>
      </w:r>
      <w:r>
        <w:rPr>
          <w:spacing w:val="-2"/>
          <w:w w:val="105"/>
        </w:rPr>
        <w:t xml:space="preserve"> </w:t>
      </w:r>
      <w:r>
        <w:rPr>
          <w:w w:val="105"/>
        </w:rPr>
        <w:t>ao</w:t>
      </w:r>
      <w:r>
        <w:rPr>
          <w:spacing w:val="-2"/>
          <w:w w:val="105"/>
        </w:rPr>
        <w:t xml:space="preserve"> </w:t>
      </w:r>
      <w:r>
        <w:rPr>
          <w:w w:val="105"/>
        </w:rPr>
        <w:t>combinar</w:t>
      </w:r>
      <w:r>
        <w:rPr>
          <w:spacing w:val="-2"/>
          <w:w w:val="105"/>
        </w:rPr>
        <w:t xml:space="preserve"> </w:t>
      </w:r>
      <w:r>
        <w:rPr>
          <w:w w:val="105"/>
        </w:rPr>
        <w:t>seleção</w:t>
      </w:r>
      <w:r>
        <w:rPr>
          <w:spacing w:val="-2"/>
          <w:w w:val="105"/>
        </w:rPr>
        <w:t xml:space="preserve"> </w:t>
      </w:r>
      <w:r>
        <w:rPr>
          <w:w w:val="105"/>
        </w:rPr>
        <w:t>de</w:t>
      </w:r>
      <w:r>
        <w:rPr>
          <w:spacing w:val="-2"/>
          <w:w w:val="105"/>
        </w:rPr>
        <w:t xml:space="preserve"> </w:t>
      </w:r>
      <w:r>
        <w:rPr>
          <w:w w:val="105"/>
        </w:rPr>
        <w:t>port-fólio e aprendizado de máquina. Nesse estudo, a abordagem média-variância é usada para reduzir o risco por meio da construção de uma carteira ótima, enquanto técnicas</w:t>
      </w:r>
      <w:r>
        <w:rPr>
          <w:spacing w:val="80"/>
          <w:w w:val="105"/>
        </w:rPr>
        <w:t xml:space="preserve"> </w:t>
      </w:r>
      <w:r>
        <w:rPr>
          <w:w w:val="105"/>
        </w:rPr>
        <w:t xml:space="preserve">de aprendizado online são aplicadas para prever movimentos futuros de preços. A partir do material disponível, </w:t>
      </w:r>
      <w:hyperlink w:anchor="_bookmark105" w:history="1">
        <w:r>
          <w:rPr>
            <w:w w:val="105"/>
          </w:rPr>
          <w:t>Paiva et al.</w:t>
        </w:r>
      </w:hyperlink>
      <w:r>
        <w:rPr>
          <w:w w:val="105"/>
        </w:rPr>
        <w:t xml:space="preserve"> (</w:t>
      </w:r>
      <w:hyperlink w:anchor="_bookmark105" w:history="1">
        <w:r>
          <w:rPr>
            <w:w w:val="105"/>
          </w:rPr>
          <w:t>2019</w:t>
        </w:r>
      </w:hyperlink>
      <w:r>
        <w:rPr>
          <w:w w:val="105"/>
        </w:rPr>
        <w:t>) também podem ser associados a esse eixo, pois tratam de uma abordagem de fusão entre machine learning e seleção de portfólio para tomada de decisão em negociações financeiras. Contudo, os dados fornecidos não apresentam</w:t>
      </w:r>
      <w:r>
        <w:rPr>
          <w:spacing w:val="-9"/>
          <w:w w:val="105"/>
        </w:rPr>
        <w:t xml:space="preserve"> </w:t>
      </w:r>
      <w:r>
        <w:rPr>
          <w:w w:val="105"/>
        </w:rPr>
        <w:t>detalhes</w:t>
      </w:r>
      <w:r>
        <w:rPr>
          <w:spacing w:val="-9"/>
          <w:w w:val="105"/>
        </w:rPr>
        <w:t xml:space="preserve"> </w:t>
      </w:r>
      <w:r>
        <w:rPr>
          <w:w w:val="105"/>
        </w:rPr>
        <w:t>suficientes</w:t>
      </w:r>
      <w:r>
        <w:rPr>
          <w:spacing w:val="-9"/>
          <w:w w:val="105"/>
        </w:rPr>
        <w:t xml:space="preserve"> </w:t>
      </w:r>
      <w:r>
        <w:rPr>
          <w:w w:val="105"/>
        </w:rPr>
        <w:t>sobre</w:t>
      </w:r>
      <w:r>
        <w:rPr>
          <w:spacing w:val="-9"/>
          <w:w w:val="105"/>
        </w:rPr>
        <w:t xml:space="preserve"> </w:t>
      </w:r>
      <w:r>
        <w:rPr>
          <w:w w:val="105"/>
        </w:rPr>
        <w:t>seus</w:t>
      </w:r>
      <w:r>
        <w:rPr>
          <w:spacing w:val="-9"/>
          <w:w w:val="105"/>
        </w:rPr>
        <w:t xml:space="preserve"> </w:t>
      </w:r>
      <w:r>
        <w:rPr>
          <w:w w:val="105"/>
        </w:rPr>
        <w:t>métodos</w:t>
      </w:r>
      <w:r>
        <w:rPr>
          <w:spacing w:val="-9"/>
          <w:w w:val="105"/>
        </w:rPr>
        <w:t xml:space="preserve"> </w:t>
      </w:r>
      <w:r>
        <w:rPr>
          <w:w w:val="105"/>
        </w:rPr>
        <w:t>e</w:t>
      </w:r>
      <w:r>
        <w:rPr>
          <w:spacing w:val="-9"/>
          <w:w w:val="105"/>
        </w:rPr>
        <w:t xml:space="preserve"> </w:t>
      </w:r>
      <w:r>
        <w:rPr>
          <w:w w:val="105"/>
        </w:rPr>
        <w:t>resultados</w:t>
      </w:r>
      <w:r>
        <w:rPr>
          <w:spacing w:val="-9"/>
          <w:w w:val="105"/>
        </w:rPr>
        <w:t xml:space="preserve"> </w:t>
      </w:r>
      <w:r>
        <w:rPr>
          <w:w w:val="105"/>
        </w:rPr>
        <w:t>para</w:t>
      </w:r>
      <w:r>
        <w:rPr>
          <w:spacing w:val="-9"/>
          <w:w w:val="105"/>
        </w:rPr>
        <w:t xml:space="preserve"> </w:t>
      </w:r>
      <w:r>
        <w:rPr>
          <w:w w:val="105"/>
        </w:rPr>
        <w:t>uma</w:t>
      </w:r>
      <w:r>
        <w:rPr>
          <w:spacing w:val="-9"/>
          <w:w w:val="105"/>
        </w:rPr>
        <w:t xml:space="preserve"> </w:t>
      </w:r>
      <w:r>
        <w:rPr>
          <w:w w:val="105"/>
        </w:rPr>
        <w:t>comparação mais aprofundada.</w:t>
      </w:r>
    </w:p>
    <w:p w14:paraId="2CCB8FE8" w14:textId="77777777" w:rsidR="006131AD" w:rsidRDefault="00000000">
      <w:pPr>
        <w:pStyle w:val="Corpodetexto"/>
        <w:spacing w:line="340" w:lineRule="auto"/>
        <w:ind w:left="140" w:right="142" w:firstLine="708"/>
        <w:jc w:val="both"/>
      </w:pPr>
      <w:r>
        <w:rPr>
          <w:w w:val="105"/>
        </w:rPr>
        <w:t xml:space="preserve">De modo geral, os estudos analisados indicam que o machine learning tem sido </w:t>
      </w:r>
      <w:r>
        <w:t xml:space="preserve">usado na otimização de portfólios principalmente para prever retornos ou preços, selecionar </w:t>
      </w:r>
      <w:r>
        <w:rPr>
          <w:w w:val="105"/>
        </w:rPr>
        <w:t>ativos promissores e buscar melhor desempenho após a alocação matemática (</w:t>
      </w:r>
      <w:hyperlink w:anchor="_bookmark75" w:history="1">
        <w:r>
          <w:rPr>
            <w:w w:val="105"/>
          </w:rPr>
          <w:t>CHEN</w:t>
        </w:r>
      </w:hyperlink>
      <w:r>
        <w:rPr>
          <w:spacing w:val="40"/>
          <w:w w:val="105"/>
        </w:rPr>
        <w:t xml:space="preserve"> </w:t>
      </w:r>
      <w:hyperlink w:anchor="_bookmark75" w:history="1">
        <w:r>
          <w:rPr>
            <w:w w:val="105"/>
          </w:rPr>
          <w:t>et</w:t>
        </w:r>
        <w:r>
          <w:rPr>
            <w:spacing w:val="8"/>
            <w:w w:val="105"/>
          </w:rPr>
          <w:t xml:space="preserve"> </w:t>
        </w:r>
        <w:r>
          <w:rPr>
            <w:w w:val="105"/>
          </w:rPr>
          <w:t>al.</w:t>
        </w:r>
      </w:hyperlink>
      <w:r>
        <w:rPr>
          <w:w w:val="105"/>
        </w:rPr>
        <w:t>,</w:t>
      </w:r>
      <w:r>
        <w:rPr>
          <w:spacing w:val="10"/>
          <w:w w:val="105"/>
        </w:rPr>
        <w:t xml:space="preserve"> </w:t>
      </w:r>
      <w:hyperlink w:anchor="_bookmark75" w:history="1">
        <w:r>
          <w:rPr>
            <w:w w:val="105"/>
          </w:rPr>
          <w:t>2021</w:t>
        </w:r>
      </w:hyperlink>
      <w:r>
        <w:rPr>
          <w:w w:val="105"/>
        </w:rPr>
        <w:t>;</w:t>
      </w:r>
      <w:r>
        <w:rPr>
          <w:spacing w:val="9"/>
          <w:w w:val="105"/>
        </w:rPr>
        <w:t xml:space="preserve"> </w:t>
      </w:r>
      <w:hyperlink w:anchor="_bookmark96" w:history="1">
        <w:r>
          <w:rPr>
            <w:w w:val="105"/>
          </w:rPr>
          <w:t>MA;</w:t>
        </w:r>
        <w:r>
          <w:rPr>
            <w:spacing w:val="10"/>
            <w:w w:val="105"/>
          </w:rPr>
          <w:t xml:space="preserve"> </w:t>
        </w:r>
        <w:r>
          <w:rPr>
            <w:w w:val="105"/>
          </w:rPr>
          <w:t>HAN;</w:t>
        </w:r>
        <w:r>
          <w:rPr>
            <w:spacing w:val="8"/>
            <w:w w:val="105"/>
          </w:rPr>
          <w:t xml:space="preserve"> </w:t>
        </w:r>
        <w:r>
          <w:rPr>
            <w:w w:val="105"/>
          </w:rPr>
          <w:t>WANG</w:t>
        </w:r>
      </w:hyperlink>
      <w:r>
        <w:rPr>
          <w:w w:val="105"/>
        </w:rPr>
        <w:t>,</w:t>
      </w:r>
      <w:r>
        <w:rPr>
          <w:spacing w:val="10"/>
          <w:w w:val="105"/>
        </w:rPr>
        <w:t xml:space="preserve"> </w:t>
      </w:r>
      <w:hyperlink w:anchor="_bookmark96" w:history="1">
        <w:r>
          <w:rPr>
            <w:w w:val="105"/>
          </w:rPr>
          <w:t>2021</w:t>
        </w:r>
      </w:hyperlink>
      <w:r>
        <w:rPr>
          <w:w w:val="105"/>
        </w:rPr>
        <w:t>;</w:t>
      </w:r>
      <w:r>
        <w:rPr>
          <w:spacing w:val="9"/>
          <w:w w:val="105"/>
        </w:rPr>
        <w:t xml:space="preserve"> </w:t>
      </w:r>
      <w:hyperlink w:anchor="_bookmark115" w:history="1">
        <w:r>
          <w:rPr>
            <w:w w:val="105"/>
          </w:rPr>
          <w:t>WANG</w:t>
        </w:r>
        <w:r>
          <w:rPr>
            <w:spacing w:val="9"/>
            <w:w w:val="105"/>
          </w:rPr>
          <w:t xml:space="preserve"> </w:t>
        </w:r>
        <w:r>
          <w:rPr>
            <w:w w:val="105"/>
          </w:rPr>
          <w:t>et</w:t>
        </w:r>
        <w:r>
          <w:rPr>
            <w:spacing w:val="9"/>
            <w:w w:val="105"/>
          </w:rPr>
          <w:t xml:space="preserve"> </w:t>
        </w:r>
        <w:r>
          <w:rPr>
            <w:w w:val="105"/>
          </w:rPr>
          <w:t>al.</w:t>
        </w:r>
      </w:hyperlink>
      <w:r>
        <w:rPr>
          <w:w w:val="105"/>
        </w:rPr>
        <w:t>,</w:t>
      </w:r>
      <w:r>
        <w:rPr>
          <w:spacing w:val="9"/>
          <w:w w:val="105"/>
        </w:rPr>
        <w:t xml:space="preserve"> </w:t>
      </w:r>
      <w:hyperlink w:anchor="_bookmark115" w:history="1">
        <w:r>
          <w:rPr>
            <w:w w:val="105"/>
          </w:rPr>
          <w:t>2020</w:t>
        </w:r>
      </w:hyperlink>
      <w:r>
        <w:rPr>
          <w:w w:val="105"/>
        </w:rPr>
        <w:t>;</w:t>
      </w:r>
      <w:r>
        <w:rPr>
          <w:spacing w:val="10"/>
          <w:w w:val="105"/>
        </w:rPr>
        <w:t xml:space="preserve"> </w:t>
      </w:r>
      <w:hyperlink w:anchor="_bookmark103" w:history="1">
        <w:r>
          <w:rPr>
            <w:w w:val="105"/>
          </w:rPr>
          <w:t>PADHI</w:t>
        </w:r>
        <w:r>
          <w:rPr>
            <w:spacing w:val="9"/>
            <w:w w:val="105"/>
          </w:rPr>
          <w:t xml:space="preserve"> </w:t>
        </w:r>
        <w:r>
          <w:rPr>
            <w:w w:val="105"/>
          </w:rPr>
          <w:t>et</w:t>
        </w:r>
        <w:r>
          <w:rPr>
            <w:spacing w:val="9"/>
            <w:w w:val="105"/>
          </w:rPr>
          <w:t xml:space="preserve"> </w:t>
        </w:r>
        <w:r>
          <w:rPr>
            <w:w w:val="105"/>
          </w:rPr>
          <w:t>al.</w:t>
        </w:r>
      </w:hyperlink>
      <w:r>
        <w:rPr>
          <w:w w:val="105"/>
        </w:rPr>
        <w:t>,</w:t>
      </w:r>
      <w:r>
        <w:rPr>
          <w:spacing w:val="9"/>
          <w:w w:val="105"/>
        </w:rPr>
        <w:t xml:space="preserve"> </w:t>
      </w:r>
      <w:hyperlink w:anchor="_bookmark103" w:history="1">
        <w:r>
          <w:rPr>
            <w:w w:val="105"/>
          </w:rPr>
          <w:t>2022</w:t>
        </w:r>
      </w:hyperlink>
      <w:r>
        <w:rPr>
          <w:w w:val="105"/>
        </w:rPr>
        <w:t>;</w:t>
      </w:r>
      <w:r>
        <w:rPr>
          <w:spacing w:val="10"/>
          <w:w w:val="105"/>
        </w:rPr>
        <w:t xml:space="preserve"> </w:t>
      </w:r>
      <w:hyperlink w:anchor="_bookmark105" w:history="1">
        <w:r>
          <w:rPr>
            <w:w w:val="105"/>
          </w:rPr>
          <w:t>PAIVA</w:t>
        </w:r>
        <w:r>
          <w:rPr>
            <w:spacing w:val="10"/>
            <w:w w:val="105"/>
          </w:rPr>
          <w:t xml:space="preserve"> </w:t>
        </w:r>
        <w:r>
          <w:rPr>
            <w:spacing w:val="-5"/>
            <w:w w:val="105"/>
          </w:rPr>
          <w:t>et</w:t>
        </w:r>
      </w:hyperlink>
    </w:p>
    <w:p w14:paraId="185C8E6D" w14:textId="77777777" w:rsidR="006131AD" w:rsidRDefault="00000000">
      <w:pPr>
        <w:pStyle w:val="Corpodetexto"/>
        <w:spacing w:line="340" w:lineRule="auto"/>
        <w:ind w:left="132" w:right="114" w:firstLine="7"/>
        <w:jc w:val="both"/>
      </w:pPr>
      <w:hyperlink w:anchor="_bookmark105" w:history="1">
        <w:r>
          <w:rPr>
            <w:w w:val="105"/>
          </w:rPr>
          <w:t>al.</w:t>
        </w:r>
      </w:hyperlink>
      <w:r>
        <w:rPr>
          <w:w w:val="105"/>
        </w:rPr>
        <w:t>,</w:t>
      </w:r>
      <w:r>
        <w:rPr>
          <w:spacing w:val="-3"/>
          <w:w w:val="105"/>
        </w:rPr>
        <w:t xml:space="preserve"> </w:t>
      </w:r>
      <w:hyperlink w:anchor="_bookmark105" w:history="1">
        <w:r>
          <w:rPr>
            <w:w w:val="105"/>
          </w:rPr>
          <w:t>2019</w:t>
        </w:r>
      </w:hyperlink>
      <w:r>
        <w:rPr>
          <w:w w:val="105"/>
        </w:rPr>
        <w:t>).</w:t>
      </w:r>
      <w:r>
        <w:rPr>
          <w:spacing w:val="-3"/>
          <w:w w:val="105"/>
        </w:rPr>
        <w:t xml:space="preserve"> </w:t>
      </w:r>
      <w:r>
        <w:rPr>
          <w:w w:val="105"/>
        </w:rPr>
        <w:t>Ainda</w:t>
      </w:r>
      <w:r>
        <w:rPr>
          <w:spacing w:val="-3"/>
          <w:w w:val="105"/>
        </w:rPr>
        <w:t xml:space="preserve"> </w:t>
      </w:r>
      <w:r>
        <w:rPr>
          <w:w w:val="105"/>
        </w:rPr>
        <w:t>assim,</w:t>
      </w:r>
      <w:r>
        <w:rPr>
          <w:spacing w:val="-3"/>
          <w:w w:val="105"/>
        </w:rPr>
        <w:t xml:space="preserve"> </w:t>
      </w:r>
      <w:r>
        <w:rPr>
          <w:w w:val="105"/>
        </w:rPr>
        <w:t>os</w:t>
      </w:r>
      <w:r>
        <w:rPr>
          <w:spacing w:val="-3"/>
          <w:w w:val="105"/>
        </w:rPr>
        <w:t xml:space="preserve"> </w:t>
      </w:r>
      <w:r>
        <w:rPr>
          <w:w w:val="105"/>
        </w:rPr>
        <w:t>resultados</w:t>
      </w:r>
      <w:r>
        <w:rPr>
          <w:spacing w:val="-3"/>
          <w:w w:val="105"/>
        </w:rPr>
        <w:t xml:space="preserve"> </w:t>
      </w:r>
      <w:r>
        <w:rPr>
          <w:w w:val="105"/>
        </w:rPr>
        <w:t>devem</w:t>
      </w:r>
      <w:r>
        <w:rPr>
          <w:spacing w:val="-3"/>
          <w:w w:val="105"/>
        </w:rPr>
        <w:t xml:space="preserve"> </w:t>
      </w:r>
      <w:r>
        <w:rPr>
          <w:w w:val="105"/>
        </w:rPr>
        <w:t>ser</w:t>
      </w:r>
      <w:r>
        <w:rPr>
          <w:spacing w:val="-3"/>
          <w:w w:val="105"/>
        </w:rPr>
        <w:t xml:space="preserve"> </w:t>
      </w:r>
      <w:r>
        <w:rPr>
          <w:w w:val="105"/>
        </w:rPr>
        <w:t>analisados</w:t>
      </w:r>
      <w:r>
        <w:rPr>
          <w:spacing w:val="-3"/>
          <w:w w:val="105"/>
        </w:rPr>
        <w:t xml:space="preserve"> </w:t>
      </w:r>
      <w:r>
        <w:rPr>
          <w:w w:val="105"/>
        </w:rPr>
        <w:t>com</w:t>
      </w:r>
      <w:r>
        <w:rPr>
          <w:spacing w:val="-3"/>
          <w:w w:val="105"/>
        </w:rPr>
        <w:t xml:space="preserve"> </w:t>
      </w:r>
      <w:r>
        <w:rPr>
          <w:w w:val="105"/>
        </w:rPr>
        <w:t>cautela,</w:t>
      </w:r>
      <w:r>
        <w:rPr>
          <w:spacing w:val="-3"/>
          <w:w w:val="105"/>
        </w:rPr>
        <w:t xml:space="preserve"> </w:t>
      </w:r>
      <w:r>
        <w:rPr>
          <w:w w:val="105"/>
        </w:rPr>
        <w:t>pois</w:t>
      </w:r>
      <w:r>
        <w:rPr>
          <w:spacing w:val="-3"/>
          <w:w w:val="105"/>
        </w:rPr>
        <w:t xml:space="preserve"> </w:t>
      </w:r>
      <w:r>
        <w:rPr>
          <w:w w:val="105"/>
        </w:rPr>
        <w:t>o</w:t>
      </w:r>
      <w:r>
        <w:rPr>
          <w:spacing w:val="-3"/>
          <w:w w:val="105"/>
        </w:rPr>
        <w:t xml:space="preserve"> </w:t>
      </w:r>
      <w:r>
        <w:rPr>
          <w:w w:val="105"/>
        </w:rPr>
        <w:t>material disponível</w:t>
      </w:r>
      <w:r>
        <w:rPr>
          <w:spacing w:val="-17"/>
          <w:w w:val="105"/>
        </w:rPr>
        <w:t xml:space="preserve"> </w:t>
      </w:r>
      <w:r>
        <w:rPr>
          <w:w w:val="105"/>
        </w:rPr>
        <w:t>aponta</w:t>
      </w:r>
      <w:r>
        <w:rPr>
          <w:spacing w:val="-16"/>
          <w:w w:val="105"/>
        </w:rPr>
        <w:t xml:space="preserve"> </w:t>
      </w:r>
      <w:r>
        <w:rPr>
          <w:w w:val="105"/>
        </w:rPr>
        <w:t>limitações</w:t>
      </w:r>
      <w:r>
        <w:rPr>
          <w:spacing w:val="-16"/>
          <w:w w:val="105"/>
        </w:rPr>
        <w:t xml:space="preserve"> </w:t>
      </w:r>
      <w:r>
        <w:rPr>
          <w:w w:val="105"/>
        </w:rPr>
        <w:t>como</w:t>
      </w:r>
      <w:r>
        <w:rPr>
          <w:spacing w:val="-16"/>
          <w:w w:val="105"/>
        </w:rPr>
        <w:t xml:space="preserve"> </w:t>
      </w:r>
      <w:r>
        <w:rPr>
          <w:w w:val="105"/>
        </w:rPr>
        <w:t>elevada</w:t>
      </w:r>
      <w:r>
        <w:rPr>
          <w:spacing w:val="-16"/>
          <w:w w:val="105"/>
        </w:rPr>
        <w:t xml:space="preserve"> </w:t>
      </w:r>
      <w:r>
        <w:rPr>
          <w:w w:val="105"/>
        </w:rPr>
        <w:t>rotatividade</w:t>
      </w:r>
      <w:r>
        <w:rPr>
          <w:spacing w:val="-16"/>
          <w:w w:val="105"/>
        </w:rPr>
        <w:t xml:space="preserve"> </w:t>
      </w:r>
      <w:r>
        <w:rPr>
          <w:w w:val="105"/>
        </w:rPr>
        <w:t>das</w:t>
      </w:r>
      <w:r>
        <w:rPr>
          <w:spacing w:val="-16"/>
          <w:w w:val="105"/>
        </w:rPr>
        <w:t xml:space="preserve"> </w:t>
      </w:r>
      <w:r>
        <w:rPr>
          <w:w w:val="105"/>
        </w:rPr>
        <w:t>carteiras,</w:t>
      </w:r>
      <w:r>
        <w:rPr>
          <w:spacing w:val="-16"/>
          <w:w w:val="105"/>
        </w:rPr>
        <w:t xml:space="preserve"> </w:t>
      </w:r>
      <w:r>
        <w:rPr>
          <w:w w:val="105"/>
        </w:rPr>
        <w:t>custos</w:t>
      </w:r>
      <w:r>
        <w:rPr>
          <w:spacing w:val="-16"/>
          <w:w w:val="105"/>
        </w:rPr>
        <w:t xml:space="preserve"> </w:t>
      </w:r>
      <w:r>
        <w:rPr>
          <w:w w:val="105"/>
        </w:rPr>
        <w:t>de</w:t>
      </w:r>
      <w:r>
        <w:rPr>
          <w:spacing w:val="-16"/>
          <w:w w:val="105"/>
        </w:rPr>
        <w:t xml:space="preserve"> </w:t>
      </w:r>
      <w:r>
        <w:rPr>
          <w:w w:val="105"/>
        </w:rPr>
        <w:t>transação capazes</w:t>
      </w:r>
      <w:r>
        <w:rPr>
          <w:spacing w:val="-8"/>
          <w:w w:val="105"/>
        </w:rPr>
        <w:t xml:space="preserve"> </w:t>
      </w:r>
      <w:r>
        <w:rPr>
          <w:w w:val="105"/>
        </w:rPr>
        <w:t>de</w:t>
      </w:r>
      <w:r>
        <w:rPr>
          <w:spacing w:val="-8"/>
          <w:w w:val="105"/>
        </w:rPr>
        <w:t xml:space="preserve"> </w:t>
      </w:r>
      <w:r>
        <w:rPr>
          <w:w w:val="105"/>
        </w:rPr>
        <w:t>reduzir</w:t>
      </w:r>
      <w:r>
        <w:rPr>
          <w:spacing w:val="-8"/>
          <w:w w:val="105"/>
        </w:rPr>
        <w:t xml:space="preserve"> </w:t>
      </w:r>
      <w:r>
        <w:rPr>
          <w:w w:val="105"/>
        </w:rPr>
        <w:t>parte</w:t>
      </w:r>
      <w:r>
        <w:rPr>
          <w:spacing w:val="-8"/>
          <w:w w:val="105"/>
        </w:rPr>
        <w:t xml:space="preserve"> </w:t>
      </w:r>
      <w:r>
        <w:rPr>
          <w:w w:val="105"/>
        </w:rPr>
        <w:t>dos</w:t>
      </w:r>
      <w:r>
        <w:rPr>
          <w:spacing w:val="-8"/>
          <w:w w:val="105"/>
        </w:rPr>
        <w:t xml:space="preserve"> </w:t>
      </w:r>
      <w:r>
        <w:rPr>
          <w:w w:val="105"/>
        </w:rPr>
        <w:t>lucros,</w:t>
      </w:r>
      <w:r>
        <w:rPr>
          <w:spacing w:val="-8"/>
          <w:w w:val="105"/>
        </w:rPr>
        <w:t xml:space="preserve"> </w:t>
      </w:r>
      <w:r>
        <w:rPr>
          <w:w w:val="105"/>
        </w:rPr>
        <w:t>concentração</w:t>
      </w:r>
      <w:r>
        <w:rPr>
          <w:spacing w:val="-8"/>
          <w:w w:val="105"/>
        </w:rPr>
        <w:t xml:space="preserve"> </w:t>
      </w:r>
      <w:r>
        <w:rPr>
          <w:w w:val="105"/>
        </w:rPr>
        <w:t>dos</w:t>
      </w:r>
      <w:r>
        <w:rPr>
          <w:spacing w:val="-8"/>
          <w:w w:val="105"/>
        </w:rPr>
        <w:t xml:space="preserve"> </w:t>
      </w:r>
      <w:r>
        <w:rPr>
          <w:w w:val="105"/>
        </w:rPr>
        <w:t>testes</w:t>
      </w:r>
      <w:r>
        <w:rPr>
          <w:spacing w:val="-8"/>
          <w:w w:val="105"/>
        </w:rPr>
        <w:t xml:space="preserve"> </w:t>
      </w:r>
      <w:r>
        <w:rPr>
          <w:w w:val="105"/>
        </w:rPr>
        <w:t>em</w:t>
      </w:r>
      <w:r>
        <w:rPr>
          <w:spacing w:val="-8"/>
          <w:w w:val="105"/>
        </w:rPr>
        <w:t xml:space="preserve"> </w:t>
      </w:r>
      <w:r>
        <w:rPr>
          <w:w w:val="105"/>
        </w:rPr>
        <w:t>mercados</w:t>
      </w:r>
      <w:r>
        <w:rPr>
          <w:spacing w:val="-8"/>
          <w:w w:val="105"/>
        </w:rPr>
        <w:t xml:space="preserve"> </w:t>
      </w:r>
      <w:r>
        <w:rPr>
          <w:w w:val="105"/>
        </w:rPr>
        <w:t>específicos</w:t>
      </w:r>
      <w:r>
        <w:rPr>
          <w:spacing w:val="-8"/>
          <w:w w:val="105"/>
        </w:rPr>
        <w:t xml:space="preserve"> </w:t>
      </w:r>
      <w:r>
        <w:rPr>
          <w:w w:val="105"/>
        </w:rPr>
        <w:t xml:space="preserve">e </w:t>
      </w:r>
      <w:r>
        <w:t xml:space="preserve">uso predominante da variância como métrica de risco, com menor atenção a medidas como </w:t>
      </w:r>
      <w:r>
        <w:rPr>
          <w:spacing w:val="-2"/>
          <w:w w:val="105"/>
        </w:rPr>
        <w:t>VaR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e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CVaR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(</w:t>
      </w:r>
      <w:hyperlink w:anchor="_bookmark75" w:history="1">
        <w:r>
          <w:rPr>
            <w:spacing w:val="-2"/>
            <w:w w:val="105"/>
          </w:rPr>
          <w:t>CHEN</w:t>
        </w:r>
        <w:r>
          <w:rPr>
            <w:spacing w:val="-13"/>
            <w:w w:val="105"/>
          </w:rPr>
          <w:t xml:space="preserve"> </w:t>
        </w:r>
        <w:r>
          <w:rPr>
            <w:spacing w:val="-2"/>
            <w:w w:val="105"/>
          </w:rPr>
          <w:t>et</w:t>
        </w:r>
        <w:r>
          <w:rPr>
            <w:spacing w:val="-13"/>
            <w:w w:val="105"/>
          </w:rPr>
          <w:t xml:space="preserve"> </w:t>
        </w:r>
        <w:r>
          <w:rPr>
            <w:spacing w:val="-2"/>
            <w:w w:val="105"/>
          </w:rPr>
          <w:t>al.</w:t>
        </w:r>
      </w:hyperlink>
      <w:r>
        <w:rPr>
          <w:spacing w:val="-2"/>
          <w:w w:val="105"/>
        </w:rPr>
        <w:t>,</w:t>
      </w:r>
      <w:r>
        <w:rPr>
          <w:spacing w:val="-13"/>
          <w:w w:val="105"/>
        </w:rPr>
        <w:t xml:space="preserve"> </w:t>
      </w:r>
      <w:hyperlink w:anchor="_bookmark75" w:history="1">
        <w:r>
          <w:rPr>
            <w:spacing w:val="-2"/>
            <w:w w:val="105"/>
          </w:rPr>
          <w:t>2021</w:t>
        </w:r>
      </w:hyperlink>
      <w:r>
        <w:rPr>
          <w:spacing w:val="-2"/>
          <w:w w:val="105"/>
        </w:rPr>
        <w:t>;</w:t>
      </w:r>
      <w:r>
        <w:rPr>
          <w:spacing w:val="-13"/>
          <w:w w:val="105"/>
        </w:rPr>
        <w:t xml:space="preserve"> </w:t>
      </w:r>
      <w:hyperlink w:anchor="_bookmark96" w:history="1">
        <w:r>
          <w:rPr>
            <w:spacing w:val="-2"/>
            <w:w w:val="105"/>
          </w:rPr>
          <w:t>MA;</w:t>
        </w:r>
        <w:r>
          <w:rPr>
            <w:spacing w:val="-13"/>
            <w:w w:val="105"/>
          </w:rPr>
          <w:t xml:space="preserve"> </w:t>
        </w:r>
        <w:r>
          <w:rPr>
            <w:spacing w:val="-2"/>
            <w:w w:val="105"/>
          </w:rPr>
          <w:t>HAN;</w:t>
        </w:r>
        <w:r>
          <w:rPr>
            <w:spacing w:val="-13"/>
            <w:w w:val="105"/>
          </w:rPr>
          <w:t xml:space="preserve"> </w:t>
        </w:r>
        <w:r>
          <w:rPr>
            <w:spacing w:val="-2"/>
            <w:w w:val="105"/>
          </w:rPr>
          <w:t>WANG</w:t>
        </w:r>
      </w:hyperlink>
      <w:r>
        <w:rPr>
          <w:spacing w:val="-2"/>
          <w:w w:val="105"/>
        </w:rPr>
        <w:t>,</w:t>
      </w:r>
      <w:r>
        <w:rPr>
          <w:spacing w:val="-13"/>
          <w:w w:val="105"/>
        </w:rPr>
        <w:t xml:space="preserve"> </w:t>
      </w:r>
      <w:hyperlink w:anchor="_bookmark96" w:history="1">
        <w:r>
          <w:rPr>
            <w:spacing w:val="-2"/>
            <w:w w:val="105"/>
          </w:rPr>
          <w:t>2021</w:t>
        </w:r>
      </w:hyperlink>
      <w:r>
        <w:rPr>
          <w:spacing w:val="-2"/>
          <w:w w:val="105"/>
        </w:rPr>
        <w:t>;</w:t>
      </w:r>
      <w:r>
        <w:rPr>
          <w:spacing w:val="-13"/>
          <w:w w:val="105"/>
        </w:rPr>
        <w:t xml:space="preserve"> </w:t>
      </w:r>
      <w:hyperlink w:anchor="_bookmark115" w:history="1">
        <w:r>
          <w:rPr>
            <w:spacing w:val="-2"/>
            <w:w w:val="105"/>
          </w:rPr>
          <w:t>WANG</w:t>
        </w:r>
        <w:r>
          <w:rPr>
            <w:spacing w:val="-13"/>
            <w:w w:val="105"/>
          </w:rPr>
          <w:t xml:space="preserve"> </w:t>
        </w:r>
        <w:r>
          <w:rPr>
            <w:spacing w:val="-2"/>
            <w:w w:val="105"/>
          </w:rPr>
          <w:t>et</w:t>
        </w:r>
        <w:r>
          <w:rPr>
            <w:spacing w:val="-13"/>
            <w:w w:val="105"/>
          </w:rPr>
          <w:t xml:space="preserve"> </w:t>
        </w:r>
        <w:r>
          <w:rPr>
            <w:spacing w:val="-2"/>
            <w:w w:val="105"/>
          </w:rPr>
          <w:t>al.</w:t>
        </w:r>
      </w:hyperlink>
      <w:r>
        <w:rPr>
          <w:spacing w:val="-2"/>
          <w:w w:val="105"/>
        </w:rPr>
        <w:t>,</w:t>
      </w:r>
      <w:r>
        <w:rPr>
          <w:spacing w:val="-13"/>
          <w:w w:val="105"/>
        </w:rPr>
        <w:t xml:space="preserve"> </w:t>
      </w:r>
      <w:hyperlink w:anchor="_bookmark115" w:history="1">
        <w:r>
          <w:rPr>
            <w:spacing w:val="-2"/>
            <w:w w:val="105"/>
          </w:rPr>
          <w:t>2020</w:t>
        </w:r>
      </w:hyperlink>
      <w:r>
        <w:rPr>
          <w:spacing w:val="-2"/>
          <w:w w:val="105"/>
        </w:rPr>
        <w:t>;</w:t>
      </w:r>
      <w:r>
        <w:rPr>
          <w:spacing w:val="-13"/>
          <w:w w:val="105"/>
        </w:rPr>
        <w:t xml:space="preserve"> </w:t>
      </w:r>
      <w:hyperlink w:anchor="_bookmark103" w:history="1">
        <w:r>
          <w:rPr>
            <w:spacing w:val="-2"/>
            <w:w w:val="105"/>
          </w:rPr>
          <w:t>PADHI</w:t>
        </w:r>
        <w:r>
          <w:rPr>
            <w:spacing w:val="-13"/>
            <w:w w:val="105"/>
          </w:rPr>
          <w:t xml:space="preserve"> </w:t>
        </w:r>
        <w:r>
          <w:rPr>
            <w:spacing w:val="-2"/>
            <w:w w:val="105"/>
          </w:rPr>
          <w:t>et</w:t>
        </w:r>
        <w:r>
          <w:rPr>
            <w:spacing w:val="-13"/>
            <w:w w:val="105"/>
          </w:rPr>
          <w:t xml:space="preserve"> </w:t>
        </w:r>
        <w:r>
          <w:rPr>
            <w:spacing w:val="-2"/>
            <w:w w:val="105"/>
          </w:rPr>
          <w:t>al.</w:t>
        </w:r>
      </w:hyperlink>
      <w:r>
        <w:rPr>
          <w:spacing w:val="-2"/>
          <w:w w:val="105"/>
        </w:rPr>
        <w:t xml:space="preserve">, </w:t>
      </w:r>
      <w:hyperlink w:anchor="_bookmark103" w:history="1">
        <w:r>
          <w:rPr>
            <w:spacing w:val="-2"/>
            <w:w w:val="105"/>
          </w:rPr>
          <w:t>2022</w:t>
        </w:r>
      </w:hyperlink>
      <w:r>
        <w:rPr>
          <w:spacing w:val="-2"/>
          <w:w w:val="105"/>
        </w:rPr>
        <w:t>).</w:t>
      </w:r>
    </w:p>
    <w:p w14:paraId="31D0A897" w14:textId="77777777" w:rsidR="006131AD" w:rsidRDefault="006131AD">
      <w:pPr>
        <w:pStyle w:val="Corpodetexto"/>
        <w:spacing w:before="95"/>
      </w:pPr>
    </w:p>
    <w:p w14:paraId="2CE07D27" w14:textId="77777777" w:rsidR="006131AD" w:rsidRDefault="00000000">
      <w:pPr>
        <w:pStyle w:val="Ttulo2"/>
        <w:numPr>
          <w:ilvl w:val="1"/>
          <w:numId w:val="1"/>
        </w:numPr>
        <w:tabs>
          <w:tab w:val="left" w:pos="682"/>
        </w:tabs>
        <w:ind w:left="682" w:hanging="542"/>
      </w:pPr>
      <w:bookmarkStart w:id="179" w:name="Estudos_sobre_média-variância_e_Markowit"/>
      <w:bookmarkStart w:id="180" w:name="_bookmark44"/>
      <w:bookmarkEnd w:id="179"/>
      <w:bookmarkEnd w:id="180"/>
      <w:r>
        <w:t>Estudos</w:t>
      </w:r>
      <w:r>
        <w:rPr>
          <w:spacing w:val="23"/>
        </w:rPr>
        <w:t xml:space="preserve"> </w:t>
      </w:r>
      <w:r>
        <w:t>sobre</w:t>
      </w:r>
      <w:r>
        <w:rPr>
          <w:spacing w:val="23"/>
        </w:rPr>
        <w:t xml:space="preserve"> </w:t>
      </w:r>
      <w:r>
        <w:t>média-variância</w:t>
      </w:r>
      <w:r>
        <w:rPr>
          <w:spacing w:val="23"/>
        </w:rPr>
        <w:t xml:space="preserve"> </w:t>
      </w:r>
      <w:r>
        <w:t>e</w:t>
      </w:r>
      <w:r>
        <w:rPr>
          <w:spacing w:val="23"/>
        </w:rPr>
        <w:t xml:space="preserve"> </w:t>
      </w:r>
      <w:r>
        <w:t>Markowitz</w:t>
      </w:r>
      <w:r>
        <w:rPr>
          <w:spacing w:val="23"/>
        </w:rPr>
        <w:t xml:space="preserve"> </w:t>
      </w:r>
      <w:r>
        <w:t>em</w:t>
      </w:r>
      <w:r>
        <w:rPr>
          <w:spacing w:val="23"/>
        </w:rPr>
        <w:t xml:space="preserve"> </w:t>
      </w:r>
      <w:r>
        <w:rPr>
          <w:spacing w:val="-2"/>
        </w:rPr>
        <w:t>criptoativos</w:t>
      </w:r>
    </w:p>
    <w:p w14:paraId="3B2E01E8" w14:textId="77777777" w:rsidR="006131AD" w:rsidRDefault="006131AD">
      <w:pPr>
        <w:pStyle w:val="Corpodetexto"/>
        <w:spacing w:before="89"/>
        <w:rPr>
          <w:b/>
        </w:rPr>
      </w:pPr>
    </w:p>
    <w:p w14:paraId="6F0BF8B8" w14:textId="77777777" w:rsidR="006131AD" w:rsidRDefault="00000000">
      <w:pPr>
        <w:pStyle w:val="Corpodetexto"/>
        <w:spacing w:line="340" w:lineRule="auto"/>
        <w:ind w:left="132" w:right="108" w:firstLine="716"/>
        <w:jc w:val="both"/>
      </w:pPr>
      <w:r>
        <w:rPr>
          <w:w w:val="105"/>
        </w:rPr>
        <w:t>Enquanto os estudos anteriores mostram o uso de previsões algorítmicas na oti-mização de carteiras, a literatura sobre criptoativos permite observar como o modelo média-variância</w:t>
      </w:r>
      <w:r>
        <w:rPr>
          <w:spacing w:val="-3"/>
          <w:w w:val="105"/>
        </w:rPr>
        <w:t xml:space="preserve"> </w:t>
      </w:r>
      <w:r>
        <w:rPr>
          <w:w w:val="105"/>
        </w:rPr>
        <w:t>se</w:t>
      </w:r>
      <w:r>
        <w:rPr>
          <w:spacing w:val="-3"/>
          <w:w w:val="105"/>
        </w:rPr>
        <w:t xml:space="preserve"> </w:t>
      </w:r>
      <w:r>
        <w:rPr>
          <w:w w:val="105"/>
        </w:rPr>
        <w:t>comporta</w:t>
      </w:r>
      <w:r>
        <w:rPr>
          <w:spacing w:val="-3"/>
          <w:w w:val="105"/>
        </w:rPr>
        <w:t xml:space="preserve"> </w:t>
      </w:r>
      <w:r>
        <w:rPr>
          <w:w w:val="105"/>
        </w:rPr>
        <w:t>em</w:t>
      </w:r>
      <w:r>
        <w:rPr>
          <w:spacing w:val="-3"/>
          <w:w w:val="105"/>
        </w:rPr>
        <w:t xml:space="preserve"> </w:t>
      </w:r>
      <w:r>
        <w:rPr>
          <w:w w:val="105"/>
        </w:rPr>
        <w:t>um</w:t>
      </w:r>
      <w:r>
        <w:rPr>
          <w:spacing w:val="-4"/>
          <w:w w:val="105"/>
        </w:rPr>
        <w:t xml:space="preserve"> </w:t>
      </w:r>
      <w:r>
        <w:rPr>
          <w:w w:val="105"/>
        </w:rPr>
        <w:t>mercado</w:t>
      </w:r>
      <w:r>
        <w:rPr>
          <w:spacing w:val="-3"/>
          <w:w w:val="105"/>
        </w:rPr>
        <w:t xml:space="preserve"> </w:t>
      </w:r>
      <w:r>
        <w:rPr>
          <w:w w:val="105"/>
        </w:rPr>
        <w:t>mais</w:t>
      </w:r>
      <w:r>
        <w:rPr>
          <w:spacing w:val="-3"/>
          <w:w w:val="105"/>
        </w:rPr>
        <w:t xml:space="preserve"> </w:t>
      </w:r>
      <w:r>
        <w:rPr>
          <w:w w:val="105"/>
        </w:rPr>
        <w:t>volátil.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Teoria</w:t>
      </w:r>
      <w:r>
        <w:rPr>
          <w:spacing w:val="-3"/>
          <w:w w:val="105"/>
        </w:rPr>
        <w:t xml:space="preserve"> </w:t>
      </w:r>
      <w:r>
        <w:rPr>
          <w:w w:val="105"/>
        </w:rPr>
        <w:t>Moderna</w:t>
      </w:r>
      <w:r>
        <w:rPr>
          <w:spacing w:val="-3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 xml:space="preserve">Portfólio </w:t>
      </w:r>
      <w:r>
        <w:t xml:space="preserve">tem sido usada para avaliar os efeitos da diversificação sobre a relação entre risco e retorno </w:t>
      </w:r>
      <w:r>
        <w:rPr>
          <w:w w:val="105"/>
        </w:rPr>
        <w:t>em</w:t>
      </w:r>
      <w:r>
        <w:rPr>
          <w:spacing w:val="-10"/>
          <w:w w:val="105"/>
        </w:rPr>
        <w:t xml:space="preserve"> </w:t>
      </w:r>
      <w:r>
        <w:rPr>
          <w:w w:val="105"/>
        </w:rPr>
        <w:t>carteiras</w:t>
      </w:r>
      <w:r>
        <w:rPr>
          <w:spacing w:val="-10"/>
          <w:w w:val="105"/>
        </w:rPr>
        <w:t xml:space="preserve"> </w:t>
      </w:r>
      <w:r>
        <w:rPr>
          <w:w w:val="105"/>
        </w:rPr>
        <w:t>formadas</w:t>
      </w:r>
      <w:r>
        <w:rPr>
          <w:spacing w:val="-10"/>
          <w:w w:val="105"/>
        </w:rPr>
        <w:t xml:space="preserve"> </w:t>
      </w:r>
      <w:r>
        <w:rPr>
          <w:w w:val="105"/>
        </w:rPr>
        <w:t>por</w:t>
      </w:r>
      <w:r>
        <w:rPr>
          <w:spacing w:val="-10"/>
          <w:w w:val="105"/>
        </w:rPr>
        <w:t xml:space="preserve"> </w:t>
      </w:r>
      <w:r>
        <w:rPr>
          <w:w w:val="105"/>
        </w:rPr>
        <w:t>criptomoedas</w:t>
      </w:r>
      <w:r>
        <w:rPr>
          <w:spacing w:val="-10"/>
          <w:w w:val="105"/>
        </w:rPr>
        <w:t xml:space="preserve"> </w:t>
      </w:r>
      <w:r>
        <w:rPr>
          <w:w w:val="105"/>
        </w:rPr>
        <w:t>ou</w:t>
      </w:r>
      <w:r>
        <w:rPr>
          <w:spacing w:val="-10"/>
          <w:w w:val="105"/>
        </w:rPr>
        <w:t xml:space="preserve"> </w:t>
      </w:r>
      <w:r>
        <w:rPr>
          <w:w w:val="105"/>
        </w:rPr>
        <w:t>por</w:t>
      </w:r>
      <w:r>
        <w:rPr>
          <w:spacing w:val="-10"/>
          <w:w w:val="105"/>
        </w:rPr>
        <w:t xml:space="preserve"> </w:t>
      </w:r>
      <w:r>
        <w:rPr>
          <w:w w:val="105"/>
        </w:rPr>
        <w:t>combinações</w:t>
      </w:r>
      <w:r>
        <w:rPr>
          <w:spacing w:val="-10"/>
          <w:w w:val="105"/>
        </w:rPr>
        <w:t xml:space="preserve"> </w:t>
      </w:r>
      <w:r>
        <w:rPr>
          <w:w w:val="105"/>
        </w:rPr>
        <w:t>entre</w:t>
      </w:r>
      <w:r>
        <w:rPr>
          <w:spacing w:val="-10"/>
          <w:w w:val="105"/>
        </w:rPr>
        <w:t xml:space="preserve"> </w:t>
      </w:r>
      <w:r>
        <w:rPr>
          <w:w w:val="105"/>
        </w:rPr>
        <w:t>ativos</w:t>
      </w:r>
      <w:r>
        <w:rPr>
          <w:spacing w:val="-10"/>
          <w:w w:val="105"/>
        </w:rPr>
        <w:t xml:space="preserve"> </w:t>
      </w:r>
      <w:r>
        <w:rPr>
          <w:w w:val="105"/>
        </w:rPr>
        <w:t>digitais</w:t>
      </w:r>
      <w:r>
        <w:rPr>
          <w:spacing w:val="-10"/>
          <w:w w:val="105"/>
        </w:rPr>
        <w:t xml:space="preserve"> </w:t>
      </w:r>
      <w:r>
        <w:rPr>
          <w:w w:val="105"/>
        </w:rPr>
        <w:t>e</w:t>
      </w:r>
      <w:r>
        <w:rPr>
          <w:spacing w:val="-10"/>
          <w:w w:val="105"/>
        </w:rPr>
        <w:t xml:space="preserve"> </w:t>
      </w:r>
      <w:r>
        <w:rPr>
          <w:w w:val="105"/>
        </w:rPr>
        <w:t>ativos tradicionais (</w:t>
      </w:r>
      <w:hyperlink w:anchor="_bookmark71" w:history="1">
        <w:r>
          <w:rPr>
            <w:w w:val="105"/>
          </w:rPr>
          <w:t>BRAUNEIS; MESTEL</w:t>
        </w:r>
      </w:hyperlink>
      <w:r>
        <w:rPr>
          <w:w w:val="105"/>
        </w:rPr>
        <w:t xml:space="preserve">, </w:t>
      </w:r>
      <w:hyperlink w:anchor="_bookmark71" w:history="1">
        <w:r>
          <w:rPr>
            <w:w w:val="105"/>
          </w:rPr>
          <w:t>2019</w:t>
        </w:r>
      </w:hyperlink>
      <w:r>
        <w:rPr>
          <w:w w:val="105"/>
        </w:rPr>
        <w:t xml:space="preserve">; </w:t>
      </w:r>
      <w:hyperlink w:anchor="_bookmark92" w:history="1">
        <w:r>
          <w:rPr>
            <w:w w:val="105"/>
          </w:rPr>
          <w:t>JELESKOVIC et al.</w:t>
        </w:r>
      </w:hyperlink>
      <w:r>
        <w:rPr>
          <w:w w:val="105"/>
        </w:rPr>
        <w:t xml:space="preserve">, </w:t>
      </w:r>
      <w:hyperlink w:anchor="_bookmark92" w:history="1">
        <w:r>
          <w:rPr>
            <w:w w:val="105"/>
          </w:rPr>
          <w:t>2024</w:t>
        </w:r>
      </w:hyperlink>
      <w:r>
        <w:rPr>
          <w:w w:val="105"/>
        </w:rPr>
        <w:t xml:space="preserve">). Nesse contexto, o </w:t>
      </w:r>
      <w:r>
        <w:t>modelo de Markowitz aparece tanto como instrumento para avaliar benefícios de diversifica-</w:t>
      </w:r>
      <w:r>
        <w:rPr>
          <w:w w:val="105"/>
        </w:rPr>
        <w:t>ção</w:t>
      </w:r>
      <w:r>
        <w:rPr>
          <w:spacing w:val="-17"/>
          <w:w w:val="105"/>
        </w:rPr>
        <w:t xml:space="preserve"> </w:t>
      </w:r>
      <w:r>
        <w:rPr>
          <w:w w:val="105"/>
        </w:rPr>
        <w:t>quanto</w:t>
      </w:r>
      <w:r>
        <w:rPr>
          <w:spacing w:val="-16"/>
          <w:w w:val="105"/>
        </w:rPr>
        <w:t xml:space="preserve"> </w:t>
      </w:r>
      <w:r>
        <w:rPr>
          <w:w w:val="105"/>
        </w:rPr>
        <w:t>como</w:t>
      </w:r>
      <w:r>
        <w:rPr>
          <w:spacing w:val="-16"/>
          <w:w w:val="105"/>
        </w:rPr>
        <w:t xml:space="preserve"> </w:t>
      </w:r>
      <w:r>
        <w:rPr>
          <w:w w:val="105"/>
        </w:rPr>
        <w:t>método</w:t>
      </w:r>
      <w:r>
        <w:rPr>
          <w:spacing w:val="-16"/>
          <w:w w:val="105"/>
        </w:rPr>
        <w:t xml:space="preserve"> </w:t>
      </w:r>
      <w:r>
        <w:rPr>
          <w:w w:val="105"/>
        </w:rPr>
        <w:t>para</w:t>
      </w:r>
      <w:r>
        <w:rPr>
          <w:spacing w:val="-16"/>
          <w:w w:val="105"/>
        </w:rPr>
        <w:t xml:space="preserve"> </w:t>
      </w:r>
      <w:r>
        <w:rPr>
          <w:w w:val="105"/>
        </w:rPr>
        <w:t>definir</w:t>
      </w:r>
      <w:r>
        <w:rPr>
          <w:spacing w:val="-16"/>
          <w:w w:val="105"/>
        </w:rPr>
        <w:t xml:space="preserve"> </w:t>
      </w:r>
      <w:r>
        <w:rPr>
          <w:w w:val="105"/>
        </w:rPr>
        <w:t>pesos</w:t>
      </w:r>
      <w:r>
        <w:rPr>
          <w:spacing w:val="-16"/>
          <w:w w:val="105"/>
        </w:rPr>
        <w:t xml:space="preserve"> </w:t>
      </w:r>
      <w:r>
        <w:rPr>
          <w:w w:val="105"/>
        </w:rPr>
        <w:t>otimizados</w:t>
      </w:r>
      <w:r>
        <w:rPr>
          <w:spacing w:val="-16"/>
          <w:w w:val="105"/>
        </w:rPr>
        <w:t xml:space="preserve"> </w:t>
      </w:r>
      <w:r>
        <w:rPr>
          <w:w w:val="105"/>
        </w:rPr>
        <w:t>segundo</w:t>
      </w:r>
      <w:r>
        <w:rPr>
          <w:spacing w:val="-16"/>
          <w:w w:val="105"/>
        </w:rPr>
        <w:t xml:space="preserve"> </w:t>
      </w:r>
      <w:r>
        <w:rPr>
          <w:w w:val="105"/>
        </w:rPr>
        <w:t>o</w:t>
      </w:r>
      <w:r>
        <w:rPr>
          <w:spacing w:val="-16"/>
          <w:w w:val="105"/>
        </w:rPr>
        <w:t xml:space="preserve"> </w:t>
      </w:r>
      <w:r>
        <w:rPr>
          <w:w w:val="105"/>
        </w:rPr>
        <w:t>critério</w:t>
      </w:r>
      <w:r>
        <w:rPr>
          <w:spacing w:val="-16"/>
          <w:w w:val="105"/>
        </w:rPr>
        <w:t xml:space="preserve"> </w:t>
      </w:r>
      <w:r>
        <w:rPr>
          <w:w w:val="105"/>
        </w:rPr>
        <w:t>média-variância (</w:t>
      </w:r>
      <w:hyperlink w:anchor="_bookmark71" w:history="1">
        <w:r>
          <w:rPr>
            <w:w w:val="105"/>
          </w:rPr>
          <w:t>BRAUNEIS; MESTEL</w:t>
        </w:r>
      </w:hyperlink>
      <w:r>
        <w:rPr>
          <w:w w:val="105"/>
        </w:rPr>
        <w:t xml:space="preserve">, </w:t>
      </w:r>
      <w:hyperlink w:anchor="_bookmark71" w:history="1">
        <w:r>
          <w:rPr>
            <w:w w:val="105"/>
          </w:rPr>
          <w:t>2019</w:t>
        </w:r>
      </w:hyperlink>
      <w:r>
        <w:rPr>
          <w:w w:val="105"/>
        </w:rPr>
        <w:t xml:space="preserve">; </w:t>
      </w:r>
      <w:hyperlink w:anchor="_bookmark92" w:history="1">
        <w:r>
          <w:rPr>
            <w:w w:val="105"/>
          </w:rPr>
          <w:t>JELESKOVIC et al.</w:t>
        </w:r>
      </w:hyperlink>
      <w:r>
        <w:rPr>
          <w:w w:val="105"/>
        </w:rPr>
        <w:t xml:space="preserve">, </w:t>
      </w:r>
      <w:hyperlink w:anchor="_bookmark92" w:history="1">
        <w:r>
          <w:rPr>
            <w:w w:val="105"/>
          </w:rPr>
          <w:t>2024</w:t>
        </w:r>
      </w:hyperlink>
      <w:r>
        <w:rPr>
          <w:w w:val="105"/>
        </w:rPr>
        <w:t>).</w:t>
      </w:r>
    </w:p>
    <w:p w14:paraId="3951AA13" w14:textId="77777777" w:rsidR="006131AD" w:rsidRDefault="00000000">
      <w:pPr>
        <w:pStyle w:val="Corpodetexto"/>
        <w:spacing w:line="340" w:lineRule="auto"/>
        <w:ind w:left="140" w:right="108" w:firstLine="708"/>
        <w:jc w:val="both"/>
      </w:pPr>
      <w:r>
        <w:t>A</w:t>
      </w:r>
      <w:r>
        <w:rPr>
          <w:spacing w:val="-1"/>
        </w:rPr>
        <w:t xml:space="preserve"> </w:t>
      </w:r>
      <w:r>
        <w:t>aplicação</w:t>
      </w:r>
      <w:r>
        <w:rPr>
          <w:spacing w:val="-1"/>
        </w:rPr>
        <w:t xml:space="preserve"> </w:t>
      </w:r>
      <w:r>
        <w:t>desse</w:t>
      </w:r>
      <w:r>
        <w:rPr>
          <w:spacing w:val="-1"/>
        </w:rPr>
        <w:t xml:space="preserve"> </w:t>
      </w:r>
      <w:r>
        <w:t>modelo</w:t>
      </w:r>
      <w:r>
        <w:rPr>
          <w:spacing w:val="-1"/>
        </w:rPr>
        <w:t xml:space="preserve"> </w:t>
      </w:r>
      <w:r>
        <w:t>ao</w:t>
      </w:r>
      <w:r>
        <w:rPr>
          <w:spacing w:val="-1"/>
        </w:rPr>
        <w:t xml:space="preserve"> </w:t>
      </w:r>
      <w:r>
        <w:t>mercado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criptoativos</w:t>
      </w:r>
      <w:r>
        <w:rPr>
          <w:spacing w:val="-1"/>
        </w:rPr>
        <w:t xml:space="preserve"> </w:t>
      </w:r>
      <w:r>
        <w:t>exige</w:t>
      </w:r>
      <w:r>
        <w:rPr>
          <w:spacing w:val="-1"/>
        </w:rPr>
        <w:t xml:space="preserve"> </w:t>
      </w:r>
      <w:r>
        <w:t>cautela.</w:t>
      </w:r>
      <w:r>
        <w:rPr>
          <w:spacing w:val="-1"/>
        </w:rPr>
        <w:t xml:space="preserve"> </w:t>
      </w:r>
      <w:r>
        <w:t>Os</w:t>
      </w:r>
      <w:r>
        <w:rPr>
          <w:spacing w:val="-1"/>
        </w:rPr>
        <w:t xml:space="preserve"> </w:t>
      </w:r>
      <w:r>
        <w:t>estudos</w:t>
      </w:r>
      <w:r>
        <w:rPr>
          <w:spacing w:val="-1"/>
        </w:rPr>
        <w:t xml:space="preserve"> </w:t>
      </w:r>
      <w:r>
        <w:t>ana-lisados destacam que esse mercado apresenta elevada volatilidade, retornos não normais, correlações instáveis, dificuldade de previsão da dependência entre ativos e sensibilidade a fatores globais. Essas características podem limitar a aderência das premissas clássicas da média-variância</w:t>
      </w:r>
      <w:r>
        <w:rPr>
          <w:spacing w:val="9"/>
        </w:rPr>
        <w:t xml:space="preserve"> </w:t>
      </w:r>
      <w:r>
        <w:t>(</w:t>
      </w:r>
      <w:hyperlink w:anchor="_bookmark71" w:history="1">
        <w:r>
          <w:t>BRAUNEIS;</w:t>
        </w:r>
        <w:r>
          <w:rPr>
            <w:spacing w:val="10"/>
          </w:rPr>
          <w:t xml:space="preserve"> </w:t>
        </w:r>
        <w:r>
          <w:t>MESTEL</w:t>
        </w:r>
      </w:hyperlink>
      <w:r>
        <w:t>,</w:t>
      </w:r>
      <w:r>
        <w:rPr>
          <w:spacing w:val="9"/>
        </w:rPr>
        <w:t xml:space="preserve"> </w:t>
      </w:r>
      <w:hyperlink w:anchor="_bookmark71" w:history="1">
        <w:r>
          <w:t>2019</w:t>
        </w:r>
      </w:hyperlink>
      <w:r>
        <w:t>;</w:t>
      </w:r>
      <w:r>
        <w:rPr>
          <w:spacing w:val="10"/>
        </w:rPr>
        <w:t xml:space="preserve"> </w:t>
      </w:r>
      <w:hyperlink w:anchor="_bookmark92" w:history="1">
        <w:r>
          <w:t>JELESKOVIC</w:t>
        </w:r>
        <w:r>
          <w:rPr>
            <w:spacing w:val="10"/>
          </w:rPr>
          <w:t xml:space="preserve"> </w:t>
        </w:r>
        <w:r>
          <w:t>et</w:t>
        </w:r>
        <w:r>
          <w:rPr>
            <w:spacing w:val="9"/>
          </w:rPr>
          <w:t xml:space="preserve"> </w:t>
        </w:r>
        <w:r>
          <w:t>al.</w:t>
        </w:r>
      </w:hyperlink>
      <w:r>
        <w:t>,</w:t>
      </w:r>
      <w:r>
        <w:rPr>
          <w:spacing w:val="10"/>
        </w:rPr>
        <w:t xml:space="preserve"> </w:t>
      </w:r>
      <w:hyperlink w:anchor="_bookmark92" w:history="1">
        <w:r>
          <w:t>2024</w:t>
        </w:r>
      </w:hyperlink>
      <w:r>
        <w:t>;</w:t>
      </w:r>
      <w:r>
        <w:rPr>
          <w:spacing w:val="10"/>
        </w:rPr>
        <w:t xml:space="preserve"> </w:t>
      </w:r>
      <w:hyperlink w:anchor="_bookmark117" w:history="1">
        <w:r>
          <w:t>ZOUAOUI;</w:t>
        </w:r>
        <w:r>
          <w:rPr>
            <w:spacing w:val="10"/>
          </w:rPr>
          <w:t xml:space="preserve"> </w:t>
        </w:r>
        <w:r>
          <w:rPr>
            <w:spacing w:val="-2"/>
          </w:rPr>
          <w:t>NAAS</w:t>
        </w:r>
      </w:hyperlink>
      <w:r>
        <w:rPr>
          <w:spacing w:val="-2"/>
        </w:rPr>
        <w:t>,</w:t>
      </w:r>
    </w:p>
    <w:p w14:paraId="0CF65EB7" w14:textId="77777777" w:rsidR="006131AD" w:rsidRDefault="00000000">
      <w:pPr>
        <w:pStyle w:val="Corpodetexto"/>
        <w:spacing w:line="340" w:lineRule="auto"/>
        <w:ind w:left="134" w:right="146" w:firstLine="5"/>
        <w:jc w:val="both"/>
      </w:pPr>
      <w:hyperlink w:anchor="_bookmark117" w:history="1">
        <w:r>
          <w:rPr>
            <w:w w:val="105"/>
          </w:rPr>
          <w:t>2025</w:t>
        </w:r>
      </w:hyperlink>
      <w:r>
        <w:rPr>
          <w:w w:val="105"/>
        </w:rPr>
        <w:t>). Ainda assim, os resultados sobre diversificação sugerem que criptoativos podem contribuir para a redução de risco quando combinados entre si ou quando inseridos em carteiras</w:t>
      </w:r>
      <w:r>
        <w:rPr>
          <w:spacing w:val="-17"/>
          <w:w w:val="105"/>
        </w:rPr>
        <w:t xml:space="preserve"> </w:t>
      </w:r>
      <w:r>
        <w:rPr>
          <w:w w:val="105"/>
        </w:rPr>
        <w:t>com</w:t>
      </w:r>
      <w:r>
        <w:rPr>
          <w:spacing w:val="-16"/>
          <w:w w:val="105"/>
        </w:rPr>
        <w:t xml:space="preserve"> </w:t>
      </w:r>
      <w:r>
        <w:rPr>
          <w:w w:val="105"/>
        </w:rPr>
        <w:t>ativos</w:t>
      </w:r>
      <w:r>
        <w:rPr>
          <w:spacing w:val="-16"/>
          <w:w w:val="105"/>
        </w:rPr>
        <w:t xml:space="preserve"> </w:t>
      </w:r>
      <w:r>
        <w:rPr>
          <w:w w:val="105"/>
        </w:rPr>
        <w:t>tradicionais.</w:t>
      </w:r>
      <w:r>
        <w:rPr>
          <w:spacing w:val="-16"/>
          <w:w w:val="105"/>
        </w:rPr>
        <w:t xml:space="preserve"> </w:t>
      </w:r>
      <w:hyperlink w:anchor="_bookmark71" w:history="1">
        <w:r>
          <w:rPr>
            <w:w w:val="105"/>
          </w:rPr>
          <w:t>Brauneis</w:t>
        </w:r>
        <w:r>
          <w:rPr>
            <w:spacing w:val="-16"/>
            <w:w w:val="105"/>
          </w:rPr>
          <w:t xml:space="preserve"> </w:t>
        </w:r>
        <w:r>
          <w:rPr>
            <w:w w:val="105"/>
          </w:rPr>
          <w:t>e</w:t>
        </w:r>
        <w:r>
          <w:rPr>
            <w:spacing w:val="-16"/>
            <w:w w:val="105"/>
          </w:rPr>
          <w:t xml:space="preserve"> </w:t>
        </w:r>
        <w:r>
          <w:rPr>
            <w:w w:val="105"/>
          </w:rPr>
          <w:t>Mestel</w:t>
        </w:r>
      </w:hyperlink>
      <w:r>
        <w:rPr>
          <w:spacing w:val="-16"/>
          <w:w w:val="105"/>
        </w:rPr>
        <w:t xml:space="preserve"> </w:t>
      </w:r>
      <w:r>
        <w:rPr>
          <w:w w:val="105"/>
        </w:rPr>
        <w:t>(</w:t>
      </w:r>
      <w:hyperlink w:anchor="_bookmark71" w:history="1">
        <w:r>
          <w:rPr>
            <w:w w:val="105"/>
          </w:rPr>
          <w:t>2019</w:t>
        </w:r>
      </w:hyperlink>
      <w:r>
        <w:rPr>
          <w:w w:val="105"/>
        </w:rPr>
        <w:t>)</w:t>
      </w:r>
      <w:r>
        <w:rPr>
          <w:spacing w:val="-16"/>
          <w:w w:val="105"/>
        </w:rPr>
        <w:t xml:space="preserve"> </w:t>
      </w:r>
      <w:r>
        <w:rPr>
          <w:w w:val="105"/>
        </w:rPr>
        <w:t>apontam</w:t>
      </w:r>
      <w:r>
        <w:rPr>
          <w:spacing w:val="-16"/>
          <w:w w:val="105"/>
        </w:rPr>
        <w:t xml:space="preserve"> </w:t>
      </w:r>
      <w:r>
        <w:rPr>
          <w:w w:val="105"/>
        </w:rPr>
        <w:t>que</w:t>
      </w:r>
      <w:r>
        <w:rPr>
          <w:spacing w:val="-16"/>
          <w:w w:val="105"/>
        </w:rPr>
        <w:t xml:space="preserve"> </w:t>
      </w:r>
      <w:r>
        <w:rPr>
          <w:w w:val="105"/>
        </w:rPr>
        <w:t>a</w:t>
      </w:r>
      <w:r>
        <w:rPr>
          <w:spacing w:val="-16"/>
          <w:w w:val="105"/>
        </w:rPr>
        <w:t xml:space="preserve"> </w:t>
      </w:r>
      <w:r>
        <w:rPr>
          <w:w w:val="105"/>
        </w:rPr>
        <w:t>combinação</w:t>
      </w:r>
      <w:r>
        <w:rPr>
          <w:spacing w:val="-16"/>
          <w:w w:val="105"/>
        </w:rPr>
        <w:t xml:space="preserve"> </w:t>
      </w:r>
      <w:r>
        <w:rPr>
          <w:w w:val="105"/>
        </w:rPr>
        <w:t>de várias</w:t>
      </w:r>
      <w:r>
        <w:rPr>
          <w:spacing w:val="8"/>
          <w:w w:val="105"/>
        </w:rPr>
        <w:t xml:space="preserve"> </w:t>
      </w:r>
      <w:r>
        <w:rPr>
          <w:w w:val="105"/>
        </w:rPr>
        <w:t>criptomoedas</w:t>
      </w:r>
      <w:r>
        <w:rPr>
          <w:spacing w:val="9"/>
          <w:w w:val="105"/>
        </w:rPr>
        <w:t xml:space="preserve"> </w:t>
      </w:r>
      <w:r>
        <w:rPr>
          <w:w w:val="105"/>
        </w:rPr>
        <w:t>apresenta</w:t>
      </w:r>
      <w:r>
        <w:rPr>
          <w:spacing w:val="9"/>
          <w:w w:val="105"/>
        </w:rPr>
        <w:t xml:space="preserve"> </w:t>
      </w:r>
      <w:r>
        <w:rPr>
          <w:w w:val="105"/>
        </w:rPr>
        <w:t>potencial</w:t>
      </w:r>
      <w:r>
        <w:rPr>
          <w:spacing w:val="9"/>
          <w:w w:val="105"/>
        </w:rPr>
        <w:t xml:space="preserve"> </w:t>
      </w:r>
      <w:r>
        <w:rPr>
          <w:w w:val="105"/>
        </w:rPr>
        <w:t>de</w:t>
      </w:r>
      <w:r>
        <w:rPr>
          <w:spacing w:val="8"/>
          <w:w w:val="105"/>
        </w:rPr>
        <w:t xml:space="preserve"> </w:t>
      </w:r>
      <w:r>
        <w:rPr>
          <w:w w:val="105"/>
        </w:rPr>
        <w:t>redução</w:t>
      </w:r>
      <w:r>
        <w:rPr>
          <w:spacing w:val="9"/>
          <w:w w:val="105"/>
        </w:rPr>
        <w:t xml:space="preserve"> </w:t>
      </w:r>
      <w:r>
        <w:rPr>
          <w:w w:val="105"/>
        </w:rPr>
        <w:t>de</w:t>
      </w:r>
      <w:r>
        <w:rPr>
          <w:spacing w:val="9"/>
          <w:w w:val="105"/>
        </w:rPr>
        <w:t xml:space="preserve"> </w:t>
      </w:r>
      <w:r>
        <w:rPr>
          <w:w w:val="105"/>
        </w:rPr>
        <w:t>risco,</w:t>
      </w:r>
      <w:r>
        <w:rPr>
          <w:spacing w:val="9"/>
          <w:w w:val="105"/>
        </w:rPr>
        <w:t xml:space="preserve"> </w:t>
      </w:r>
      <w:r>
        <w:rPr>
          <w:w w:val="105"/>
        </w:rPr>
        <w:t>ampliando</w:t>
      </w:r>
      <w:r>
        <w:rPr>
          <w:spacing w:val="8"/>
          <w:w w:val="105"/>
        </w:rPr>
        <w:t xml:space="preserve"> </w:t>
      </w:r>
      <w:r>
        <w:rPr>
          <w:w w:val="105"/>
        </w:rPr>
        <w:t>a</w:t>
      </w:r>
      <w:r>
        <w:rPr>
          <w:spacing w:val="9"/>
          <w:w w:val="105"/>
        </w:rPr>
        <w:t xml:space="preserve"> </w:t>
      </w:r>
      <w:r>
        <w:rPr>
          <w:w w:val="105"/>
        </w:rPr>
        <w:t>análise</w:t>
      </w:r>
      <w:r>
        <w:rPr>
          <w:spacing w:val="9"/>
          <w:w w:val="105"/>
        </w:rPr>
        <w:t xml:space="preserve"> </w:t>
      </w:r>
      <w:r>
        <w:rPr>
          <w:spacing w:val="-4"/>
          <w:w w:val="105"/>
        </w:rPr>
        <w:t>para</w:t>
      </w:r>
    </w:p>
    <w:p w14:paraId="629C54B7" w14:textId="77777777" w:rsidR="006131AD" w:rsidRDefault="006131AD">
      <w:pPr>
        <w:pStyle w:val="Corpodetexto"/>
        <w:spacing w:line="340" w:lineRule="auto"/>
        <w:jc w:val="both"/>
        <w:sectPr w:rsidR="006131AD">
          <w:pgSz w:w="11910" w:h="16840"/>
          <w:pgMar w:top="1580" w:right="992" w:bottom="280" w:left="1559" w:header="1038" w:footer="0" w:gutter="0"/>
          <w:cols w:space="720"/>
        </w:sectPr>
      </w:pPr>
    </w:p>
    <w:p w14:paraId="226AE033" w14:textId="77777777" w:rsidR="006131AD" w:rsidRDefault="00000000">
      <w:pPr>
        <w:pStyle w:val="Corpodetexto"/>
        <w:spacing w:before="135" w:line="340" w:lineRule="auto"/>
        <w:ind w:left="140" w:right="146"/>
        <w:jc w:val="both"/>
      </w:pPr>
      <w:bookmarkStart w:id="181" w:name="_bookmark45"/>
      <w:bookmarkEnd w:id="181"/>
      <w:r>
        <w:rPr>
          <w:w w:val="105"/>
        </w:rPr>
        <w:lastRenderedPageBreak/>
        <w:t xml:space="preserve">além da inclusão isolada de uma única moeda digital. </w:t>
      </w:r>
      <w:hyperlink w:anchor="_bookmark92" w:history="1">
        <w:r>
          <w:rPr>
            <w:w w:val="105"/>
          </w:rPr>
          <w:t>Jeleskovic et al.</w:t>
        </w:r>
      </w:hyperlink>
      <w:r>
        <w:rPr>
          <w:w w:val="105"/>
        </w:rPr>
        <w:t xml:space="preserve"> (</w:t>
      </w:r>
      <w:hyperlink w:anchor="_bookmark92" w:history="1">
        <w:r>
          <w:rPr>
            <w:w w:val="105"/>
          </w:rPr>
          <w:t>2024</w:t>
        </w:r>
      </w:hyperlink>
      <w:r>
        <w:rPr>
          <w:w w:val="105"/>
        </w:rPr>
        <w:t xml:space="preserve">), de modo complementar, indicam que portfólios compostos por criptomoedas e ativos tradicionais </w:t>
      </w:r>
      <w:r>
        <w:t xml:space="preserve">apresentam maior Índice de Sharpe em avaliação retrospectiva e desempenho mais estável </w:t>
      </w:r>
      <w:r>
        <w:rPr>
          <w:w w:val="105"/>
        </w:rPr>
        <w:t>em análise prospectiva.</w:t>
      </w:r>
    </w:p>
    <w:p w14:paraId="7927D7B2" w14:textId="77777777" w:rsidR="006131AD" w:rsidRDefault="00000000">
      <w:pPr>
        <w:pStyle w:val="Corpodetexto"/>
        <w:spacing w:line="340" w:lineRule="auto"/>
        <w:ind w:left="140" w:right="108" w:firstLine="708"/>
        <w:jc w:val="both"/>
      </w:pPr>
      <w:r>
        <w:rPr>
          <w:w w:val="105"/>
        </w:rPr>
        <w:t xml:space="preserve">Apesar desse potencial, os estudos também apontam fragilidades da otimização </w:t>
      </w:r>
      <w:r>
        <w:t xml:space="preserve">média-variância clássica em carteiras de criptomoedas. </w:t>
      </w:r>
      <w:hyperlink w:anchor="_bookmark71" w:history="1">
        <w:r>
          <w:t>Brauneis e Mestel</w:t>
        </w:r>
      </w:hyperlink>
      <w:r>
        <w:t xml:space="preserve"> (</w:t>
      </w:r>
      <w:hyperlink w:anchor="_bookmark71" w:history="1">
        <w:r>
          <w:t>2019</w:t>
        </w:r>
      </w:hyperlink>
      <w:r>
        <w:t xml:space="preserve">) observam </w:t>
      </w:r>
      <w:r>
        <w:rPr>
          <w:w w:val="105"/>
        </w:rPr>
        <w:t xml:space="preserve">que a estratégia de pesos iguais, representada pelo portfólio 1/N, supera criptomoedas individuais e mais de 75% dos portfólios ótimos de média-variância em termos de Índice de Sharpe e retornos equivalentes de certeza. Esse achado sugere que a otimização </w:t>
      </w:r>
      <w:r>
        <w:t>matemática tradicional nem sempre apresenta desempenho mais favorável do que estraté-</w:t>
      </w:r>
      <w:r>
        <w:rPr>
          <w:w w:val="105"/>
        </w:rPr>
        <w:t>gias</w:t>
      </w:r>
      <w:r>
        <w:rPr>
          <w:spacing w:val="-17"/>
          <w:w w:val="105"/>
        </w:rPr>
        <w:t xml:space="preserve"> </w:t>
      </w:r>
      <w:r>
        <w:rPr>
          <w:w w:val="105"/>
        </w:rPr>
        <w:t>simples</w:t>
      </w:r>
      <w:r>
        <w:rPr>
          <w:spacing w:val="-16"/>
          <w:w w:val="105"/>
        </w:rPr>
        <w:t xml:space="preserve"> </w:t>
      </w:r>
      <w:r>
        <w:rPr>
          <w:w w:val="105"/>
        </w:rPr>
        <w:t>de</w:t>
      </w:r>
      <w:r>
        <w:rPr>
          <w:spacing w:val="-16"/>
          <w:w w:val="105"/>
        </w:rPr>
        <w:t xml:space="preserve"> </w:t>
      </w:r>
      <w:r>
        <w:rPr>
          <w:w w:val="105"/>
        </w:rPr>
        <w:t>diversificação</w:t>
      </w:r>
      <w:r>
        <w:rPr>
          <w:spacing w:val="-16"/>
          <w:w w:val="105"/>
        </w:rPr>
        <w:t xml:space="preserve"> </w:t>
      </w:r>
      <w:r>
        <w:rPr>
          <w:w w:val="105"/>
        </w:rPr>
        <w:t>(</w:t>
      </w:r>
      <w:hyperlink w:anchor="_bookmark71" w:history="1">
        <w:r>
          <w:rPr>
            <w:w w:val="105"/>
          </w:rPr>
          <w:t>BRAUNEIS;</w:t>
        </w:r>
        <w:r>
          <w:rPr>
            <w:spacing w:val="-16"/>
            <w:w w:val="105"/>
          </w:rPr>
          <w:t xml:space="preserve"> </w:t>
        </w:r>
        <w:r>
          <w:rPr>
            <w:w w:val="105"/>
          </w:rPr>
          <w:t>MESTEL</w:t>
        </w:r>
      </w:hyperlink>
      <w:r>
        <w:rPr>
          <w:w w:val="105"/>
        </w:rPr>
        <w:t>,</w:t>
      </w:r>
      <w:r>
        <w:rPr>
          <w:spacing w:val="-16"/>
          <w:w w:val="105"/>
        </w:rPr>
        <w:t xml:space="preserve"> </w:t>
      </w:r>
      <w:hyperlink w:anchor="_bookmark71" w:history="1">
        <w:r>
          <w:rPr>
            <w:w w:val="105"/>
          </w:rPr>
          <w:t>2019</w:t>
        </w:r>
      </w:hyperlink>
      <w:r>
        <w:rPr>
          <w:w w:val="105"/>
        </w:rPr>
        <w:t>).</w:t>
      </w:r>
      <w:r>
        <w:rPr>
          <w:spacing w:val="-16"/>
          <w:w w:val="105"/>
        </w:rPr>
        <w:t xml:space="preserve"> </w:t>
      </w:r>
      <w:r>
        <w:rPr>
          <w:w w:val="105"/>
        </w:rPr>
        <w:t>De</w:t>
      </w:r>
      <w:r>
        <w:rPr>
          <w:spacing w:val="-16"/>
          <w:w w:val="105"/>
        </w:rPr>
        <w:t xml:space="preserve"> </w:t>
      </w:r>
      <w:r>
        <w:rPr>
          <w:w w:val="105"/>
        </w:rPr>
        <w:t>forma</w:t>
      </w:r>
      <w:r>
        <w:rPr>
          <w:spacing w:val="-16"/>
          <w:w w:val="105"/>
        </w:rPr>
        <w:t xml:space="preserve"> </w:t>
      </w:r>
      <w:r>
        <w:rPr>
          <w:w w:val="105"/>
        </w:rPr>
        <w:t>próxima,</w:t>
      </w:r>
      <w:r>
        <w:rPr>
          <w:spacing w:val="-16"/>
          <w:w w:val="105"/>
        </w:rPr>
        <w:t xml:space="preserve"> </w:t>
      </w:r>
      <w:hyperlink w:anchor="_bookmark117" w:history="1">
        <w:r>
          <w:rPr>
            <w:w w:val="105"/>
          </w:rPr>
          <w:t>Zouaoui</w:t>
        </w:r>
        <w:r>
          <w:rPr>
            <w:spacing w:val="-16"/>
            <w:w w:val="105"/>
          </w:rPr>
          <w:t xml:space="preserve"> </w:t>
        </w:r>
        <w:r>
          <w:rPr>
            <w:w w:val="105"/>
          </w:rPr>
          <w:t>e</w:t>
        </w:r>
      </w:hyperlink>
      <w:r>
        <w:rPr>
          <w:w w:val="105"/>
        </w:rPr>
        <w:t xml:space="preserve"> </w:t>
      </w:r>
      <w:hyperlink w:anchor="_bookmark117" w:history="1">
        <w:r>
          <w:rPr>
            <w:w w:val="105"/>
          </w:rPr>
          <w:t>Naas</w:t>
        </w:r>
      </w:hyperlink>
      <w:r>
        <w:rPr>
          <w:spacing w:val="-1"/>
          <w:w w:val="105"/>
        </w:rPr>
        <w:t xml:space="preserve"> </w:t>
      </w:r>
      <w:r>
        <w:rPr>
          <w:w w:val="105"/>
        </w:rPr>
        <w:t>(</w:t>
      </w:r>
      <w:hyperlink w:anchor="_bookmark117" w:history="1">
        <w:r>
          <w:rPr>
            <w:w w:val="105"/>
          </w:rPr>
          <w:t>2025</w:t>
        </w:r>
      </w:hyperlink>
      <w:r>
        <w:rPr>
          <w:w w:val="105"/>
        </w:rPr>
        <w:t>)</w:t>
      </w:r>
      <w:r>
        <w:rPr>
          <w:spacing w:val="-1"/>
          <w:w w:val="105"/>
        </w:rPr>
        <w:t xml:space="preserve"> </w:t>
      </w:r>
      <w:r>
        <w:rPr>
          <w:w w:val="105"/>
        </w:rPr>
        <w:t>apontam</w:t>
      </w:r>
      <w:r>
        <w:rPr>
          <w:spacing w:val="-1"/>
          <w:w w:val="105"/>
        </w:rPr>
        <w:t xml:space="preserve"> </w:t>
      </w:r>
      <w:r>
        <w:rPr>
          <w:w w:val="105"/>
        </w:rPr>
        <w:t>que</w:t>
      </w:r>
      <w:r>
        <w:rPr>
          <w:spacing w:val="-1"/>
          <w:w w:val="105"/>
        </w:rPr>
        <w:t xml:space="preserve"> </w:t>
      </w:r>
      <w:r>
        <w:rPr>
          <w:w w:val="105"/>
        </w:rPr>
        <w:t>o</w:t>
      </w:r>
      <w:r>
        <w:rPr>
          <w:spacing w:val="-1"/>
          <w:w w:val="105"/>
        </w:rPr>
        <w:t xml:space="preserve"> </w:t>
      </w:r>
      <w:r>
        <w:rPr>
          <w:w w:val="105"/>
        </w:rPr>
        <w:t>modelo</w:t>
      </w:r>
      <w:r>
        <w:rPr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spacing w:val="-1"/>
          <w:w w:val="105"/>
        </w:rPr>
        <w:t xml:space="preserve"> </w:t>
      </w:r>
      <w:r>
        <w:rPr>
          <w:w w:val="105"/>
        </w:rPr>
        <w:t>Markowitz</w:t>
      </w:r>
      <w:r>
        <w:rPr>
          <w:spacing w:val="-1"/>
          <w:w w:val="105"/>
        </w:rPr>
        <w:t xml:space="preserve"> </w:t>
      </w:r>
      <w:r>
        <w:rPr>
          <w:w w:val="105"/>
        </w:rPr>
        <w:t>pode</w:t>
      </w:r>
      <w:r>
        <w:rPr>
          <w:spacing w:val="-1"/>
          <w:w w:val="105"/>
        </w:rPr>
        <w:t xml:space="preserve"> </w:t>
      </w:r>
      <w:r>
        <w:rPr>
          <w:w w:val="105"/>
        </w:rPr>
        <w:t>concentrar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carteira</w:t>
      </w:r>
      <w:r>
        <w:rPr>
          <w:spacing w:val="-1"/>
          <w:w w:val="105"/>
        </w:rPr>
        <w:t xml:space="preserve"> </w:t>
      </w:r>
      <w:r>
        <w:rPr>
          <w:w w:val="105"/>
        </w:rPr>
        <w:t>em</w:t>
      </w:r>
      <w:r>
        <w:rPr>
          <w:spacing w:val="-1"/>
          <w:w w:val="105"/>
        </w:rPr>
        <w:t xml:space="preserve"> </w:t>
      </w:r>
      <w:r>
        <w:rPr>
          <w:w w:val="105"/>
        </w:rPr>
        <w:t>poucas criptomoedas, deixando a maior parte dos ativos fora da alocação, situação associada, segundo</w:t>
      </w:r>
      <w:r>
        <w:rPr>
          <w:spacing w:val="-6"/>
          <w:w w:val="105"/>
        </w:rPr>
        <w:t xml:space="preserve"> </w:t>
      </w:r>
      <w:r>
        <w:rPr>
          <w:w w:val="105"/>
        </w:rPr>
        <w:t>os</w:t>
      </w:r>
      <w:r>
        <w:rPr>
          <w:spacing w:val="-6"/>
          <w:w w:val="105"/>
        </w:rPr>
        <w:t xml:space="preserve"> </w:t>
      </w:r>
      <w:r>
        <w:rPr>
          <w:w w:val="105"/>
        </w:rPr>
        <w:t>autores,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limitações</w:t>
      </w:r>
      <w:r>
        <w:rPr>
          <w:spacing w:val="-6"/>
          <w:w w:val="105"/>
        </w:rPr>
        <w:t xml:space="preserve"> </w:t>
      </w:r>
      <w:r>
        <w:rPr>
          <w:w w:val="105"/>
        </w:rPr>
        <w:t>no</w:t>
      </w:r>
      <w:r>
        <w:rPr>
          <w:spacing w:val="-6"/>
          <w:w w:val="105"/>
        </w:rPr>
        <w:t xml:space="preserve"> </w:t>
      </w:r>
      <w:r>
        <w:rPr>
          <w:w w:val="105"/>
        </w:rPr>
        <w:t>uso</w:t>
      </w:r>
      <w:r>
        <w:rPr>
          <w:spacing w:val="-6"/>
          <w:w w:val="105"/>
        </w:rPr>
        <w:t xml:space="preserve"> </w:t>
      </w:r>
      <w:r>
        <w:rPr>
          <w:w w:val="105"/>
        </w:rPr>
        <w:t>do</w:t>
      </w:r>
      <w:r>
        <w:rPr>
          <w:spacing w:val="-6"/>
          <w:w w:val="105"/>
        </w:rPr>
        <w:t xml:space="preserve"> </w:t>
      </w:r>
      <w:r>
        <w:rPr>
          <w:w w:val="105"/>
        </w:rPr>
        <w:t>coeficiente</w:t>
      </w:r>
      <w:r>
        <w:rPr>
          <w:spacing w:val="-6"/>
          <w:w w:val="105"/>
        </w:rPr>
        <w:t xml:space="preserve"> </w:t>
      </w:r>
      <w:r>
        <w:rPr>
          <w:w w:val="105"/>
        </w:rPr>
        <w:t>de</w:t>
      </w:r>
      <w:r>
        <w:rPr>
          <w:spacing w:val="-6"/>
          <w:w w:val="105"/>
        </w:rPr>
        <w:t xml:space="preserve"> </w:t>
      </w:r>
      <w:r>
        <w:rPr>
          <w:w w:val="105"/>
        </w:rPr>
        <w:t>correlação</w:t>
      </w:r>
      <w:r>
        <w:rPr>
          <w:spacing w:val="-6"/>
          <w:w w:val="105"/>
        </w:rPr>
        <w:t xml:space="preserve"> </w:t>
      </w:r>
      <w:r>
        <w:rPr>
          <w:w w:val="105"/>
        </w:rPr>
        <w:t>e</w:t>
      </w:r>
      <w:r>
        <w:rPr>
          <w:spacing w:val="-6"/>
          <w:w w:val="105"/>
        </w:rPr>
        <w:t xml:space="preserve"> </w:t>
      </w:r>
      <w:r>
        <w:rPr>
          <w:w w:val="105"/>
        </w:rPr>
        <w:t>à</w:t>
      </w:r>
      <w:r>
        <w:rPr>
          <w:spacing w:val="-6"/>
          <w:w w:val="105"/>
        </w:rPr>
        <w:t xml:space="preserve"> </w:t>
      </w:r>
      <w:r>
        <w:rPr>
          <w:w w:val="105"/>
        </w:rPr>
        <w:t>geração</w:t>
      </w:r>
      <w:r>
        <w:rPr>
          <w:spacing w:val="-6"/>
          <w:w w:val="105"/>
        </w:rPr>
        <w:t xml:space="preserve"> </w:t>
      </w:r>
      <w:r>
        <w:rPr>
          <w:w w:val="105"/>
        </w:rPr>
        <w:t>restrita de portfólios possíveis.</w:t>
      </w:r>
    </w:p>
    <w:p w14:paraId="088AB956" w14:textId="77777777" w:rsidR="006131AD" w:rsidRDefault="00000000">
      <w:pPr>
        <w:pStyle w:val="Corpodetexto"/>
        <w:spacing w:line="340" w:lineRule="auto"/>
        <w:ind w:left="134" w:right="102" w:firstLine="714"/>
        <w:jc w:val="both"/>
      </w:pPr>
      <w:r>
        <w:rPr>
          <w:w w:val="105"/>
        </w:rPr>
        <w:t xml:space="preserve">A relação entre risco e retorno reforça essas limitações. </w:t>
      </w:r>
      <w:hyperlink w:anchor="_bookmark117" w:history="1">
        <w:r>
          <w:rPr>
            <w:w w:val="105"/>
          </w:rPr>
          <w:t>Zouaoui e Naas</w:t>
        </w:r>
      </w:hyperlink>
      <w:r>
        <w:rPr>
          <w:w w:val="105"/>
        </w:rPr>
        <w:t xml:space="preserve"> (</w:t>
      </w:r>
      <w:hyperlink w:anchor="_bookmark117" w:history="1">
        <w:r>
          <w:rPr>
            <w:w w:val="105"/>
          </w:rPr>
          <w:t>2025</w:t>
        </w:r>
      </w:hyperlink>
      <w:r>
        <w:rPr>
          <w:w w:val="105"/>
        </w:rPr>
        <w:t>) reportam que uma carteira baseada no modelo retorno-risco de Markowitz apresentou retorno estimado de 31,15% e risco de 39,05%, além de Índice de Sharpe médio pouco atrativo no portfólio selecionado. Os autores associam parte desse risco às fortes oscila-ções dos preços</w:t>
      </w:r>
      <w:r>
        <w:rPr>
          <w:spacing w:val="-1"/>
          <w:w w:val="105"/>
        </w:rPr>
        <w:t xml:space="preserve"> </w:t>
      </w:r>
      <w:r>
        <w:rPr>
          <w:w w:val="105"/>
        </w:rPr>
        <w:t>das criptomoedas e à</w:t>
      </w:r>
      <w:r>
        <w:rPr>
          <w:spacing w:val="-1"/>
          <w:w w:val="105"/>
        </w:rPr>
        <w:t xml:space="preserve"> </w:t>
      </w:r>
      <w:r>
        <w:rPr>
          <w:w w:val="105"/>
        </w:rPr>
        <w:t>influência de condições globais sobre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o mercado. </w:t>
      </w:r>
      <w:hyperlink w:anchor="_bookmark92" w:history="1">
        <w:r>
          <w:t>Jeleskovic et al.</w:t>
        </w:r>
      </w:hyperlink>
      <w:r>
        <w:t xml:space="preserve"> (</w:t>
      </w:r>
      <w:hyperlink w:anchor="_bookmark92" w:history="1">
        <w:r>
          <w:t>2024</w:t>
        </w:r>
      </w:hyperlink>
      <w:r>
        <w:t xml:space="preserve">), por sua vez, destacam que a imaturidade estrutural do mercado e a dificuldade de prever a estrutura de correlação entre criptomoedas podem gerar underfitting </w:t>
      </w:r>
      <w:r>
        <w:rPr>
          <w:w w:val="105"/>
        </w:rPr>
        <w:t>nos</w:t>
      </w:r>
      <w:r>
        <w:rPr>
          <w:spacing w:val="-3"/>
          <w:w w:val="105"/>
        </w:rPr>
        <w:t xml:space="preserve"> </w:t>
      </w:r>
      <w:r>
        <w:rPr>
          <w:w w:val="105"/>
        </w:rPr>
        <w:t>modelos</w:t>
      </w:r>
      <w:r>
        <w:rPr>
          <w:spacing w:val="-3"/>
          <w:w w:val="105"/>
        </w:rPr>
        <w:t xml:space="preserve"> </w:t>
      </w:r>
      <w:r>
        <w:rPr>
          <w:w w:val="105"/>
        </w:rPr>
        <w:t>de</w:t>
      </w:r>
      <w:r>
        <w:rPr>
          <w:spacing w:val="-3"/>
          <w:w w:val="105"/>
        </w:rPr>
        <w:t xml:space="preserve"> </w:t>
      </w:r>
      <w:r>
        <w:rPr>
          <w:w w:val="105"/>
        </w:rPr>
        <w:t>risco,</w:t>
      </w:r>
      <w:r>
        <w:rPr>
          <w:spacing w:val="-3"/>
          <w:w w:val="105"/>
        </w:rPr>
        <w:t xml:space="preserve"> </w:t>
      </w:r>
      <w:r>
        <w:rPr>
          <w:w w:val="105"/>
        </w:rPr>
        <w:t>prejudicando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identificação</w:t>
      </w:r>
      <w:r>
        <w:rPr>
          <w:spacing w:val="-3"/>
          <w:w w:val="105"/>
        </w:rPr>
        <w:t xml:space="preserve"> </w:t>
      </w:r>
      <w:r>
        <w:rPr>
          <w:w w:val="105"/>
        </w:rPr>
        <w:t>adequada</w:t>
      </w:r>
      <w:r>
        <w:rPr>
          <w:spacing w:val="-3"/>
          <w:w w:val="105"/>
        </w:rPr>
        <w:t xml:space="preserve"> </w:t>
      </w:r>
      <w:r>
        <w:rPr>
          <w:w w:val="105"/>
        </w:rPr>
        <w:t>das</w:t>
      </w:r>
      <w:r>
        <w:rPr>
          <w:spacing w:val="-3"/>
          <w:w w:val="105"/>
        </w:rPr>
        <w:t xml:space="preserve"> </w:t>
      </w:r>
      <w:r>
        <w:rPr>
          <w:w w:val="105"/>
        </w:rPr>
        <w:t>dependências</w:t>
      </w:r>
      <w:r>
        <w:rPr>
          <w:spacing w:val="-3"/>
          <w:w w:val="105"/>
        </w:rPr>
        <w:t xml:space="preserve"> </w:t>
      </w:r>
      <w:r>
        <w:rPr>
          <w:w w:val="105"/>
        </w:rPr>
        <w:t>entre</w:t>
      </w:r>
      <w:r>
        <w:rPr>
          <w:spacing w:val="-3"/>
          <w:w w:val="105"/>
        </w:rPr>
        <w:t xml:space="preserve"> </w:t>
      </w:r>
      <w:r>
        <w:rPr>
          <w:w w:val="105"/>
        </w:rPr>
        <w:t>os ativos.</w:t>
      </w:r>
      <w:r>
        <w:rPr>
          <w:spacing w:val="-12"/>
          <w:w w:val="105"/>
        </w:rPr>
        <w:t xml:space="preserve"> </w:t>
      </w:r>
      <w:r>
        <w:rPr>
          <w:w w:val="105"/>
        </w:rPr>
        <w:t>Esses</w:t>
      </w:r>
      <w:r>
        <w:rPr>
          <w:spacing w:val="-11"/>
          <w:w w:val="105"/>
        </w:rPr>
        <w:t xml:space="preserve"> </w:t>
      </w:r>
      <w:r>
        <w:rPr>
          <w:w w:val="105"/>
        </w:rPr>
        <w:t>achados</w:t>
      </w:r>
      <w:r>
        <w:rPr>
          <w:spacing w:val="-12"/>
          <w:w w:val="105"/>
        </w:rPr>
        <w:t xml:space="preserve"> </w:t>
      </w:r>
      <w:r>
        <w:rPr>
          <w:w w:val="105"/>
        </w:rPr>
        <w:t>indicam</w:t>
      </w:r>
      <w:r>
        <w:rPr>
          <w:spacing w:val="-12"/>
          <w:w w:val="105"/>
        </w:rPr>
        <w:t xml:space="preserve"> </w:t>
      </w:r>
      <w:r>
        <w:rPr>
          <w:w w:val="105"/>
        </w:rPr>
        <w:t>que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volatilidade</w:t>
      </w:r>
      <w:r>
        <w:rPr>
          <w:spacing w:val="-11"/>
          <w:w w:val="105"/>
        </w:rPr>
        <w:t xml:space="preserve"> </w:t>
      </w:r>
      <w:r>
        <w:rPr>
          <w:w w:val="105"/>
        </w:rPr>
        <w:t>e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instabilidade</w:t>
      </w:r>
      <w:r>
        <w:rPr>
          <w:spacing w:val="-12"/>
          <w:w w:val="105"/>
        </w:rPr>
        <w:t xml:space="preserve"> </w:t>
      </w:r>
      <w:r>
        <w:rPr>
          <w:w w:val="105"/>
        </w:rPr>
        <w:t>das</w:t>
      </w:r>
      <w:r>
        <w:rPr>
          <w:spacing w:val="-11"/>
          <w:w w:val="105"/>
        </w:rPr>
        <w:t xml:space="preserve"> </w:t>
      </w:r>
      <w:r>
        <w:rPr>
          <w:w w:val="105"/>
        </w:rPr>
        <w:t>correlações</w:t>
      </w:r>
      <w:r>
        <w:rPr>
          <w:spacing w:val="-11"/>
          <w:w w:val="105"/>
        </w:rPr>
        <w:t xml:space="preserve"> </w:t>
      </w:r>
      <w:r>
        <w:rPr>
          <w:w w:val="105"/>
        </w:rPr>
        <w:t xml:space="preserve">podem </w:t>
      </w:r>
      <w:r>
        <w:t>limitar a aplicação isolada da média-variância no mercado cripto (</w:t>
      </w:r>
      <w:hyperlink w:anchor="_bookmark92" w:history="1">
        <w:r>
          <w:t>JELESKOVIC et al.</w:t>
        </w:r>
      </w:hyperlink>
      <w:r>
        <w:t xml:space="preserve">, </w:t>
      </w:r>
      <w:hyperlink w:anchor="_bookmark92" w:history="1">
        <w:r>
          <w:t>2024</w:t>
        </w:r>
      </w:hyperlink>
      <w:r>
        <w:t xml:space="preserve">; </w:t>
      </w:r>
      <w:hyperlink w:anchor="_bookmark117" w:history="1">
        <w:r>
          <w:rPr>
            <w:w w:val="105"/>
          </w:rPr>
          <w:t>ZOUAOUI; NAAS</w:t>
        </w:r>
      </w:hyperlink>
      <w:r>
        <w:rPr>
          <w:w w:val="105"/>
        </w:rPr>
        <w:t xml:space="preserve">, </w:t>
      </w:r>
      <w:hyperlink w:anchor="_bookmark117" w:history="1">
        <w:r>
          <w:rPr>
            <w:w w:val="105"/>
          </w:rPr>
          <w:t>2025</w:t>
        </w:r>
      </w:hyperlink>
      <w:r>
        <w:rPr>
          <w:w w:val="105"/>
        </w:rPr>
        <w:t>).</w:t>
      </w:r>
    </w:p>
    <w:p w14:paraId="4CF4BA7C" w14:textId="77777777" w:rsidR="006131AD" w:rsidRDefault="00000000">
      <w:pPr>
        <w:pStyle w:val="Corpodetexto"/>
        <w:spacing w:line="340" w:lineRule="auto"/>
        <w:ind w:left="132" w:right="146" w:firstLine="716"/>
        <w:jc w:val="both"/>
      </w:pPr>
      <w:r>
        <w:t xml:space="preserve">Essas limitações estão relacionadas às próprias premissas do modelo. </w:t>
      </w:r>
      <w:hyperlink w:anchor="_bookmark71" w:history="1">
        <w:r>
          <w:t>Brauneis e</w:t>
        </w:r>
      </w:hyperlink>
      <w:r>
        <w:t xml:space="preserve"> </w:t>
      </w:r>
      <w:hyperlink w:anchor="_bookmark71" w:history="1">
        <w:r>
          <w:t>Mestel</w:t>
        </w:r>
      </w:hyperlink>
      <w:r>
        <w:t xml:space="preserve"> (</w:t>
      </w:r>
      <w:hyperlink w:anchor="_bookmark71" w:history="1">
        <w:r>
          <w:t>2019</w:t>
        </w:r>
      </w:hyperlink>
      <w:r>
        <w:t>)</w:t>
      </w:r>
      <w:r>
        <w:rPr>
          <w:spacing w:val="-1"/>
        </w:rPr>
        <w:t xml:space="preserve"> </w:t>
      </w:r>
      <w:r>
        <w:t>reconhecem a</w:t>
      </w:r>
      <w:r>
        <w:rPr>
          <w:spacing w:val="-1"/>
        </w:rPr>
        <w:t xml:space="preserve"> </w:t>
      </w:r>
      <w:r>
        <w:t>existência</w:t>
      </w:r>
      <w:r>
        <w:rPr>
          <w:spacing w:val="-1"/>
        </w:rPr>
        <w:t xml:space="preserve"> </w:t>
      </w:r>
      <w:r>
        <w:t>de alternativas</w:t>
      </w:r>
      <w:r>
        <w:rPr>
          <w:spacing w:val="-1"/>
        </w:rPr>
        <w:t xml:space="preserve"> </w:t>
      </w:r>
      <w:r>
        <w:t xml:space="preserve">à otimização média-variância quando os retornos não seguem distribuição normal. </w:t>
      </w:r>
      <w:hyperlink w:anchor="_bookmark117" w:history="1">
        <w:r>
          <w:t>Zouaoui e Naas</w:t>
        </w:r>
      </w:hyperlink>
      <w:r>
        <w:t xml:space="preserve"> (</w:t>
      </w:r>
      <w:hyperlink w:anchor="_bookmark117" w:history="1">
        <w:r>
          <w:t>2025</w:t>
        </w:r>
      </w:hyperlink>
      <w:r>
        <w:t>) também ressaltam que a</w:t>
      </w:r>
      <w:r>
        <w:rPr>
          <w:spacing w:val="-4"/>
        </w:rPr>
        <w:t xml:space="preserve"> </w:t>
      </w:r>
      <w:r>
        <w:t>Teoria</w:t>
      </w:r>
      <w:r>
        <w:rPr>
          <w:spacing w:val="-4"/>
        </w:rPr>
        <w:t xml:space="preserve"> </w:t>
      </w:r>
      <w:r>
        <w:t>Moderna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Portfólio,</w:t>
      </w:r>
      <w:r>
        <w:rPr>
          <w:spacing w:val="-3"/>
        </w:rPr>
        <w:t xml:space="preserve"> </w:t>
      </w:r>
      <w:r>
        <w:t>embora</w:t>
      </w:r>
      <w:r>
        <w:rPr>
          <w:spacing w:val="-3"/>
        </w:rPr>
        <w:t xml:space="preserve"> </w:t>
      </w:r>
      <w:r>
        <w:t>ofereça</w:t>
      </w:r>
      <w:r>
        <w:rPr>
          <w:spacing w:val="-4"/>
        </w:rPr>
        <w:t xml:space="preserve"> </w:t>
      </w:r>
      <w:r>
        <w:t>uma</w:t>
      </w:r>
      <w:r>
        <w:rPr>
          <w:spacing w:val="-4"/>
        </w:rPr>
        <w:t xml:space="preserve"> </w:t>
      </w:r>
      <w:r>
        <w:t>estrutura</w:t>
      </w:r>
      <w:r>
        <w:rPr>
          <w:spacing w:val="-4"/>
        </w:rPr>
        <w:t xml:space="preserve"> </w:t>
      </w:r>
      <w:r>
        <w:t>quantitativa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diversificação e análise da relação entre risco e retorno, pode ter sua aplicação prática restringida em mercados voláteis, não normais e sujeitos a correlações variáveis. Dessa forma, a literatura analisada</w:t>
      </w:r>
      <w:r>
        <w:rPr>
          <w:spacing w:val="-7"/>
        </w:rPr>
        <w:t xml:space="preserve"> </w:t>
      </w:r>
      <w:r>
        <w:t>sugere</w:t>
      </w:r>
      <w:r>
        <w:rPr>
          <w:spacing w:val="-8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Markowitz</w:t>
      </w:r>
      <w:r>
        <w:rPr>
          <w:spacing w:val="-7"/>
        </w:rPr>
        <w:t xml:space="preserve"> </w:t>
      </w:r>
      <w:r>
        <w:t>permanece</w:t>
      </w:r>
      <w:r>
        <w:rPr>
          <w:spacing w:val="-7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referência</w:t>
      </w:r>
      <w:r>
        <w:rPr>
          <w:spacing w:val="-7"/>
        </w:rPr>
        <w:t xml:space="preserve"> </w:t>
      </w:r>
      <w:r>
        <w:t>metodológica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alocação,</w:t>
      </w:r>
      <w:r>
        <w:rPr>
          <w:spacing w:val="-7"/>
        </w:rPr>
        <w:t xml:space="preserve"> </w:t>
      </w:r>
      <w:r>
        <w:t>mas apresenta limitações importantes quando aplicado diretamente a carteiras de criptoativos (</w:t>
      </w:r>
      <w:hyperlink w:anchor="_bookmark71" w:history="1">
        <w:r>
          <w:t>BRAUNEIS; MESTEL</w:t>
        </w:r>
      </w:hyperlink>
      <w:r>
        <w:t xml:space="preserve">, </w:t>
      </w:r>
      <w:hyperlink w:anchor="_bookmark71" w:history="1">
        <w:r>
          <w:t>2019</w:t>
        </w:r>
      </w:hyperlink>
      <w:r>
        <w:t xml:space="preserve">; </w:t>
      </w:r>
      <w:hyperlink w:anchor="_bookmark117" w:history="1">
        <w:r>
          <w:t>ZOUAOUI; NAAS</w:t>
        </w:r>
      </w:hyperlink>
      <w:r>
        <w:t xml:space="preserve">, </w:t>
      </w:r>
      <w:hyperlink w:anchor="_bookmark117" w:history="1">
        <w:r>
          <w:t>2025</w:t>
        </w:r>
      </w:hyperlink>
      <w:r>
        <w:t>).</w:t>
      </w:r>
    </w:p>
    <w:p w14:paraId="63A30142" w14:textId="77777777" w:rsidR="006131AD" w:rsidRDefault="00000000">
      <w:pPr>
        <w:pStyle w:val="Corpodetexto"/>
        <w:spacing w:line="340" w:lineRule="auto"/>
        <w:ind w:left="140" w:right="114" w:firstLine="708"/>
        <w:jc w:val="both"/>
      </w:pPr>
      <w:r>
        <w:t xml:space="preserve">Nesse cenário, a incorporação de técnicas preditivas aparece como uma alternativa para lidar com parte dessas fragilidades. </w:t>
      </w:r>
      <w:hyperlink w:anchor="_bookmark117" w:history="1">
        <w:r>
          <w:t>Zouaoui e Naas</w:t>
        </w:r>
      </w:hyperlink>
      <w:r>
        <w:t xml:space="preserve"> (</w:t>
      </w:r>
      <w:hyperlink w:anchor="_bookmark117" w:history="1">
        <w:r>
          <w:t>2025</w:t>
        </w:r>
      </w:hyperlink>
      <w:r>
        <w:t>) indicam que redes neurais, como</w:t>
      </w:r>
      <w:r>
        <w:rPr>
          <w:spacing w:val="-7"/>
        </w:rPr>
        <w:t xml:space="preserve"> </w:t>
      </w:r>
      <w:r>
        <w:t>LSTM,</w:t>
      </w:r>
      <w:r>
        <w:rPr>
          <w:spacing w:val="-7"/>
        </w:rPr>
        <w:t xml:space="preserve"> </w:t>
      </w:r>
      <w:r>
        <w:t>quando</w:t>
      </w:r>
      <w:r>
        <w:rPr>
          <w:spacing w:val="-7"/>
        </w:rPr>
        <w:t xml:space="preserve"> </w:t>
      </w:r>
      <w:r>
        <w:t>associadas</w:t>
      </w:r>
      <w:r>
        <w:rPr>
          <w:spacing w:val="-7"/>
        </w:rPr>
        <w:t xml:space="preserve"> </w:t>
      </w:r>
      <w:r>
        <w:t>à</w:t>
      </w:r>
      <w:r>
        <w:rPr>
          <w:spacing w:val="-7"/>
        </w:rPr>
        <w:t xml:space="preserve"> </w:t>
      </w:r>
      <w:r>
        <w:t>Teoria</w:t>
      </w:r>
      <w:r>
        <w:rPr>
          <w:spacing w:val="-7"/>
        </w:rPr>
        <w:t xml:space="preserve"> </w:t>
      </w:r>
      <w:r>
        <w:t>Moderna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Portfólio</w:t>
      </w:r>
      <w:r>
        <w:rPr>
          <w:spacing w:val="-7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mercado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criptomoedas, podem reduzir algumas limitações observadas no modelo clássico e gerar Índices de Sharpe</w:t>
      </w:r>
    </w:p>
    <w:p w14:paraId="7F74357D" w14:textId="77777777" w:rsidR="006131AD" w:rsidRDefault="006131AD">
      <w:pPr>
        <w:pStyle w:val="Corpodetexto"/>
        <w:spacing w:line="340" w:lineRule="auto"/>
        <w:jc w:val="both"/>
        <w:sectPr w:rsidR="006131AD">
          <w:pgSz w:w="11910" w:h="16840"/>
          <w:pgMar w:top="1580" w:right="992" w:bottom="280" w:left="1559" w:header="1038" w:footer="0" w:gutter="0"/>
          <w:cols w:space="720"/>
        </w:sectPr>
      </w:pPr>
    </w:p>
    <w:p w14:paraId="2834E78F" w14:textId="77777777" w:rsidR="006131AD" w:rsidRDefault="00000000">
      <w:pPr>
        <w:pStyle w:val="Corpodetexto"/>
        <w:spacing w:before="135" w:line="340" w:lineRule="auto"/>
        <w:ind w:left="140" w:right="127"/>
        <w:jc w:val="both"/>
      </w:pPr>
      <w:bookmarkStart w:id="182" w:name="_bookmark46"/>
      <w:bookmarkEnd w:id="182"/>
      <w:r>
        <w:rPr>
          <w:w w:val="105"/>
        </w:rPr>
        <w:lastRenderedPageBreak/>
        <w:t>mais elevados. Essa discussão reforça a relevância de investigar abordagens híbridas que combinem média-variância e machine learning, uma vez que os estudos apontam tanto</w:t>
      </w:r>
      <w:r>
        <w:rPr>
          <w:spacing w:val="-1"/>
          <w:w w:val="105"/>
        </w:rPr>
        <w:t xml:space="preserve"> </w:t>
      </w:r>
      <w:r>
        <w:rPr>
          <w:w w:val="105"/>
        </w:rPr>
        <w:t>o potencial</w:t>
      </w:r>
      <w:r>
        <w:rPr>
          <w:spacing w:val="-1"/>
          <w:w w:val="105"/>
        </w:rPr>
        <w:t xml:space="preserve"> </w:t>
      </w:r>
      <w:r>
        <w:rPr>
          <w:w w:val="105"/>
        </w:rPr>
        <w:t>da</w:t>
      </w:r>
      <w:r>
        <w:rPr>
          <w:spacing w:val="-1"/>
          <w:w w:val="105"/>
        </w:rPr>
        <w:t xml:space="preserve"> </w:t>
      </w:r>
      <w:r>
        <w:rPr>
          <w:w w:val="105"/>
        </w:rPr>
        <w:t>diversificação</w:t>
      </w:r>
      <w:r>
        <w:rPr>
          <w:spacing w:val="-1"/>
          <w:w w:val="105"/>
        </w:rPr>
        <w:t xml:space="preserve"> </w:t>
      </w:r>
      <w:r>
        <w:rPr>
          <w:w w:val="105"/>
        </w:rPr>
        <w:t>em criptoativos</w:t>
      </w:r>
      <w:r>
        <w:rPr>
          <w:spacing w:val="-1"/>
          <w:w w:val="105"/>
        </w:rPr>
        <w:t xml:space="preserve"> </w:t>
      </w:r>
      <w:r>
        <w:rPr>
          <w:w w:val="105"/>
        </w:rPr>
        <w:t>quanto</w:t>
      </w:r>
      <w:r>
        <w:rPr>
          <w:spacing w:val="-1"/>
          <w:w w:val="105"/>
        </w:rPr>
        <w:t xml:space="preserve"> </w:t>
      </w:r>
      <w:r>
        <w:rPr>
          <w:w w:val="105"/>
        </w:rPr>
        <w:t>os limites</w:t>
      </w:r>
      <w:r>
        <w:rPr>
          <w:spacing w:val="-1"/>
          <w:w w:val="105"/>
        </w:rPr>
        <w:t xml:space="preserve"> </w:t>
      </w:r>
      <w:r>
        <w:rPr>
          <w:w w:val="105"/>
        </w:rPr>
        <w:t>da</w:t>
      </w:r>
      <w:r>
        <w:rPr>
          <w:spacing w:val="-1"/>
          <w:w w:val="105"/>
        </w:rPr>
        <w:t xml:space="preserve"> </w:t>
      </w:r>
      <w:r>
        <w:rPr>
          <w:w w:val="105"/>
        </w:rPr>
        <w:t>aplicação isolada de Markowitz nesse mercado (</w:t>
      </w:r>
      <w:hyperlink w:anchor="_bookmark71" w:history="1">
        <w:r>
          <w:rPr>
            <w:w w:val="105"/>
          </w:rPr>
          <w:t>BRAUNEIS; MESTEL</w:t>
        </w:r>
      </w:hyperlink>
      <w:r>
        <w:rPr>
          <w:w w:val="105"/>
        </w:rPr>
        <w:t xml:space="preserve">, </w:t>
      </w:r>
      <w:hyperlink w:anchor="_bookmark71" w:history="1">
        <w:r>
          <w:rPr>
            <w:w w:val="105"/>
          </w:rPr>
          <w:t>2019</w:t>
        </w:r>
      </w:hyperlink>
      <w:r>
        <w:rPr>
          <w:w w:val="105"/>
        </w:rPr>
        <w:t xml:space="preserve">; </w:t>
      </w:r>
      <w:hyperlink w:anchor="_bookmark92" w:history="1">
        <w:r>
          <w:rPr>
            <w:w w:val="105"/>
          </w:rPr>
          <w:t>JELESKOVIC et al.</w:t>
        </w:r>
      </w:hyperlink>
      <w:r>
        <w:rPr>
          <w:w w:val="105"/>
        </w:rPr>
        <w:t xml:space="preserve">, </w:t>
      </w:r>
      <w:hyperlink w:anchor="_bookmark92" w:history="1">
        <w:r>
          <w:rPr>
            <w:w w:val="105"/>
          </w:rPr>
          <w:t>2024</w:t>
        </w:r>
      </w:hyperlink>
      <w:r>
        <w:rPr>
          <w:w w:val="105"/>
        </w:rPr>
        <w:t xml:space="preserve">; </w:t>
      </w:r>
      <w:hyperlink w:anchor="_bookmark117" w:history="1">
        <w:r>
          <w:rPr>
            <w:w w:val="105"/>
          </w:rPr>
          <w:t>ZOUAOUI; NAAS</w:t>
        </w:r>
      </w:hyperlink>
      <w:r>
        <w:rPr>
          <w:w w:val="105"/>
        </w:rPr>
        <w:t xml:space="preserve">, </w:t>
      </w:r>
      <w:hyperlink w:anchor="_bookmark117" w:history="1">
        <w:r>
          <w:rPr>
            <w:w w:val="105"/>
          </w:rPr>
          <w:t>2025</w:t>
        </w:r>
      </w:hyperlink>
      <w:r>
        <w:rPr>
          <w:w w:val="105"/>
        </w:rPr>
        <w:t>).</w:t>
      </w:r>
    </w:p>
    <w:p w14:paraId="10A4290D" w14:textId="77777777" w:rsidR="006131AD" w:rsidRDefault="006131AD">
      <w:pPr>
        <w:pStyle w:val="Corpodetexto"/>
        <w:spacing w:before="104"/>
      </w:pPr>
    </w:p>
    <w:p w14:paraId="04C791DF" w14:textId="77777777" w:rsidR="006131AD" w:rsidRDefault="00000000">
      <w:pPr>
        <w:pStyle w:val="Ttulo2"/>
        <w:numPr>
          <w:ilvl w:val="1"/>
          <w:numId w:val="1"/>
        </w:numPr>
        <w:tabs>
          <w:tab w:val="left" w:pos="682"/>
        </w:tabs>
        <w:spacing w:line="340" w:lineRule="auto"/>
        <w:ind w:left="682" w:right="108"/>
      </w:pPr>
      <w:bookmarkStart w:id="183" w:name="Estudos_híbridos_entre_Markowitz,_machin"/>
      <w:bookmarkStart w:id="184" w:name="_bookmark47"/>
      <w:bookmarkEnd w:id="183"/>
      <w:bookmarkEnd w:id="184"/>
      <w:r>
        <w:rPr>
          <w:w w:val="105"/>
        </w:rPr>
        <w:t>Estudos</w:t>
      </w:r>
      <w:r>
        <w:rPr>
          <w:spacing w:val="-17"/>
          <w:w w:val="105"/>
        </w:rPr>
        <w:t xml:space="preserve"> </w:t>
      </w:r>
      <w:r>
        <w:rPr>
          <w:w w:val="105"/>
        </w:rPr>
        <w:t>híbridos</w:t>
      </w:r>
      <w:r>
        <w:rPr>
          <w:spacing w:val="-16"/>
          <w:w w:val="105"/>
        </w:rPr>
        <w:t xml:space="preserve"> </w:t>
      </w:r>
      <w:r>
        <w:rPr>
          <w:w w:val="105"/>
        </w:rPr>
        <w:t>entre</w:t>
      </w:r>
      <w:r>
        <w:rPr>
          <w:spacing w:val="-16"/>
          <w:w w:val="105"/>
        </w:rPr>
        <w:t xml:space="preserve"> </w:t>
      </w:r>
      <w:r>
        <w:rPr>
          <w:w w:val="105"/>
        </w:rPr>
        <w:t>Markowitz,</w:t>
      </w:r>
      <w:r>
        <w:rPr>
          <w:spacing w:val="-16"/>
          <w:w w:val="105"/>
        </w:rPr>
        <w:t xml:space="preserve"> </w:t>
      </w:r>
      <w:r>
        <w:rPr>
          <w:w w:val="105"/>
        </w:rPr>
        <w:t>machine</w:t>
      </w:r>
      <w:r>
        <w:rPr>
          <w:spacing w:val="-16"/>
          <w:w w:val="105"/>
        </w:rPr>
        <w:t xml:space="preserve"> </w:t>
      </w:r>
      <w:r>
        <w:rPr>
          <w:w w:val="105"/>
        </w:rPr>
        <w:t>learning,</w:t>
      </w:r>
      <w:r>
        <w:rPr>
          <w:spacing w:val="-16"/>
          <w:w w:val="105"/>
        </w:rPr>
        <w:t xml:space="preserve"> </w:t>
      </w:r>
      <w:r>
        <w:rPr>
          <w:w w:val="105"/>
        </w:rPr>
        <w:t>deep</w:t>
      </w:r>
      <w:r>
        <w:rPr>
          <w:spacing w:val="-16"/>
          <w:w w:val="105"/>
        </w:rPr>
        <w:t xml:space="preserve"> </w:t>
      </w:r>
      <w:r>
        <w:rPr>
          <w:w w:val="105"/>
        </w:rPr>
        <w:t>learning</w:t>
      </w:r>
      <w:r>
        <w:rPr>
          <w:spacing w:val="-16"/>
          <w:w w:val="105"/>
        </w:rPr>
        <w:t xml:space="preserve"> </w:t>
      </w:r>
      <w:r>
        <w:rPr>
          <w:w w:val="105"/>
        </w:rPr>
        <w:t>e</w:t>
      </w:r>
      <w:r>
        <w:rPr>
          <w:spacing w:val="-16"/>
          <w:w w:val="105"/>
        </w:rPr>
        <w:t xml:space="preserve"> </w:t>
      </w:r>
      <w:r>
        <w:rPr>
          <w:w w:val="105"/>
        </w:rPr>
        <w:t>reinforce-ment learning</w:t>
      </w:r>
    </w:p>
    <w:p w14:paraId="7733C9B0" w14:textId="77777777" w:rsidR="006131AD" w:rsidRDefault="00000000">
      <w:pPr>
        <w:pStyle w:val="Corpodetexto"/>
        <w:spacing w:before="236" w:line="340" w:lineRule="auto"/>
        <w:ind w:left="134" w:right="146" w:firstLine="714"/>
        <w:jc w:val="both"/>
      </w:pPr>
      <w:r>
        <w:rPr>
          <w:w w:val="105"/>
        </w:rPr>
        <w:t>A partir das limitações da média-variância aplicada de forma isolada, parte da literatura passou a investigar modelos híbridos que combinam Markowitz com técnicas preditivas e adaptativas. Nos estudos analisados, a Teoria Moderna de Portfólio não é abandonada, mas utilizada como base de alocação à qual são incorporados algoritmos voltados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melhorar</w:t>
      </w:r>
      <w:r>
        <w:rPr>
          <w:spacing w:val="-8"/>
          <w:w w:val="105"/>
        </w:rPr>
        <w:t xml:space="preserve"> </w:t>
      </w:r>
      <w:r>
        <w:rPr>
          <w:w w:val="105"/>
        </w:rPr>
        <w:t>estimativas,</w:t>
      </w:r>
      <w:r>
        <w:rPr>
          <w:spacing w:val="-8"/>
          <w:w w:val="105"/>
        </w:rPr>
        <w:t xml:space="preserve"> </w:t>
      </w:r>
      <w:r>
        <w:rPr>
          <w:w w:val="105"/>
        </w:rPr>
        <w:t>selecionar</w:t>
      </w:r>
      <w:r>
        <w:rPr>
          <w:spacing w:val="-8"/>
          <w:w w:val="105"/>
        </w:rPr>
        <w:t xml:space="preserve"> </w:t>
      </w:r>
      <w:r>
        <w:rPr>
          <w:w w:val="105"/>
        </w:rPr>
        <w:t>ativos</w:t>
      </w:r>
      <w:r>
        <w:rPr>
          <w:spacing w:val="-7"/>
          <w:w w:val="105"/>
        </w:rPr>
        <w:t xml:space="preserve"> </w:t>
      </w:r>
      <w:r>
        <w:rPr>
          <w:w w:val="105"/>
        </w:rPr>
        <w:t>ou</w:t>
      </w:r>
      <w:r>
        <w:rPr>
          <w:spacing w:val="-8"/>
          <w:w w:val="105"/>
        </w:rPr>
        <w:t xml:space="preserve"> </w:t>
      </w:r>
      <w:r>
        <w:rPr>
          <w:w w:val="105"/>
        </w:rPr>
        <w:t>ajustar</w:t>
      </w:r>
      <w:r>
        <w:rPr>
          <w:spacing w:val="-8"/>
          <w:w w:val="105"/>
        </w:rPr>
        <w:t xml:space="preserve"> </w:t>
      </w:r>
      <w:r>
        <w:rPr>
          <w:w w:val="105"/>
        </w:rPr>
        <w:t>dinamicamente</w:t>
      </w:r>
      <w:r>
        <w:rPr>
          <w:spacing w:val="-8"/>
          <w:w w:val="105"/>
        </w:rPr>
        <w:t xml:space="preserve"> </w:t>
      </w:r>
      <w:r>
        <w:rPr>
          <w:w w:val="105"/>
        </w:rPr>
        <w:t>os</w:t>
      </w:r>
      <w:r>
        <w:rPr>
          <w:spacing w:val="-8"/>
          <w:w w:val="105"/>
        </w:rPr>
        <w:t xml:space="preserve"> </w:t>
      </w:r>
      <w:r>
        <w:rPr>
          <w:w w:val="105"/>
        </w:rPr>
        <w:t>pesos</w:t>
      </w:r>
      <w:r>
        <w:rPr>
          <w:spacing w:val="-8"/>
          <w:w w:val="105"/>
        </w:rPr>
        <w:t xml:space="preserve"> </w:t>
      </w:r>
      <w:r>
        <w:rPr>
          <w:w w:val="105"/>
        </w:rPr>
        <w:t>do portfólio (</w:t>
      </w:r>
      <w:hyperlink w:anchor="_bookmark74" w:history="1">
        <w:r>
          <w:rPr>
            <w:w w:val="105"/>
          </w:rPr>
          <w:t>CHAWEEWANCHON; CHAYSIRI</w:t>
        </w:r>
      </w:hyperlink>
      <w:r>
        <w:rPr>
          <w:w w:val="105"/>
        </w:rPr>
        <w:t xml:space="preserve">, </w:t>
      </w:r>
      <w:hyperlink w:anchor="_bookmark74" w:history="1">
        <w:r>
          <w:rPr>
            <w:w w:val="105"/>
          </w:rPr>
          <w:t>2022</w:t>
        </w:r>
      </w:hyperlink>
      <w:r>
        <w:rPr>
          <w:w w:val="105"/>
        </w:rPr>
        <w:t xml:space="preserve">; </w:t>
      </w:r>
      <w:hyperlink w:anchor="_bookmark81" w:history="1">
        <w:r>
          <w:rPr>
            <w:w w:val="105"/>
          </w:rPr>
          <w:t>DU</w:t>
        </w:r>
      </w:hyperlink>
      <w:r>
        <w:rPr>
          <w:w w:val="105"/>
        </w:rPr>
        <w:t xml:space="preserve">, </w:t>
      </w:r>
      <w:hyperlink w:anchor="_bookmark81" w:history="1">
        <w:r>
          <w:rPr>
            <w:w w:val="105"/>
          </w:rPr>
          <w:t>2022</w:t>
        </w:r>
      </w:hyperlink>
      <w:r>
        <w:rPr>
          <w:w w:val="105"/>
        </w:rPr>
        <w:t xml:space="preserve">; </w:t>
      </w:r>
      <w:hyperlink w:anchor="_bookmark107" w:history="1">
        <w:r>
          <w:rPr>
            <w:w w:val="105"/>
          </w:rPr>
          <w:t>PRADO</w:t>
        </w:r>
        <w:r>
          <w:rPr>
            <w:spacing w:val="1"/>
            <w:w w:val="105"/>
          </w:rPr>
          <w:t xml:space="preserve"> </w:t>
        </w:r>
        <w:r>
          <w:rPr>
            <w:w w:val="105"/>
          </w:rPr>
          <w:t>et al.</w:t>
        </w:r>
      </w:hyperlink>
      <w:r>
        <w:rPr>
          <w:w w:val="105"/>
        </w:rPr>
        <w:t xml:space="preserve">, </w:t>
      </w:r>
      <w:hyperlink w:anchor="_bookmark107" w:history="1">
        <w:r>
          <w:rPr>
            <w:w w:val="105"/>
          </w:rPr>
          <w:t>2025</w:t>
        </w:r>
      </w:hyperlink>
      <w:r>
        <w:rPr>
          <w:w w:val="105"/>
        </w:rPr>
        <w:t xml:space="preserve">). </w:t>
      </w:r>
      <w:r>
        <w:rPr>
          <w:spacing w:val="-4"/>
          <w:w w:val="105"/>
        </w:rPr>
        <w:t>Essa</w:t>
      </w:r>
    </w:p>
    <w:p w14:paraId="18CD4F30" w14:textId="77777777" w:rsidR="006131AD" w:rsidRDefault="00000000">
      <w:pPr>
        <w:pStyle w:val="Corpodetexto"/>
        <w:spacing w:line="316" w:lineRule="auto"/>
        <w:ind w:left="132" w:right="146" w:firstLine="7"/>
        <w:jc w:val="both"/>
      </w:pPr>
      <w:r>
        <w:rPr>
          <w:w w:val="105"/>
        </w:rPr>
        <w:t xml:space="preserve">lógica se aproxima do presente anteprojeto, pois articula otimização média-variância e </w:t>
      </w:r>
      <w:r>
        <w:t>métodos</w:t>
      </w:r>
      <w:r>
        <w:rPr>
          <w:spacing w:val="-3"/>
        </w:rPr>
        <w:t xml:space="preserve"> </w:t>
      </w:r>
      <w:r>
        <w:t>computacionais</w:t>
      </w:r>
      <w:r>
        <w:rPr>
          <w:spacing w:val="-3"/>
        </w:rPr>
        <w:t xml:space="preserve"> </w:t>
      </w:r>
      <w:r>
        <w:t>voltados</w:t>
      </w:r>
      <w:r>
        <w:rPr>
          <w:spacing w:val="-3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previsão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tomada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decisão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carteiras</w:t>
      </w:r>
      <w:r>
        <w:rPr>
          <w:spacing w:val="-3"/>
        </w:rPr>
        <w:t xml:space="preserve"> </w:t>
      </w:r>
      <w:r>
        <w:t xml:space="preserve">financeiras </w:t>
      </w:r>
      <w:r>
        <w:rPr>
          <w:spacing w:val="-2"/>
          <w:w w:val="105"/>
        </w:rPr>
        <w:t>(</w:t>
      </w:r>
      <w:hyperlink w:anchor="_bookmark74" w:history="1">
        <w:r>
          <w:rPr>
            <w:spacing w:val="-2"/>
            <w:w w:val="105"/>
          </w:rPr>
          <w:t>CHAWEEWANCHON;</w:t>
        </w:r>
        <w:r>
          <w:rPr>
            <w:spacing w:val="-15"/>
            <w:w w:val="105"/>
          </w:rPr>
          <w:t xml:space="preserve"> </w:t>
        </w:r>
        <w:r>
          <w:rPr>
            <w:spacing w:val="-2"/>
            <w:w w:val="105"/>
          </w:rPr>
          <w:t>CHAYSIRI</w:t>
        </w:r>
      </w:hyperlink>
      <w:r>
        <w:rPr>
          <w:spacing w:val="-2"/>
          <w:w w:val="105"/>
        </w:rPr>
        <w:t>,</w:t>
      </w:r>
      <w:r>
        <w:rPr>
          <w:spacing w:val="-9"/>
          <w:w w:val="105"/>
        </w:rPr>
        <w:t xml:space="preserve"> </w:t>
      </w:r>
      <w:hyperlink w:anchor="_bookmark74" w:history="1">
        <w:r>
          <w:rPr>
            <w:spacing w:val="-2"/>
            <w:w w:val="105"/>
          </w:rPr>
          <w:t>2022</w:t>
        </w:r>
      </w:hyperlink>
      <w:r>
        <w:rPr>
          <w:spacing w:val="-2"/>
          <w:w w:val="105"/>
        </w:rPr>
        <w:t>;</w:t>
      </w:r>
      <w:r>
        <w:rPr>
          <w:spacing w:val="-8"/>
          <w:w w:val="105"/>
        </w:rPr>
        <w:t xml:space="preserve"> </w:t>
      </w:r>
      <w:hyperlink w:anchor="_bookmark118" w:history="1">
        <w:r>
          <w:rPr>
            <w:spacing w:val="-116"/>
            <w:w w:val="105"/>
          </w:rPr>
          <w:t>S</w:t>
        </w:r>
        <w:r>
          <w:rPr>
            <w:w w:val="105"/>
            <w:position w:val="5"/>
          </w:rPr>
          <w:t>´</w:t>
        </w:r>
        <w:r>
          <w:rPr>
            <w:spacing w:val="-26"/>
            <w:w w:val="105"/>
            <w:position w:val="5"/>
          </w:rPr>
          <w:t xml:space="preserve"> </w:t>
        </w:r>
        <w:r>
          <w:rPr>
            <w:spacing w:val="-2"/>
            <w:w w:val="105"/>
          </w:rPr>
          <w:t>LUSARCZYK;</w:t>
        </w:r>
        <w:r>
          <w:rPr>
            <w:spacing w:val="-8"/>
            <w:w w:val="105"/>
          </w:rPr>
          <w:t xml:space="preserve"> </w:t>
        </w:r>
        <w:r>
          <w:rPr>
            <w:spacing w:val="-116"/>
            <w:w w:val="105"/>
          </w:rPr>
          <w:t>S</w:t>
        </w:r>
        <w:r>
          <w:rPr>
            <w:w w:val="105"/>
            <w:position w:val="5"/>
          </w:rPr>
          <w:t>´</w:t>
        </w:r>
        <w:r>
          <w:rPr>
            <w:spacing w:val="-26"/>
            <w:w w:val="105"/>
            <w:position w:val="5"/>
          </w:rPr>
          <w:t xml:space="preserve"> </w:t>
        </w:r>
        <w:r>
          <w:rPr>
            <w:spacing w:val="-2"/>
            <w:w w:val="105"/>
          </w:rPr>
          <w:t>LEPACZUK</w:t>
        </w:r>
      </w:hyperlink>
      <w:r>
        <w:rPr>
          <w:spacing w:val="-2"/>
          <w:w w:val="105"/>
        </w:rPr>
        <w:t>,</w:t>
      </w:r>
      <w:r>
        <w:rPr>
          <w:spacing w:val="-8"/>
          <w:w w:val="105"/>
        </w:rPr>
        <w:t xml:space="preserve"> </w:t>
      </w:r>
      <w:hyperlink w:anchor="_bookmark118" w:history="1">
        <w:r>
          <w:rPr>
            <w:spacing w:val="-2"/>
            <w:w w:val="105"/>
          </w:rPr>
          <w:t>2025</w:t>
        </w:r>
      </w:hyperlink>
      <w:r>
        <w:rPr>
          <w:spacing w:val="-2"/>
          <w:w w:val="105"/>
        </w:rPr>
        <w:t>;</w:t>
      </w:r>
      <w:r>
        <w:rPr>
          <w:spacing w:val="-8"/>
          <w:w w:val="105"/>
        </w:rPr>
        <w:t xml:space="preserve"> </w:t>
      </w:r>
      <w:hyperlink w:anchor="_bookmark107" w:history="1">
        <w:r>
          <w:rPr>
            <w:spacing w:val="-2"/>
            <w:w w:val="105"/>
          </w:rPr>
          <w:t>PRADO</w:t>
        </w:r>
        <w:r>
          <w:rPr>
            <w:spacing w:val="-8"/>
            <w:w w:val="105"/>
          </w:rPr>
          <w:t xml:space="preserve"> </w:t>
        </w:r>
        <w:r>
          <w:rPr>
            <w:spacing w:val="-5"/>
            <w:w w:val="105"/>
          </w:rPr>
          <w:t>et</w:t>
        </w:r>
      </w:hyperlink>
    </w:p>
    <w:p w14:paraId="1763ADA5" w14:textId="77777777" w:rsidR="006131AD" w:rsidRDefault="00000000">
      <w:pPr>
        <w:pStyle w:val="Corpodetexto"/>
        <w:spacing w:before="19"/>
        <w:ind w:left="140"/>
        <w:jc w:val="both"/>
      </w:pPr>
      <w:hyperlink w:anchor="_bookmark107" w:history="1">
        <w:r>
          <w:rPr>
            <w:w w:val="105"/>
          </w:rPr>
          <w:t>al.</w:t>
        </w:r>
      </w:hyperlink>
      <w:r>
        <w:rPr>
          <w:w w:val="105"/>
        </w:rPr>
        <w:t>,</w:t>
      </w:r>
      <w:r>
        <w:rPr>
          <w:spacing w:val="-7"/>
          <w:w w:val="105"/>
        </w:rPr>
        <w:t xml:space="preserve"> </w:t>
      </w:r>
      <w:hyperlink w:anchor="_bookmark107" w:history="1">
        <w:r>
          <w:rPr>
            <w:spacing w:val="-2"/>
            <w:w w:val="105"/>
          </w:rPr>
          <w:t>2025</w:t>
        </w:r>
      </w:hyperlink>
      <w:r>
        <w:rPr>
          <w:spacing w:val="-2"/>
          <w:w w:val="105"/>
        </w:rPr>
        <w:t>).</w:t>
      </w:r>
    </w:p>
    <w:p w14:paraId="6609582C" w14:textId="77777777" w:rsidR="006131AD" w:rsidRDefault="00000000">
      <w:pPr>
        <w:pStyle w:val="Corpodetexto"/>
        <w:spacing w:before="106" w:line="340" w:lineRule="auto"/>
        <w:ind w:left="132" w:right="146" w:firstLine="716"/>
        <w:jc w:val="both"/>
      </w:pPr>
      <w:r>
        <w:rPr>
          <w:w w:val="105"/>
        </w:rPr>
        <w:t>No</w:t>
      </w:r>
      <w:r>
        <w:rPr>
          <w:spacing w:val="-6"/>
          <w:w w:val="105"/>
        </w:rPr>
        <w:t xml:space="preserve"> </w:t>
      </w:r>
      <w:r>
        <w:rPr>
          <w:w w:val="105"/>
        </w:rPr>
        <w:t>primeiro</w:t>
      </w:r>
      <w:r>
        <w:rPr>
          <w:spacing w:val="-6"/>
          <w:w w:val="105"/>
        </w:rPr>
        <w:t xml:space="preserve"> </w:t>
      </w:r>
      <w:r>
        <w:rPr>
          <w:w w:val="105"/>
        </w:rPr>
        <w:t>grupo</w:t>
      </w:r>
      <w:r>
        <w:rPr>
          <w:spacing w:val="-6"/>
          <w:w w:val="105"/>
        </w:rPr>
        <w:t xml:space="preserve"> </w:t>
      </w:r>
      <w:r>
        <w:rPr>
          <w:w w:val="105"/>
        </w:rPr>
        <w:t>de</w:t>
      </w:r>
      <w:r>
        <w:rPr>
          <w:spacing w:val="-6"/>
          <w:w w:val="105"/>
        </w:rPr>
        <w:t xml:space="preserve"> </w:t>
      </w:r>
      <w:r>
        <w:rPr>
          <w:w w:val="105"/>
        </w:rPr>
        <w:t>estudos,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combinação</w:t>
      </w:r>
      <w:r>
        <w:rPr>
          <w:spacing w:val="-6"/>
          <w:w w:val="105"/>
        </w:rPr>
        <w:t xml:space="preserve"> </w:t>
      </w:r>
      <w:r>
        <w:rPr>
          <w:w w:val="105"/>
        </w:rPr>
        <w:t>entre</w:t>
      </w:r>
      <w:r>
        <w:rPr>
          <w:spacing w:val="-6"/>
          <w:w w:val="105"/>
        </w:rPr>
        <w:t xml:space="preserve"> </w:t>
      </w:r>
      <w:r>
        <w:rPr>
          <w:w w:val="105"/>
        </w:rPr>
        <w:t>Markowitz,</w:t>
      </w:r>
      <w:r>
        <w:rPr>
          <w:spacing w:val="-6"/>
          <w:w w:val="105"/>
        </w:rPr>
        <w:t xml:space="preserve"> </w:t>
      </w:r>
      <w:r>
        <w:rPr>
          <w:w w:val="105"/>
        </w:rPr>
        <w:t>machine</w:t>
      </w:r>
      <w:r>
        <w:rPr>
          <w:spacing w:val="-6"/>
          <w:w w:val="105"/>
        </w:rPr>
        <w:t xml:space="preserve"> </w:t>
      </w:r>
      <w:r>
        <w:rPr>
          <w:w w:val="105"/>
        </w:rPr>
        <w:t>learning</w:t>
      </w:r>
      <w:r>
        <w:rPr>
          <w:spacing w:val="-6"/>
          <w:w w:val="105"/>
        </w:rPr>
        <w:t xml:space="preserve"> </w:t>
      </w:r>
      <w:r>
        <w:rPr>
          <w:w w:val="105"/>
        </w:rPr>
        <w:t>e deep</w:t>
      </w:r>
      <w:r>
        <w:rPr>
          <w:spacing w:val="-7"/>
          <w:w w:val="105"/>
        </w:rPr>
        <w:t xml:space="preserve"> </w:t>
      </w:r>
      <w:r>
        <w:rPr>
          <w:w w:val="105"/>
        </w:rPr>
        <w:t>learning</w:t>
      </w:r>
      <w:r>
        <w:rPr>
          <w:spacing w:val="-7"/>
          <w:w w:val="105"/>
        </w:rPr>
        <w:t xml:space="preserve"> </w:t>
      </w:r>
      <w:r>
        <w:rPr>
          <w:w w:val="105"/>
        </w:rPr>
        <w:t>aparece</w:t>
      </w:r>
      <w:r>
        <w:rPr>
          <w:spacing w:val="-7"/>
          <w:w w:val="105"/>
        </w:rPr>
        <w:t xml:space="preserve"> </w:t>
      </w:r>
      <w:r>
        <w:rPr>
          <w:w w:val="105"/>
        </w:rPr>
        <w:t>associada</w:t>
      </w:r>
      <w:r>
        <w:rPr>
          <w:spacing w:val="-7"/>
          <w:w w:val="105"/>
        </w:rPr>
        <w:t xml:space="preserve"> </w:t>
      </w:r>
      <w:r>
        <w:rPr>
          <w:w w:val="105"/>
        </w:rPr>
        <w:t>à</w:t>
      </w:r>
      <w:r>
        <w:rPr>
          <w:spacing w:val="-7"/>
          <w:w w:val="105"/>
        </w:rPr>
        <w:t xml:space="preserve"> </w:t>
      </w:r>
      <w:r>
        <w:rPr>
          <w:w w:val="105"/>
        </w:rPr>
        <w:t>pré-seleção</w:t>
      </w:r>
      <w:r>
        <w:rPr>
          <w:spacing w:val="-7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w w:val="105"/>
        </w:rPr>
        <w:t>ativos</w:t>
      </w:r>
      <w:r>
        <w:rPr>
          <w:spacing w:val="-7"/>
          <w:w w:val="105"/>
        </w:rPr>
        <w:t xml:space="preserve"> </w:t>
      </w:r>
      <w:r>
        <w:rPr>
          <w:w w:val="105"/>
        </w:rPr>
        <w:t>e</w:t>
      </w:r>
      <w:r>
        <w:rPr>
          <w:spacing w:val="-7"/>
          <w:w w:val="105"/>
        </w:rPr>
        <w:t xml:space="preserve"> </w:t>
      </w:r>
      <w:r>
        <w:rPr>
          <w:w w:val="105"/>
        </w:rPr>
        <w:t>à</w:t>
      </w:r>
      <w:r>
        <w:rPr>
          <w:spacing w:val="-7"/>
          <w:w w:val="105"/>
        </w:rPr>
        <w:t xml:space="preserve"> </w:t>
      </w:r>
      <w:r>
        <w:rPr>
          <w:w w:val="105"/>
        </w:rPr>
        <w:t>melhoria</w:t>
      </w:r>
      <w:r>
        <w:rPr>
          <w:spacing w:val="-7"/>
          <w:w w:val="105"/>
        </w:rPr>
        <w:t xml:space="preserve"> </w:t>
      </w:r>
      <w:r>
        <w:rPr>
          <w:w w:val="105"/>
        </w:rPr>
        <w:t>dos</w:t>
      </w:r>
      <w:r>
        <w:rPr>
          <w:spacing w:val="-7"/>
          <w:w w:val="105"/>
        </w:rPr>
        <w:t xml:space="preserve"> </w:t>
      </w:r>
      <w:r>
        <w:rPr>
          <w:w w:val="105"/>
        </w:rPr>
        <w:t>dados</w:t>
      </w:r>
      <w:r>
        <w:rPr>
          <w:spacing w:val="-7"/>
          <w:w w:val="105"/>
        </w:rPr>
        <w:t xml:space="preserve"> </w:t>
      </w:r>
      <w:r>
        <w:rPr>
          <w:w w:val="105"/>
        </w:rPr>
        <w:t xml:space="preserve">usados na otimização. </w:t>
      </w:r>
      <w:hyperlink w:anchor="_bookmark74" w:history="1">
        <w:r>
          <w:rPr>
            <w:w w:val="105"/>
          </w:rPr>
          <w:t>Chaweewanchon e Chaysiri</w:t>
        </w:r>
      </w:hyperlink>
      <w:r>
        <w:rPr>
          <w:w w:val="105"/>
        </w:rPr>
        <w:t xml:space="preserve"> (</w:t>
      </w:r>
      <w:hyperlink w:anchor="_bookmark74" w:history="1">
        <w:r>
          <w:rPr>
            <w:w w:val="105"/>
          </w:rPr>
          <w:t>2022</w:t>
        </w:r>
      </w:hyperlink>
      <w:r>
        <w:rPr>
          <w:w w:val="105"/>
        </w:rPr>
        <w:t xml:space="preserve">) combinam CNN, BiLSTM e modelo </w:t>
      </w:r>
      <w:r>
        <w:t xml:space="preserve">média-variância, utilizando previsões para selecionar previamente ações antes da formação </w:t>
      </w:r>
      <w:r>
        <w:rPr>
          <w:w w:val="105"/>
        </w:rPr>
        <w:t>do</w:t>
      </w:r>
      <w:r>
        <w:rPr>
          <w:spacing w:val="-8"/>
          <w:w w:val="105"/>
        </w:rPr>
        <w:t xml:space="preserve"> </w:t>
      </w:r>
      <w:r>
        <w:rPr>
          <w:w w:val="105"/>
        </w:rPr>
        <w:t>portfólio.</w:t>
      </w:r>
      <w:r>
        <w:rPr>
          <w:spacing w:val="-8"/>
          <w:w w:val="105"/>
        </w:rPr>
        <w:t xml:space="preserve"> </w:t>
      </w:r>
      <w:hyperlink w:anchor="_bookmark81" w:history="1">
        <w:r>
          <w:rPr>
            <w:w w:val="105"/>
          </w:rPr>
          <w:t>Du</w:t>
        </w:r>
      </w:hyperlink>
      <w:r>
        <w:rPr>
          <w:spacing w:val="-8"/>
          <w:w w:val="105"/>
        </w:rPr>
        <w:t xml:space="preserve"> </w:t>
      </w:r>
      <w:r>
        <w:rPr>
          <w:w w:val="105"/>
        </w:rPr>
        <w:t>(</w:t>
      </w:r>
      <w:hyperlink w:anchor="_bookmark81" w:history="1">
        <w:r>
          <w:rPr>
            <w:w w:val="105"/>
          </w:rPr>
          <w:t>2022</w:t>
        </w:r>
      </w:hyperlink>
      <w:r>
        <w:rPr>
          <w:w w:val="105"/>
        </w:rPr>
        <w:t>),</w:t>
      </w:r>
      <w:r>
        <w:rPr>
          <w:spacing w:val="-8"/>
          <w:w w:val="105"/>
        </w:rPr>
        <w:t xml:space="preserve"> </w:t>
      </w:r>
      <w:r>
        <w:rPr>
          <w:w w:val="105"/>
        </w:rPr>
        <w:t>por</w:t>
      </w:r>
      <w:r>
        <w:rPr>
          <w:spacing w:val="-8"/>
          <w:w w:val="105"/>
        </w:rPr>
        <w:t xml:space="preserve"> </w:t>
      </w:r>
      <w:r>
        <w:rPr>
          <w:w w:val="105"/>
        </w:rPr>
        <w:t>sua</w:t>
      </w:r>
      <w:r>
        <w:rPr>
          <w:spacing w:val="-8"/>
          <w:w w:val="105"/>
        </w:rPr>
        <w:t xml:space="preserve"> </w:t>
      </w:r>
      <w:r>
        <w:rPr>
          <w:w w:val="105"/>
        </w:rPr>
        <w:t>vez,</w:t>
      </w:r>
      <w:r>
        <w:rPr>
          <w:spacing w:val="-8"/>
          <w:w w:val="105"/>
        </w:rPr>
        <w:t xml:space="preserve"> </w:t>
      </w:r>
      <w:r>
        <w:rPr>
          <w:w w:val="105"/>
        </w:rPr>
        <w:t>parte</w:t>
      </w:r>
      <w:r>
        <w:rPr>
          <w:spacing w:val="-8"/>
          <w:w w:val="105"/>
        </w:rPr>
        <w:t xml:space="preserve"> </w:t>
      </w:r>
      <w:r>
        <w:rPr>
          <w:w w:val="105"/>
        </w:rPr>
        <w:t>da</w:t>
      </w:r>
      <w:r>
        <w:rPr>
          <w:spacing w:val="-8"/>
          <w:w w:val="105"/>
        </w:rPr>
        <w:t xml:space="preserve"> </w:t>
      </w:r>
      <w:r>
        <w:rPr>
          <w:w w:val="105"/>
        </w:rPr>
        <w:t>limitação</w:t>
      </w:r>
      <w:r>
        <w:rPr>
          <w:spacing w:val="-8"/>
          <w:w w:val="105"/>
        </w:rPr>
        <w:t xml:space="preserve"> </w:t>
      </w:r>
      <w:r>
        <w:rPr>
          <w:w w:val="105"/>
        </w:rPr>
        <w:t>de</w:t>
      </w:r>
      <w:r>
        <w:rPr>
          <w:spacing w:val="-8"/>
          <w:w w:val="105"/>
        </w:rPr>
        <w:t xml:space="preserve"> </w:t>
      </w:r>
      <w:r>
        <w:rPr>
          <w:w w:val="105"/>
        </w:rPr>
        <w:t>que</w:t>
      </w:r>
      <w:r>
        <w:rPr>
          <w:spacing w:val="-8"/>
          <w:w w:val="105"/>
        </w:rPr>
        <w:t xml:space="preserve"> </w:t>
      </w:r>
      <w:r>
        <w:rPr>
          <w:w w:val="105"/>
        </w:rPr>
        <w:t>alocações</w:t>
      </w:r>
      <w:r>
        <w:rPr>
          <w:spacing w:val="-8"/>
          <w:w w:val="105"/>
        </w:rPr>
        <w:t xml:space="preserve"> </w:t>
      </w:r>
      <w:r>
        <w:rPr>
          <w:w w:val="105"/>
        </w:rPr>
        <w:t>média-variância são sensíveis a pequenos erros nas estimativas de médias e covariâncias, propondo o uso</w:t>
      </w:r>
      <w:r>
        <w:rPr>
          <w:spacing w:val="-17"/>
          <w:w w:val="105"/>
        </w:rPr>
        <w:t xml:space="preserve"> </w:t>
      </w:r>
      <w:r>
        <w:rPr>
          <w:w w:val="105"/>
        </w:rPr>
        <w:t>de</w:t>
      </w:r>
      <w:r>
        <w:rPr>
          <w:spacing w:val="-16"/>
          <w:w w:val="105"/>
        </w:rPr>
        <w:t xml:space="preserve"> </w:t>
      </w:r>
      <w:r>
        <w:rPr>
          <w:w w:val="105"/>
        </w:rPr>
        <w:t>redes</w:t>
      </w:r>
      <w:r>
        <w:rPr>
          <w:spacing w:val="-16"/>
          <w:w w:val="105"/>
        </w:rPr>
        <w:t xml:space="preserve"> </w:t>
      </w:r>
      <w:r>
        <w:rPr>
          <w:w w:val="105"/>
        </w:rPr>
        <w:t>A-LSTM</w:t>
      </w:r>
      <w:r>
        <w:rPr>
          <w:spacing w:val="-16"/>
          <w:w w:val="105"/>
        </w:rPr>
        <w:t xml:space="preserve"> </w:t>
      </w:r>
      <w:r>
        <w:rPr>
          <w:w w:val="105"/>
        </w:rPr>
        <w:t>para</w:t>
      </w:r>
      <w:r>
        <w:rPr>
          <w:spacing w:val="-16"/>
          <w:w w:val="105"/>
        </w:rPr>
        <w:t xml:space="preserve"> </w:t>
      </w:r>
      <w:r>
        <w:rPr>
          <w:w w:val="105"/>
        </w:rPr>
        <w:t>prever</w:t>
      </w:r>
      <w:r>
        <w:rPr>
          <w:spacing w:val="-16"/>
          <w:w w:val="105"/>
        </w:rPr>
        <w:t xml:space="preserve"> </w:t>
      </w:r>
      <w:r>
        <w:rPr>
          <w:w w:val="105"/>
        </w:rPr>
        <w:t>portfólios</w:t>
      </w:r>
      <w:r>
        <w:rPr>
          <w:spacing w:val="-16"/>
          <w:w w:val="105"/>
        </w:rPr>
        <w:t xml:space="preserve"> </w:t>
      </w:r>
      <w:r>
        <w:rPr>
          <w:w w:val="105"/>
        </w:rPr>
        <w:t>cointegrados</w:t>
      </w:r>
      <w:r>
        <w:rPr>
          <w:spacing w:val="-15"/>
          <w:w w:val="105"/>
        </w:rPr>
        <w:t xml:space="preserve"> </w:t>
      </w:r>
      <w:r>
        <w:rPr>
          <w:w w:val="105"/>
        </w:rPr>
        <w:t>antes</w:t>
      </w:r>
      <w:r>
        <w:rPr>
          <w:spacing w:val="-17"/>
          <w:w w:val="105"/>
        </w:rPr>
        <w:t xml:space="preserve"> </w:t>
      </w:r>
      <w:r>
        <w:rPr>
          <w:w w:val="105"/>
        </w:rPr>
        <w:t>da</w:t>
      </w:r>
      <w:r>
        <w:rPr>
          <w:spacing w:val="-15"/>
          <w:w w:val="105"/>
        </w:rPr>
        <w:t xml:space="preserve"> </w:t>
      </w:r>
      <w:r>
        <w:rPr>
          <w:w w:val="105"/>
        </w:rPr>
        <w:t>otimização.</w:t>
      </w:r>
      <w:r>
        <w:rPr>
          <w:spacing w:val="-16"/>
          <w:w w:val="105"/>
        </w:rPr>
        <w:t xml:space="preserve"> </w:t>
      </w:r>
      <w:r>
        <w:rPr>
          <w:w w:val="105"/>
        </w:rPr>
        <w:t>Em</w:t>
      </w:r>
      <w:r>
        <w:rPr>
          <w:spacing w:val="-16"/>
          <w:w w:val="105"/>
        </w:rPr>
        <w:t xml:space="preserve"> </w:t>
      </w:r>
      <w:r>
        <w:rPr>
          <w:w w:val="105"/>
        </w:rPr>
        <w:t>ambos os casos, os algoritmos preditivos funcionam como etapa anterior ou complementar ao modelo de Markowitz, buscando melhorar os dados usados na construção da carteira (</w:t>
      </w:r>
      <w:hyperlink w:anchor="_bookmark74" w:history="1">
        <w:r>
          <w:rPr>
            <w:w w:val="105"/>
          </w:rPr>
          <w:t>CHAWEEWANCHON; CHAYSIRI</w:t>
        </w:r>
      </w:hyperlink>
      <w:r>
        <w:rPr>
          <w:w w:val="105"/>
        </w:rPr>
        <w:t xml:space="preserve">, </w:t>
      </w:r>
      <w:hyperlink w:anchor="_bookmark74" w:history="1">
        <w:r>
          <w:rPr>
            <w:w w:val="105"/>
          </w:rPr>
          <w:t>2022</w:t>
        </w:r>
      </w:hyperlink>
      <w:r>
        <w:rPr>
          <w:w w:val="105"/>
        </w:rPr>
        <w:t xml:space="preserve">; </w:t>
      </w:r>
      <w:hyperlink w:anchor="_bookmark81" w:history="1">
        <w:r>
          <w:rPr>
            <w:w w:val="105"/>
          </w:rPr>
          <w:t>DU</w:t>
        </w:r>
      </w:hyperlink>
      <w:r>
        <w:rPr>
          <w:w w:val="105"/>
        </w:rPr>
        <w:t xml:space="preserve">, </w:t>
      </w:r>
      <w:hyperlink w:anchor="_bookmark81" w:history="1">
        <w:r>
          <w:rPr>
            <w:w w:val="105"/>
          </w:rPr>
          <w:t>2022</w:t>
        </w:r>
      </w:hyperlink>
      <w:r>
        <w:rPr>
          <w:w w:val="105"/>
        </w:rPr>
        <w:t>).</w:t>
      </w:r>
    </w:p>
    <w:p w14:paraId="0F8889E5" w14:textId="29BD7839" w:rsidR="006131AD" w:rsidRDefault="00000000">
      <w:pPr>
        <w:pStyle w:val="Corpodetexto"/>
        <w:spacing w:line="316" w:lineRule="auto"/>
        <w:ind w:left="140" w:right="114" w:firstLine="708"/>
        <w:jc w:val="both"/>
      </w:pP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previsão</w:t>
      </w:r>
      <w:r>
        <w:rPr>
          <w:spacing w:val="-11"/>
          <w:w w:val="105"/>
        </w:rPr>
        <w:t xml:space="preserve"> </w:t>
      </w:r>
      <w:r>
        <w:rPr>
          <w:w w:val="105"/>
        </w:rPr>
        <w:t>de</w:t>
      </w:r>
      <w:r>
        <w:rPr>
          <w:spacing w:val="-11"/>
          <w:w w:val="105"/>
        </w:rPr>
        <w:t xml:space="preserve"> </w:t>
      </w:r>
      <w:r>
        <w:rPr>
          <w:w w:val="105"/>
        </w:rPr>
        <w:t>retornos</w:t>
      </w:r>
      <w:r>
        <w:rPr>
          <w:spacing w:val="-11"/>
          <w:w w:val="105"/>
        </w:rPr>
        <w:t xml:space="preserve"> </w:t>
      </w:r>
      <w:r>
        <w:rPr>
          <w:w w:val="105"/>
        </w:rPr>
        <w:t>dentro</w:t>
      </w:r>
      <w:r>
        <w:rPr>
          <w:spacing w:val="-11"/>
          <w:w w:val="105"/>
        </w:rPr>
        <w:t xml:space="preserve"> </w:t>
      </w:r>
      <w:r>
        <w:rPr>
          <w:w w:val="105"/>
        </w:rPr>
        <w:t>da</w:t>
      </w:r>
      <w:r>
        <w:rPr>
          <w:spacing w:val="-11"/>
          <w:w w:val="105"/>
        </w:rPr>
        <w:t xml:space="preserve"> </w:t>
      </w:r>
      <w:r>
        <w:rPr>
          <w:w w:val="105"/>
        </w:rPr>
        <w:t>estrutura</w:t>
      </w:r>
      <w:r>
        <w:rPr>
          <w:spacing w:val="-11"/>
          <w:w w:val="105"/>
        </w:rPr>
        <w:t xml:space="preserve"> </w:t>
      </w:r>
      <w:r>
        <w:rPr>
          <w:w w:val="105"/>
        </w:rPr>
        <w:t>média-variância</w:t>
      </w:r>
      <w:r>
        <w:rPr>
          <w:spacing w:val="-11"/>
          <w:w w:val="105"/>
        </w:rPr>
        <w:t xml:space="preserve"> </w:t>
      </w:r>
      <w:r>
        <w:rPr>
          <w:w w:val="105"/>
        </w:rPr>
        <w:t>também</w:t>
      </w:r>
      <w:r>
        <w:rPr>
          <w:spacing w:val="-11"/>
          <w:w w:val="105"/>
        </w:rPr>
        <w:t xml:space="preserve"> </w:t>
      </w:r>
      <w:r>
        <w:rPr>
          <w:w w:val="105"/>
        </w:rPr>
        <w:t>aparece</w:t>
      </w:r>
      <w:r>
        <w:rPr>
          <w:spacing w:val="-11"/>
          <w:w w:val="105"/>
        </w:rPr>
        <w:t xml:space="preserve"> </w:t>
      </w:r>
      <w:r>
        <w:rPr>
          <w:w w:val="105"/>
        </w:rPr>
        <w:t xml:space="preserve">como </w:t>
      </w:r>
      <w:r>
        <w:t>eixo</w:t>
      </w:r>
      <w:r>
        <w:rPr>
          <w:spacing w:val="-16"/>
        </w:rPr>
        <w:t xml:space="preserve"> </w:t>
      </w:r>
      <w:r>
        <w:t>relevante.</w:t>
      </w:r>
      <w:r>
        <w:rPr>
          <w:spacing w:val="-15"/>
        </w:rPr>
        <w:t xml:space="preserve"> </w:t>
      </w:r>
      <w:r>
        <w:fldChar w:fldCharType="begin"/>
      </w:r>
      <w:r>
        <w:instrText>HYPERLINK \l "_bookmark118"</w:instrText>
      </w:r>
      <w:r>
        <w:fldChar w:fldCharType="separate"/>
      </w:r>
      <w:r>
        <w:rPr>
          <w:spacing w:val="-111"/>
        </w:rPr>
        <w:t>S</w:t>
      </w:r>
      <w:r>
        <w:rPr>
          <w:position w:val="5"/>
        </w:rPr>
        <w:t>´</w:t>
      </w:r>
      <w:ins w:id="185" w:author="Felipe ." w:date="2026-07-08T17:31:00Z" w16du:dateUtc="2026-07-08T20:31:00Z">
        <w:r w:rsidR="0049492A">
          <w:rPr>
            <w:position w:val="5"/>
          </w:rPr>
          <w:t xml:space="preserve"> </w:t>
        </w:r>
      </w:ins>
      <w:del w:id="186" w:author="Felipe ." w:date="2026-07-08T17:31:00Z" w16du:dateUtc="2026-07-08T20:31:00Z">
        <w:r w:rsidDel="0049492A">
          <w:rPr>
            <w:spacing w:val="40"/>
            <w:position w:val="5"/>
          </w:rPr>
          <w:delText xml:space="preserve"> </w:delText>
        </w:r>
      </w:del>
      <w:r>
        <w:t>lusarczyk</w:t>
      </w:r>
      <w:r>
        <w:rPr>
          <w:spacing w:val="-15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rPr>
          <w:spacing w:val="-111"/>
        </w:rPr>
        <w:t>S</w:t>
      </w:r>
      <w:r>
        <w:rPr>
          <w:position w:val="5"/>
        </w:rPr>
        <w:t>´</w:t>
      </w:r>
      <w:ins w:id="187" w:author="Felipe ." w:date="2026-07-08T17:31:00Z" w16du:dateUtc="2026-07-08T20:31:00Z">
        <w:r w:rsidR="0049492A">
          <w:rPr>
            <w:position w:val="5"/>
          </w:rPr>
          <w:t xml:space="preserve"> </w:t>
        </w:r>
      </w:ins>
      <w:del w:id="188" w:author="Felipe ." w:date="2026-07-08T17:31:00Z" w16du:dateUtc="2026-07-08T20:31:00Z">
        <w:r w:rsidDel="0049492A">
          <w:rPr>
            <w:spacing w:val="40"/>
            <w:position w:val="5"/>
          </w:rPr>
          <w:delText xml:space="preserve"> </w:delText>
        </w:r>
      </w:del>
      <w:r>
        <w:t>lepaczuk</w:t>
      </w:r>
      <w:r>
        <w:fldChar w:fldCharType="end"/>
      </w:r>
      <w:r>
        <w:rPr>
          <w:spacing w:val="-15"/>
        </w:rPr>
        <w:t xml:space="preserve"> </w:t>
      </w:r>
      <w:r>
        <w:t>(</w:t>
      </w:r>
      <w:hyperlink w:anchor="_bookmark118" w:history="1">
        <w:r>
          <w:t>2025</w:t>
        </w:r>
      </w:hyperlink>
      <w:r>
        <w:t>)</w:t>
      </w:r>
      <w:r>
        <w:rPr>
          <w:spacing w:val="-16"/>
        </w:rPr>
        <w:t xml:space="preserve"> </w:t>
      </w:r>
      <w:r>
        <w:t>comparam</w:t>
      </w:r>
      <w:r>
        <w:rPr>
          <w:spacing w:val="-15"/>
        </w:rPr>
        <w:t xml:space="preserve"> </w:t>
      </w:r>
      <w:r>
        <w:t>carteiras</w:t>
      </w:r>
      <w:r>
        <w:rPr>
          <w:spacing w:val="-15"/>
        </w:rPr>
        <w:t xml:space="preserve"> </w:t>
      </w:r>
      <w:r>
        <w:t>construídas com</w:t>
      </w:r>
      <w:r>
        <w:rPr>
          <w:spacing w:val="-1"/>
        </w:rPr>
        <w:t xml:space="preserve"> </w:t>
      </w:r>
      <w:r>
        <w:t xml:space="preserve">retornos </w:t>
      </w:r>
      <w:r>
        <w:rPr>
          <w:w w:val="105"/>
        </w:rPr>
        <w:t>históricos</w:t>
      </w:r>
      <w:r>
        <w:rPr>
          <w:spacing w:val="24"/>
          <w:w w:val="105"/>
        </w:rPr>
        <w:t xml:space="preserve"> </w:t>
      </w:r>
      <w:r>
        <w:rPr>
          <w:w w:val="105"/>
        </w:rPr>
        <w:t>e</w:t>
      </w:r>
      <w:r>
        <w:rPr>
          <w:spacing w:val="25"/>
          <w:w w:val="105"/>
        </w:rPr>
        <w:t xml:space="preserve"> </w:t>
      </w:r>
      <w:r>
        <w:rPr>
          <w:w w:val="105"/>
        </w:rPr>
        <w:t>carteiras</w:t>
      </w:r>
      <w:r>
        <w:rPr>
          <w:spacing w:val="24"/>
          <w:w w:val="105"/>
        </w:rPr>
        <w:t xml:space="preserve"> </w:t>
      </w:r>
      <w:r>
        <w:rPr>
          <w:w w:val="105"/>
        </w:rPr>
        <w:t>baseadas</w:t>
      </w:r>
      <w:r>
        <w:rPr>
          <w:spacing w:val="25"/>
          <w:w w:val="105"/>
        </w:rPr>
        <w:t xml:space="preserve"> </w:t>
      </w:r>
      <w:r>
        <w:rPr>
          <w:w w:val="105"/>
        </w:rPr>
        <w:t>em</w:t>
      </w:r>
      <w:r>
        <w:rPr>
          <w:spacing w:val="24"/>
          <w:w w:val="105"/>
        </w:rPr>
        <w:t xml:space="preserve"> </w:t>
      </w:r>
      <w:r>
        <w:rPr>
          <w:w w:val="105"/>
        </w:rPr>
        <w:t>retornos</w:t>
      </w:r>
      <w:r>
        <w:rPr>
          <w:spacing w:val="25"/>
          <w:w w:val="105"/>
        </w:rPr>
        <w:t xml:space="preserve"> </w:t>
      </w:r>
      <w:r>
        <w:rPr>
          <w:w w:val="105"/>
        </w:rPr>
        <w:t>previstos</w:t>
      </w:r>
      <w:r>
        <w:rPr>
          <w:spacing w:val="24"/>
          <w:w w:val="105"/>
        </w:rPr>
        <w:t xml:space="preserve"> </w:t>
      </w:r>
      <w:r>
        <w:rPr>
          <w:w w:val="105"/>
        </w:rPr>
        <w:t>por</w:t>
      </w:r>
      <w:r>
        <w:rPr>
          <w:spacing w:val="25"/>
          <w:w w:val="105"/>
        </w:rPr>
        <w:t xml:space="preserve"> </w:t>
      </w:r>
      <w:r>
        <w:rPr>
          <w:w w:val="105"/>
        </w:rPr>
        <w:t>ARIMA-GARCH</w:t>
      </w:r>
      <w:r>
        <w:rPr>
          <w:spacing w:val="24"/>
          <w:w w:val="105"/>
        </w:rPr>
        <w:t xml:space="preserve"> </w:t>
      </w:r>
      <w:r>
        <w:rPr>
          <w:w w:val="105"/>
        </w:rPr>
        <w:t>e</w:t>
      </w:r>
      <w:r>
        <w:rPr>
          <w:spacing w:val="25"/>
          <w:w w:val="105"/>
        </w:rPr>
        <w:t xml:space="preserve"> </w:t>
      </w:r>
      <w:r>
        <w:rPr>
          <w:spacing w:val="-2"/>
          <w:w w:val="105"/>
        </w:rPr>
        <w:t>XGBoost,</w:t>
      </w:r>
    </w:p>
    <w:p w14:paraId="041EDDFA" w14:textId="77777777" w:rsidR="006131AD" w:rsidRDefault="00000000">
      <w:pPr>
        <w:pStyle w:val="Corpodetexto"/>
        <w:spacing w:before="17" w:line="340" w:lineRule="auto"/>
        <w:ind w:left="140" w:right="142"/>
        <w:jc w:val="both"/>
      </w:pPr>
      <w:r>
        <w:t>considerando problemas de otimização voltados ao máximo índice de informação e à</w:t>
      </w:r>
      <w:r>
        <w:rPr>
          <w:spacing w:val="40"/>
        </w:rPr>
        <w:t xml:space="preserve"> </w:t>
      </w:r>
      <w:r>
        <w:t>mínima</w:t>
      </w:r>
      <w:r>
        <w:rPr>
          <w:spacing w:val="-1"/>
        </w:rPr>
        <w:t xml:space="preserve"> </w:t>
      </w:r>
      <w:r>
        <w:t>variância</w:t>
      </w:r>
      <w:r>
        <w:rPr>
          <w:spacing w:val="-1"/>
        </w:rPr>
        <w:t xml:space="preserve"> </w:t>
      </w:r>
      <w:r>
        <w:t>global.</w:t>
      </w:r>
      <w:r>
        <w:rPr>
          <w:spacing w:val="-1"/>
        </w:rPr>
        <w:t xml:space="preserve"> </w:t>
      </w:r>
      <w:r>
        <w:t>Os</w:t>
      </w:r>
      <w:r>
        <w:rPr>
          <w:spacing w:val="-1"/>
        </w:rPr>
        <w:t xml:space="preserve"> </w:t>
      </w:r>
      <w:r>
        <w:t>achados</w:t>
      </w:r>
      <w:r>
        <w:rPr>
          <w:spacing w:val="-1"/>
        </w:rPr>
        <w:t xml:space="preserve"> </w:t>
      </w:r>
      <w:r>
        <w:t>indicam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uso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retornos</w:t>
      </w:r>
      <w:r>
        <w:rPr>
          <w:spacing w:val="-1"/>
        </w:rPr>
        <w:t xml:space="preserve"> </w:t>
      </w:r>
      <w:r>
        <w:t>previstos</w:t>
      </w:r>
      <w:r>
        <w:rPr>
          <w:spacing w:val="-1"/>
        </w:rPr>
        <w:t xml:space="preserve"> </w:t>
      </w:r>
      <w:r>
        <w:t>pode</w:t>
      </w:r>
      <w:r>
        <w:rPr>
          <w:spacing w:val="-1"/>
        </w:rPr>
        <w:t xml:space="preserve"> </w:t>
      </w:r>
      <w:r>
        <w:t>melhorar a</w:t>
      </w:r>
      <w:r>
        <w:rPr>
          <w:spacing w:val="-3"/>
        </w:rPr>
        <w:t xml:space="preserve"> </w:t>
      </w:r>
      <w:r>
        <w:t>seleção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portfólio</w:t>
      </w:r>
      <w:r>
        <w:rPr>
          <w:spacing w:val="-3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modelo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Markowitz,</w:t>
      </w:r>
      <w:r>
        <w:rPr>
          <w:spacing w:val="-2"/>
        </w:rPr>
        <w:t xml:space="preserve"> </w:t>
      </w:r>
      <w:r>
        <w:t>mas</w:t>
      </w:r>
      <w:r>
        <w:rPr>
          <w:spacing w:val="-2"/>
        </w:rPr>
        <w:t xml:space="preserve"> </w:t>
      </w:r>
      <w:r>
        <w:t>essa</w:t>
      </w:r>
      <w:r>
        <w:rPr>
          <w:spacing w:val="-3"/>
        </w:rPr>
        <w:t xml:space="preserve"> </w:t>
      </w:r>
      <w:r>
        <w:t>solução</w:t>
      </w:r>
      <w:r>
        <w:rPr>
          <w:spacing w:val="-2"/>
        </w:rPr>
        <w:t xml:space="preserve"> </w:t>
      </w:r>
      <w:r>
        <w:t>não</w:t>
      </w:r>
      <w:r>
        <w:rPr>
          <w:spacing w:val="-2"/>
        </w:rPr>
        <w:t xml:space="preserve"> </w:t>
      </w:r>
      <w:r>
        <w:t>é</w:t>
      </w:r>
      <w:r>
        <w:rPr>
          <w:spacing w:val="-3"/>
        </w:rPr>
        <w:t xml:space="preserve"> </w:t>
      </w:r>
      <w:r>
        <w:t>universal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depende</w:t>
      </w:r>
    </w:p>
    <w:p w14:paraId="2F3673BF" w14:textId="77777777" w:rsidR="006131AD" w:rsidRDefault="00000000">
      <w:pPr>
        <w:pStyle w:val="Corpodetexto"/>
        <w:spacing w:line="251" w:lineRule="exact"/>
        <w:ind w:right="114"/>
        <w:jc w:val="right"/>
      </w:pPr>
      <w:r>
        <w:rPr>
          <w:w w:val="105"/>
        </w:rPr>
        <w:t>do</w:t>
      </w:r>
      <w:r>
        <w:rPr>
          <w:spacing w:val="-13"/>
          <w:w w:val="105"/>
        </w:rPr>
        <w:t xml:space="preserve"> </w:t>
      </w:r>
      <w:r>
        <w:rPr>
          <w:w w:val="105"/>
        </w:rPr>
        <w:t>controle</w:t>
      </w:r>
      <w:r>
        <w:rPr>
          <w:spacing w:val="-1"/>
          <w:w w:val="105"/>
        </w:rPr>
        <w:t xml:space="preserve"> </w:t>
      </w:r>
      <w:r>
        <w:rPr>
          <w:w w:val="105"/>
        </w:rPr>
        <w:t>cuidadoso de</w:t>
      </w:r>
      <w:r>
        <w:rPr>
          <w:spacing w:val="-1"/>
          <w:w w:val="105"/>
        </w:rPr>
        <w:t xml:space="preserve"> </w:t>
      </w:r>
      <w:r>
        <w:rPr>
          <w:w w:val="105"/>
        </w:rPr>
        <w:t>parâmetros e hiperparâmetros</w:t>
      </w:r>
      <w:r>
        <w:rPr>
          <w:spacing w:val="-1"/>
          <w:w w:val="105"/>
        </w:rPr>
        <w:t xml:space="preserve"> </w:t>
      </w:r>
      <w:r>
        <w:rPr>
          <w:spacing w:val="39"/>
          <w:w w:val="105"/>
        </w:rPr>
        <w:t>(</w:t>
      </w:r>
      <w:hyperlink w:anchor="_bookmark118" w:history="1">
        <w:r>
          <w:rPr>
            <w:spacing w:val="-78"/>
            <w:w w:val="105"/>
          </w:rPr>
          <w:t>S</w:t>
        </w:r>
        <w:r>
          <w:rPr>
            <w:spacing w:val="39"/>
            <w:w w:val="105"/>
            <w:position w:val="5"/>
          </w:rPr>
          <w:t>´</w:t>
        </w:r>
        <w:r>
          <w:rPr>
            <w:spacing w:val="-25"/>
            <w:w w:val="105"/>
            <w:position w:val="5"/>
          </w:rPr>
          <w:t xml:space="preserve"> </w:t>
        </w:r>
        <w:r>
          <w:rPr>
            <w:w w:val="105"/>
          </w:rPr>
          <w:t xml:space="preserve">LUSARCZYK; </w:t>
        </w:r>
        <w:r>
          <w:rPr>
            <w:spacing w:val="-117"/>
            <w:w w:val="105"/>
          </w:rPr>
          <w:t>S</w:t>
        </w:r>
        <w:r>
          <w:rPr>
            <w:w w:val="105"/>
            <w:position w:val="5"/>
          </w:rPr>
          <w:t>´</w:t>
        </w:r>
        <w:r>
          <w:rPr>
            <w:spacing w:val="-25"/>
            <w:w w:val="105"/>
            <w:position w:val="5"/>
          </w:rPr>
          <w:t xml:space="preserve"> </w:t>
        </w:r>
        <w:r>
          <w:rPr>
            <w:spacing w:val="-2"/>
            <w:w w:val="105"/>
          </w:rPr>
          <w:t>LEPACZUK</w:t>
        </w:r>
      </w:hyperlink>
      <w:r>
        <w:rPr>
          <w:spacing w:val="-2"/>
          <w:w w:val="105"/>
        </w:rPr>
        <w:t>,</w:t>
      </w:r>
    </w:p>
    <w:p w14:paraId="57033B81" w14:textId="77777777" w:rsidR="006131AD" w:rsidRDefault="00000000">
      <w:pPr>
        <w:pStyle w:val="Corpodetexto"/>
        <w:spacing w:before="106" w:line="340" w:lineRule="auto"/>
        <w:ind w:left="160" w:right="146"/>
        <w:jc w:val="right"/>
      </w:pPr>
      <w:hyperlink w:anchor="_bookmark118" w:history="1">
        <w:r>
          <w:rPr>
            <w:w w:val="105"/>
          </w:rPr>
          <w:t>2025</w:t>
        </w:r>
      </w:hyperlink>
      <w:r>
        <w:rPr>
          <w:w w:val="105"/>
        </w:rPr>
        <w:t xml:space="preserve">). De forma complementar, </w:t>
      </w:r>
      <w:hyperlink w:anchor="_bookmark107" w:history="1">
        <w:r>
          <w:rPr>
            <w:w w:val="105"/>
          </w:rPr>
          <w:t>Prado et al.</w:t>
        </w:r>
      </w:hyperlink>
      <w:r>
        <w:rPr>
          <w:w w:val="105"/>
        </w:rPr>
        <w:t xml:space="preserve"> (</w:t>
      </w:r>
      <w:hyperlink w:anchor="_bookmark107" w:history="1">
        <w:r>
          <w:rPr>
            <w:w w:val="105"/>
          </w:rPr>
          <w:t>2025</w:t>
        </w:r>
      </w:hyperlink>
      <w:r>
        <w:rPr>
          <w:w w:val="105"/>
        </w:rPr>
        <w:t>) discutem a integração de técnicas</w:t>
      </w:r>
      <w:r>
        <w:rPr>
          <w:spacing w:val="40"/>
          <w:w w:val="105"/>
        </w:rPr>
        <w:t xml:space="preserve"> </w:t>
      </w:r>
      <w:r>
        <w:rPr>
          <w:w w:val="105"/>
        </w:rPr>
        <w:t>de machine learning à seleção de portfólio de Markowitz, destacando sua aplicação em processos</w:t>
      </w:r>
      <w:r>
        <w:rPr>
          <w:spacing w:val="-14"/>
          <w:w w:val="105"/>
        </w:rPr>
        <w:t xml:space="preserve"> </w:t>
      </w:r>
      <w:r>
        <w:rPr>
          <w:w w:val="105"/>
        </w:rPr>
        <w:t>como</w:t>
      </w:r>
      <w:r>
        <w:rPr>
          <w:spacing w:val="-14"/>
          <w:w w:val="105"/>
        </w:rPr>
        <w:t xml:space="preserve"> </w:t>
      </w:r>
      <w:r>
        <w:rPr>
          <w:w w:val="105"/>
        </w:rPr>
        <w:t>geração</w:t>
      </w:r>
      <w:r>
        <w:rPr>
          <w:spacing w:val="-14"/>
          <w:w w:val="105"/>
        </w:rPr>
        <w:t xml:space="preserve"> </w:t>
      </w:r>
      <w:r>
        <w:rPr>
          <w:w w:val="105"/>
        </w:rPr>
        <w:t>de</w:t>
      </w:r>
      <w:r>
        <w:rPr>
          <w:spacing w:val="-14"/>
          <w:w w:val="105"/>
        </w:rPr>
        <w:t xml:space="preserve"> </w:t>
      </w:r>
      <w:r>
        <w:rPr>
          <w:w w:val="105"/>
        </w:rPr>
        <w:t>alfa,</w:t>
      </w:r>
      <w:r>
        <w:rPr>
          <w:spacing w:val="-14"/>
          <w:w w:val="105"/>
        </w:rPr>
        <w:t xml:space="preserve"> </w:t>
      </w:r>
      <w:r>
        <w:rPr>
          <w:w w:val="105"/>
        </w:rPr>
        <w:t>gestão</w:t>
      </w:r>
      <w:r>
        <w:rPr>
          <w:spacing w:val="-14"/>
          <w:w w:val="105"/>
        </w:rPr>
        <w:t xml:space="preserve"> </w:t>
      </w:r>
      <w:r>
        <w:rPr>
          <w:w w:val="105"/>
        </w:rPr>
        <w:t>de</w:t>
      </w:r>
      <w:r>
        <w:rPr>
          <w:spacing w:val="-14"/>
          <w:w w:val="105"/>
        </w:rPr>
        <w:t xml:space="preserve"> </w:t>
      </w:r>
      <w:r>
        <w:rPr>
          <w:w w:val="105"/>
        </w:rPr>
        <w:t>risco</w:t>
      </w:r>
      <w:r>
        <w:rPr>
          <w:spacing w:val="-14"/>
          <w:w w:val="105"/>
        </w:rPr>
        <w:t xml:space="preserve"> </w:t>
      </w:r>
      <w:r>
        <w:rPr>
          <w:w w:val="105"/>
        </w:rPr>
        <w:t>e</w:t>
      </w:r>
      <w:r>
        <w:rPr>
          <w:spacing w:val="-14"/>
          <w:w w:val="105"/>
        </w:rPr>
        <w:t xml:space="preserve"> </w:t>
      </w:r>
      <w:r>
        <w:rPr>
          <w:w w:val="105"/>
        </w:rPr>
        <w:t>otimização</w:t>
      </w:r>
      <w:r>
        <w:rPr>
          <w:spacing w:val="-14"/>
          <w:w w:val="105"/>
        </w:rPr>
        <w:t xml:space="preserve"> </w:t>
      </w:r>
      <w:r>
        <w:rPr>
          <w:w w:val="105"/>
        </w:rPr>
        <w:t>de</w:t>
      </w:r>
      <w:r>
        <w:rPr>
          <w:spacing w:val="-14"/>
          <w:w w:val="105"/>
        </w:rPr>
        <w:t xml:space="preserve"> </w:t>
      </w:r>
      <w:r>
        <w:rPr>
          <w:w w:val="105"/>
        </w:rPr>
        <w:t>métricas</w:t>
      </w:r>
      <w:r>
        <w:rPr>
          <w:spacing w:val="-14"/>
          <w:w w:val="105"/>
        </w:rPr>
        <w:t xml:space="preserve"> </w:t>
      </w:r>
      <w:r>
        <w:rPr>
          <w:w w:val="105"/>
        </w:rPr>
        <w:t>como</w:t>
      </w:r>
      <w:r>
        <w:rPr>
          <w:spacing w:val="-14"/>
          <w:w w:val="105"/>
        </w:rPr>
        <w:t xml:space="preserve"> </w:t>
      </w:r>
      <w:r>
        <w:rPr>
          <w:w w:val="105"/>
        </w:rPr>
        <w:t>o</w:t>
      </w:r>
      <w:r>
        <w:rPr>
          <w:spacing w:val="-14"/>
          <w:w w:val="105"/>
        </w:rPr>
        <w:t xml:space="preserve"> </w:t>
      </w:r>
      <w:r>
        <w:rPr>
          <w:w w:val="105"/>
        </w:rPr>
        <w:t xml:space="preserve">CVaR. </w:t>
      </w:r>
      <w:r>
        <w:t>Uma vertente mais dinâmica é observada nos estudos que conectam Teoria Moderna</w:t>
      </w:r>
    </w:p>
    <w:p w14:paraId="320EAAE4" w14:textId="77777777" w:rsidR="006131AD" w:rsidRDefault="006131AD">
      <w:pPr>
        <w:pStyle w:val="Corpodetexto"/>
        <w:spacing w:line="340" w:lineRule="auto"/>
        <w:jc w:val="right"/>
        <w:sectPr w:rsidR="006131AD">
          <w:pgSz w:w="11910" w:h="16840"/>
          <w:pgMar w:top="1580" w:right="992" w:bottom="280" w:left="1559" w:header="1038" w:footer="0" w:gutter="0"/>
          <w:cols w:space="720"/>
        </w:sectPr>
      </w:pPr>
    </w:p>
    <w:p w14:paraId="77BEBD4C" w14:textId="77777777" w:rsidR="006131AD" w:rsidRDefault="00000000">
      <w:pPr>
        <w:pStyle w:val="Corpodetexto"/>
        <w:spacing w:before="135" w:line="340" w:lineRule="auto"/>
        <w:ind w:left="132" w:right="108" w:firstLine="7"/>
        <w:jc w:val="both"/>
      </w:pPr>
      <w:bookmarkStart w:id="189" w:name="_bookmark48"/>
      <w:bookmarkEnd w:id="189"/>
      <w:r>
        <w:lastRenderedPageBreak/>
        <w:t xml:space="preserve">de Portfólio e deep reinforcement learning. </w:t>
      </w:r>
      <w:hyperlink w:anchor="_bookmark93" w:history="1">
        <w:r>
          <w:t>Jiang, Olmo e Atwi</w:t>
        </w:r>
      </w:hyperlink>
      <w:r>
        <w:t xml:space="preserve"> (</w:t>
      </w:r>
      <w:hyperlink w:anchor="_bookmark93" w:history="1">
        <w:r>
          <w:t>2024</w:t>
        </w:r>
      </w:hyperlink>
      <w:r>
        <w:t>) desenvolvem uma es-</w:t>
      </w:r>
      <w:r>
        <w:rPr>
          <w:spacing w:val="-2"/>
          <w:w w:val="105"/>
        </w:rPr>
        <w:t>trutura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DRL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para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seleção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portfólios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em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mercados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financeiros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complexos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e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grande dimensão,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incorporando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aversão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ao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risco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custos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transação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em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uma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função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recom-</w:t>
      </w:r>
      <w:r>
        <w:rPr>
          <w:w w:val="105"/>
        </w:rPr>
        <w:t>pensa</w:t>
      </w:r>
      <w:r>
        <w:rPr>
          <w:spacing w:val="-11"/>
          <w:w w:val="105"/>
        </w:rPr>
        <w:t xml:space="preserve"> </w:t>
      </w:r>
      <w:r>
        <w:rPr>
          <w:w w:val="105"/>
        </w:rPr>
        <w:t>baseada</w:t>
      </w:r>
      <w:r>
        <w:rPr>
          <w:spacing w:val="-11"/>
          <w:w w:val="105"/>
        </w:rPr>
        <w:t xml:space="preserve"> </w:t>
      </w:r>
      <w:r>
        <w:rPr>
          <w:w w:val="105"/>
        </w:rPr>
        <w:t>em</w:t>
      </w:r>
      <w:r>
        <w:rPr>
          <w:spacing w:val="-11"/>
          <w:w w:val="105"/>
        </w:rPr>
        <w:t xml:space="preserve"> </w:t>
      </w:r>
      <w:r>
        <w:rPr>
          <w:w w:val="105"/>
        </w:rPr>
        <w:t>uma</w:t>
      </w:r>
      <w:r>
        <w:rPr>
          <w:spacing w:val="-11"/>
          <w:w w:val="105"/>
        </w:rPr>
        <w:t xml:space="preserve"> </w:t>
      </w:r>
      <w:r>
        <w:rPr>
          <w:w w:val="105"/>
        </w:rPr>
        <w:t>extensão</w:t>
      </w:r>
      <w:r>
        <w:rPr>
          <w:spacing w:val="-11"/>
          <w:w w:val="105"/>
        </w:rPr>
        <w:t xml:space="preserve"> </w:t>
      </w:r>
      <w:r>
        <w:rPr>
          <w:w w:val="105"/>
        </w:rPr>
        <w:t>da</w:t>
      </w:r>
      <w:r>
        <w:rPr>
          <w:spacing w:val="-10"/>
          <w:w w:val="105"/>
        </w:rPr>
        <w:t xml:space="preserve"> </w:t>
      </w:r>
      <w:r>
        <w:rPr>
          <w:w w:val="105"/>
        </w:rPr>
        <w:t>média-variância</w:t>
      </w:r>
      <w:r>
        <w:rPr>
          <w:spacing w:val="-10"/>
          <w:w w:val="105"/>
        </w:rPr>
        <w:t xml:space="preserve"> </w:t>
      </w:r>
      <w:r>
        <w:rPr>
          <w:w w:val="105"/>
        </w:rPr>
        <w:t>de</w:t>
      </w:r>
      <w:r>
        <w:rPr>
          <w:spacing w:val="-11"/>
          <w:w w:val="105"/>
        </w:rPr>
        <w:t xml:space="preserve"> </w:t>
      </w:r>
      <w:r>
        <w:rPr>
          <w:w w:val="105"/>
        </w:rPr>
        <w:t>Markowitz.</w:t>
      </w:r>
      <w:r>
        <w:rPr>
          <w:spacing w:val="-11"/>
          <w:w w:val="105"/>
        </w:rPr>
        <w:t xml:space="preserve"> </w:t>
      </w:r>
      <w:r>
        <w:rPr>
          <w:w w:val="105"/>
        </w:rPr>
        <w:t>Nessa</w:t>
      </w:r>
      <w:r>
        <w:rPr>
          <w:spacing w:val="-11"/>
          <w:w w:val="105"/>
        </w:rPr>
        <w:t xml:space="preserve"> </w:t>
      </w:r>
      <w:r>
        <w:rPr>
          <w:w w:val="105"/>
        </w:rPr>
        <w:t>abordagem,</w:t>
      </w:r>
      <w:r>
        <w:rPr>
          <w:spacing w:val="-11"/>
          <w:w w:val="105"/>
        </w:rPr>
        <w:t xml:space="preserve"> </w:t>
      </w:r>
      <w:r>
        <w:rPr>
          <w:w w:val="105"/>
        </w:rPr>
        <w:t xml:space="preserve">o </w:t>
      </w:r>
      <w:r>
        <w:t xml:space="preserve">agente de aprendizado utiliza estados de mercado para treinar o modelo e ajustar a decisão </w:t>
      </w:r>
      <w:r>
        <w:rPr>
          <w:w w:val="105"/>
        </w:rPr>
        <w:t>de alocação, considerando risco e custos durante o processo de aprendizagem (</w:t>
      </w:r>
      <w:hyperlink w:anchor="_bookmark93" w:history="1">
        <w:r>
          <w:rPr>
            <w:w w:val="105"/>
          </w:rPr>
          <w:t>JIANG;</w:t>
        </w:r>
      </w:hyperlink>
      <w:r>
        <w:rPr>
          <w:w w:val="105"/>
        </w:rPr>
        <w:t xml:space="preserve"> </w:t>
      </w:r>
      <w:hyperlink w:anchor="_bookmark93" w:history="1">
        <w:r>
          <w:rPr>
            <w:w w:val="105"/>
          </w:rPr>
          <w:t>OLMO; ATWI</w:t>
        </w:r>
      </w:hyperlink>
      <w:r>
        <w:rPr>
          <w:w w:val="105"/>
        </w:rPr>
        <w:t xml:space="preserve">, </w:t>
      </w:r>
      <w:hyperlink w:anchor="_bookmark93" w:history="1">
        <w:r>
          <w:rPr>
            <w:w w:val="105"/>
          </w:rPr>
          <w:t>2024</w:t>
        </w:r>
      </w:hyperlink>
      <w:r>
        <w:rPr>
          <w:w w:val="105"/>
        </w:rPr>
        <w:t xml:space="preserve">). </w:t>
      </w:r>
      <w:hyperlink w:anchor="_bookmark91" w:history="1">
        <w:r>
          <w:rPr>
            <w:w w:val="105"/>
          </w:rPr>
          <w:t>Jang e Seong</w:t>
        </w:r>
      </w:hyperlink>
      <w:r>
        <w:rPr>
          <w:w w:val="105"/>
        </w:rPr>
        <w:t xml:space="preserve"> (</w:t>
      </w:r>
      <w:hyperlink w:anchor="_bookmark91" w:history="1">
        <w:r>
          <w:rPr>
            <w:w w:val="105"/>
          </w:rPr>
          <w:t>2023</w:t>
        </w:r>
      </w:hyperlink>
      <w:r>
        <w:rPr>
          <w:w w:val="105"/>
        </w:rPr>
        <w:t>) também conectam reinforcement learning e Teoria Moderna de Portfólio, utilizando decomposição tensorial para combinar entradas de diferentes dimensões e permitir alterações dinâmicas nos pesos da carteira conforme tendências de mercado.</w:t>
      </w:r>
    </w:p>
    <w:p w14:paraId="6B710FF5" w14:textId="77777777" w:rsidR="006131AD" w:rsidRDefault="00000000">
      <w:pPr>
        <w:pStyle w:val="Corpodetexto"/>
        <w:spacing w:line="340" w:lineRule="auto"/>
        <w:ind w:left="134" w:right="108" w:firstLine="714"/>
        <w:jc w:val="both"/>
      </w:pPr>
      <w:r>
        <w:rPr>
          <w:w w:val="105"/>
        </w:rPr>
        <w:t xml:space="preserve">Comparativamente, os estudos baseados em machine learning e deep learning concentram-se na melhoria das previsões e dos dados de entrada usados pela média-variância. Já os estudos baseados em reinforcement learning ampliam a discussão para </w:t>
      </w:r>
      <w:r>
        <w:t>uma</w:t>
      </w:r>
      <w:r>
        <w:rPr>
          <w:spacing w:val="-2"/>
        </w:rPr>
        <w:t xml:space="preserve"> </w:t>
      </w:r>
      <w:r>
        <w:t>lógica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decisão</w:t>
      </w:r>
      <w:r>
        <w:rPr>
          <w:spacing w:val="-2"/>
        </w:rPr>
        <w:t xml:space="preserve"> </w:t>
      </w:r>
      <w:r>
        <w:t>sequencial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alocação</w:t>
      </w:r>
      <w:r>
        <w:rPr>
          <w:spacing w:val="-2"/>
        </w:rPr>
        <w:t xml:space="preserve"> </w:t>
      </w:r>
      <w:r>
        <w:t>dinâmica</w:t>
      </w:r>
      <w:r>
        <w:rPr>
          <w:spacing w:val="-2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carteira</w:t>
      </w:r>
      <w:r>
        <w:rPr>
          <w:spacing w:val="-2"/>
        </w:rPr>
        <w:t xml:space="preserve"> </w:t>
      </w:r>
      <w:r>
        <w:t>(</w:t>
      </w:r>
      <w:hyperlink w:anchor="_bookmark74" w:history="1">
        <w:r>
          <w:t>CHAWEEWANCHON;</w:t>
        </w:r>
      </w:hyperlink>
      <w:r>
        <w:t xml:space="preserve"> </w:t>
      </w:r>
      <w:hyperlink w:anchor="_bookmark74" w:history="1">
        <w:r>
          <w:rPr>
            <w:w w:val="105"/>
          </w:rPr>
          <w:t>CHAYSIRI</w:t>
        </w:r>
      </w:hyperlink>
      <w:r>
        <w:rPr>
          <w:w w:val="105"/>
        </w:rPr>
        <w:t>,</w:t>
      </w:r>
      <w:r>
        <w:rPr>
          <w:spacing w:val="33"/>
          <w:w w:val="105"/>
        </w:rPr>
        <w:t xml:space="preserve"> </w:t>
      </w:r>
      <w:hyperlink w:anchor="_bookmark74" w:history="1">
        <w:r>
          <w:rPr>
            <w:w w:val="105"/>
          </w:rPr>
          <w:t>2022</w:t>
        </w:r>
      </w:hyperlink>
      <w:r>
        <w:rPr>
          <w:w w:val="105"/>
        </w:rPr>
        <w:t>;</w:t>
      </w:r>
      <w:r>
        <w:rPr>
          <w:spacing w:val="33"/>
          <w:w w:val="105"/>
        </w:rPr>
        <w:t xml:space="preserve"> </w:t>
      </w:r>
      <w:hyperlink w:anchor="_bookmark81" w:history="1">
        <w:r>
          <w:rPr>
            <w:w w:val="105"/>
          </w:rPr>
          <w:t>DU</w:t>
        </w:r>
      </w:hyperlink>
      <w:r>
        <w:rPr>
          <w:w w:val="105"/>
        </w:rPr>
        <w:t>,</w:t>
      </w:r>
      <w:r>
        <w:rPr>
          <w:spacing w:val="33"/>
          <w:w w:val="105"/>
        </w:rPr>
        <w:t xml:space="preserve"> </w:t>
      </w:r>
      <w:hyperlink w:anchor="_bookmark81" w:history="1">
        <w:r>
          <w:rPr>
            <w:w w:val="105"/>
          </w:rPr>
          <w:t>2022</w:t>
        </w:r>
      </w:hyperlink>
      <w:r>
        <w:rPr>
          <w:w w:val="105"/>
        </w:rPr>
        <w:t>;</w:t>
      </w:r>
      <w:r>
        <w:rPr>
          <w:spacing w:val="33"/>
          <w:w w:val="105"/>
        </w:rPr>
        <w:t xml:space="preserve"> </w:t>
      </w:r>
      <w:hyperlink w:anchor="_bookmark93" w:history="1">
        <w:r>
          <w:rPr>
            <w:w w:val="105"/>
          </w:rPr>
          <w:t>JIANG;</w:t>
        </w:r>
        <w:r>
          <w:rPr>
            <w:spacing w:val="33"/>
            <w:w w:val="105"/>
          </w:rPr>
          <w:t xml:space="preserve"> </w:t>
        </w:r>
        <w:r>
          <w:rPr>
            <w:w w:val="105"/>
          </w:rPr>
          <w:t>OLMO;</w:t>
        </w:r>
        <w:r>
          <w:rPr>
            <w:spacing w:val="33"/>
            <w:w w:val="105"/>
          </w:rPr>
          <w:t xml:space="preserve"> </w:t>
        </w:r>
        <w:r>
          <w:rPr>
            <w:w w:val="105"/>
          </w:rPr>
          <w:t>ATWI</w:t>
        </w:r>
      </w:hyperlink>
      <w:r>
        <w:rPr>
          <w:w w:val="105"/>
        </w:rPr>
        <w:t>,</w:t>
      </w:r>
      <w:r>
        <w:rPr>
          <w:spacing w:val="33"/>
          <w:w w:val="105"/>
        </w:rPr>
        <w:t xml:space="preserve"> </w:t>
      </w:r>
      <w:hyperlink w:anchor="_bookmark93" w:history="1">
        <w:r>
          <w:rPr>
            <w:w w:val="105"/>
          </w:rPr>
          <w:t>2024</w:t>
        </w:r>
      </w:hyperlink>
      <w:r>
        <w:rPr>
          <w:w w:val="105"/>
        </w:rPr>
        <w:t>;</w:t>
      </w:r>
      <w:r>
        <w:rPr>
          <w:spacing w:val="33"/>
          <w:w w:val="105"/>
        </w:rPr>
        <w:t xml:space="preserve"> </w:t>
      </w:r>
      <w:hyperlink w:anchor="_bookmark91" w:history="1">
        <w:r>
          <w:rPr>
            <w:w w:val="105"/>
          </w:rPr>
          <w:t>JANG;</w:t>
        </w:r>
        <w:r>
          <w:rPr>
            <w:spacing w:val="33"/>
            <w:w w:val="105"/>
          </w:rPr>
          <w:t xml:space="preserve"> </w:t>
        </w:r>
        <w:r>
          <w:rPr>
            <w:w w:val="105"/>
          </w:rPr>
          <w:t>SEONG</w:t>
        </w:r>
      </w:hyperlink>
      <w:r>
        <w:rPr>
          <w:w w:val="105"/>
        </w:rPr>
        <w:t>,</w:t>
      </w:r>
      <w:r>
        <w:rPr>
          <w:spacing w:val="33"/>
          <w:w w:val="105"/>
        </w:rPr>
        <w:t xml:space="preserve"> </w:t>
      </w:r>
      <w:hyperlink w:anchor="_bookmark91" w:history="1">
        <w:r>
          <w:rPr>
            <w:w w:val="105"/>
          </w:rPr>
          <w:t>2023</w:t>
        </w:r>
      </w:hyperlink>
      <w:r>
        <w:rPr>
          <w:w w:val="105"/>
        </w:rPr>
        <w:t>).</w:t>
      </w:r>
      <w:r>
        <w:rPr>
          <w:spacing w:val="33"/>
          <w:w w:val="105"/>
        </w:rPr>
        <w:t xml:space="preserve"> </w:t>
      </w:r>
      <w:r>
        <w:rPr>
          <w:w w:val="105"/>
        </w:rPr>
        <w:t>Em</w:t>
      </w:r>
    </w:p>
    <w:p w14:paraId="6B7E13E0" w14:textId="77777777" w:rsidR="006131AD" w:rsidRDefault="00000000">
      <w:pPr>
        <w:pStyle w:val="Corpodetexto"/>
        <w:spacing w:line="340" w:lineRule="auto"/>
        <w:ind w:left="134" w:right="102" w:firstLine="5"/>
        <w:jc w:val="both"/>
      </w:pPr>
      <w:r>
        <w:t>termos de resultados, os modelos preditivos indicam potencial de aprimoramento da média-variância,</w:t>
      </w:r>
      <w:r>
        <w:rPr>
          <w:spacing w:val="-4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efeitos</w:t>
      </w:r>
      <w:r>
        <w:rPr>
          <w:spacing w:val="-4"/>
        </w:rPr>
        <w:t xml:space="preserve"> </w:t>
      </w:r>
      <w:r>
        <w:t>reportados</w:t>
      </w:r>
      <w:r>
        <w:rPr>
          <w:spacing w:val="-4"/>
        </w:rPr>
        <w:t xml:space="preserve"> </w:t>
      </w:r>
      <w:r>
        <w:t>sobre</w:t>
      </w:r>
      <w:r>
        <w:rPr>
          <w:spacing w:val="-4"/>
        </w:rPr>
        <w:t xml:space="preserve"> </w:t>
      </w:r>
      <w:r>
        <w:t>Índice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Sharpe,</w:t>
      </w:r>
      <w:r>
        <w:rPr>
          <w:spacing w:val="-4"/>
        </w:rPr>
        <w:t xml:space="preserve"> </w:t>
      </w:r>
      <w:r>
        <w:t>retorno</w:t>
      </w:r>
      <w:r>
        <w:rPr>
          <w:spacing w:val="-4"/>
        </w:rPr>
        <w:t xml:space="preserve"> </w:t>
      </w:r>
      <w:r>
        <w:t>médio,</w:t>
      </w:r>
      <w:r>
        <w:rPr>
          <w:spacing w:val="-4"/>
        </w:rPr>
        <w:t xml:space="preserve"> </w:t>
      </w:r>
      <w:r>
        <w:t>risco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 xml:space="preserve">lucratividade </w:t>
      </w:r>
      <w:r>
        <w:rPr>
          <w:w w:val="105"/>
        </w:rPr>
        <w:t>em diferentes mercados acionários (</w:t>
      </w:r>
      <w:hyperlink w:anchor="_bookmark74" w:history="1">
        <w:r>
          <w:rPr>
            <w:w w:val="105"/>
          </w:rPr>
          <w:t>CHAWEEWANCHON; CHAYSIRI</w:t>
        </w:r>
      </w:hyperlink>
      <w:r>
        <w:rPr>
          <w:w w:val="105"/>
        </w:rPr>
        <w:t xml:space="preserve">, </w:t>
      </w:r>
      <w:hyperlink w:anchor="_bookmark74" w:history="1">
        <w:r>
          <w:rPr>
            <w:w w:val="105"/>
          </w:rPr>
          <w:t>2022</w:t>
        </w:r>
      </w:hyperlink>
      <w:r>
        <w:rPr>
          <w:w w:val="105"/>
        </w:rPr>
        <w:t xml:space="preserve">; </w:t>
      </w:r>
      <w:hyperlink w:anchor="_bookmark81" w:history="1">
        <w:r>
          <w:rPr>
            <w:w w:val="105"/>
          </w:rPr>
          <w:t>DU</w:t>
        </w:r>
      </w:hyperlink>
      <w:r>
        <w:rPr>
          <w:w w:val="105"/>
        </w:rPr>
        <w:t xml:space="preserve">, </w:t>
      </w:r>
      <w:hyperlink w:anchor="_bookmark81" w:history="1">
        <w:r>
          <w:rPr>
            <w:w w:val="105"/>
          </w:rPr>
          <w:t>2022</w:t>
        </w:r>
      </w:hyperlink>
      <w:r>
        <w:rPr>
          <w:w w:val="105"/>
        </w:rPr>
        <w:t>). Os modelos de deep reinforcement learning, por sua vez, apresentam resultados mais favoráveis</w:t>
      </w:r>
      <w:r>
        <w:rPr>
          <w:spacing w:val="-14"/>
          <w:w w:val="105"/>
        </w:rPr>
        <w:t xml:space="preserve"> </w:t>
      </w:r>
      <w:r>
        <w:rPr>
          <w:w w:val="105"/>
        </w:rPr>
        <w:t>e</w:t>
      </w:r>
      <w:r>
        <w:rPr>
          <w:spacing w:val="-14"/>
          <w:w w:val="105"/>
        </w:rPr>
        <w:t xml:space="preserve"> </w:t>
      </w:r>
      <w:r>
        <w:rPr>
          <w:w w:val="105"/>
        </w:rPr>
        <w:t>estáveis</w:t>
      </w:r>
      <w:r>
        <w:rPr>
          <w:spacing w:val="-14"/>
          <w:w w:val="105"/>
        </w:rPr>
        <w:t xml:space="preserve"> </w:t>
      </w:r>
      <w:r>
        <w:rPr>
          <w:w w:val="105"/>
        </w:rPr>
        <w:t>em</w:t>
      </w:r>
      <w:r>
        <w:rPr>
          <w:spacing w:val="-14"/>
          <w:w w:val="105"/>
        </w:rPr>
        <w:t xml:space="preserve"> </w:t>
      </w:r>
      <w:r>
        <w:rPr>
          <w:w w:val="105"/>
        </w:rPr>
        <w:t>relação</w:t>
      </w:r>
      <w:r>
        <w:rPr>
          <w:spacing w:val="-14"/>
          <w:w w:val="105"/>
        </w:rPr>
        <w:t xml:space="preserve"> </w:t>
      </w:r>
      <w:r>
        <w:rPr>
          <w:w w:val="105"/>
        </w:rPr>
        <w:t>a</w:t>
      </w:r>
      <w:r>
        <w:rPr>
          <w:spacing w:val="-14"/>
          <w:w w:val="105"/>
        </w:rPr>
        <w:t xml:space="preserve"> </w:t>
      </w:r>
      <w:r>
        <w:rPr>
          <w:w w:val="105"/>
        </w:rPr>
        <w:t>estratégias</w:t>
      </w:r>
      <w:r>
        <w:rPr>
          <w:spacing w:val="-14"/>
          <w:w w:val="105"/>
        </w:rPr>
        <w:t xml:space="preserve"> </w:t>
      </w:r>
      <w:r>
        <w:rPr>
          <w:w w:val="105"/>
        </w:rPr>
        <w:t>de</w:t>
      </w:r>
      <w:r>
        <w:rPr>
          <w:spacing w:val="-14"/>
          <w:w w:val="105"/>
        </w:rPr>
        <w:t xml:space="preserve"> </w:t>
      </w:r>
      <w:r>
        <w:rPr>
          <w:w w:val="105"/>
        </w:rPr>
        <w:t>referência,</w:t>
      </w:r>
      <w:r>
        <w:rPr>
          <w:spacing w:val="-14"/>
          <w:w w:val="105"/>
        </w:rPr>
        <w:t xml:space="preserve"> </w:t>
      </w:r>
      <w:r>
        <w:rPr>
          <w:w w:val="105"/>
        </w:rPr>
        <w:t>além</w:t>
      </w:r>
      <w:r>
        <w:rPr>
          <w:spacing w:val="-14"/>
          <w:w w:val="105"/>
        </w:rPr>
        <w:t xml:space="preserve"> </w:t>
      </w:r>
      <w:r>
        <w:rPr>
          <w:w w:val="105"/>
        </w:rPr>
        <w:t>de</w:t>
      </w:r>
      <w:r>
        <w:rPr>
          <w:spacing w:val="-14"/>
          <w:w w:val="105"/>
        </w:rPr>
        <w:t xml:space="preserve"> </w:t>
      </w:r>
      <w:r>
        <w:rPr>
          <w:w w:val="105"/>
        </w:rPr>
        <w:t>realizarem</w:t>
      </w:r>
      <w:r>
        <w:rPr>
          <w:spacing w:val="-14"/>
          <w:w w:val="105"/>
        </w:rPr>
        <w:t xml:space="preserve"> </w:t>
      </w:r>
      <w:r>
        <w:rPr>
          <w:w w:val="105"/>
        </w:rPr>
        <w:t xml:space="preserve">alocação </w:t>
      </w:r>
      <w:r>
        <w:t>dinâmica conforme estados ou tendências de mercado (</w:t>
      </w:r>
      <w:hyperlink w:anchor="_bookmark93" w:history="1">
        <w:r>
          <w:t>JIANG; OLMO; ATWI</w:t>
        </w:r>
      </w:hyperlink>
      <w:r>
        <w:t xml:space="preserve">, </w:t>
      </w:r>
      <w:hyperlink w:anchor="_bookmark93" w:history="1">
        <w:r>
          <w:t>2024</w:t>
        </w:r>
      </w:hyperlink>
      <w:r>
        <w:t xml:space="preserve">; </w:t>
      </w:r>
      <w:hyperlink w:anchor="_bookmark91" w:history="1">
        <w:r>
          <w:t>JANG;</w:t>
        </w:r>
      </w:hyperlink>
      <w:r>
        <w:t xml:space="preserve"> </w:t>
      </w:r>
      <w:hyperlink w:anchor="_bookmark91" w:history="1">
        <w:r>
          <w:rPr>
            <w:w w:val="105"/>
          </w:rPr>
          <w:t>SEONG</w:t>
        </w:r>
      </w:hyperlink>
      <w:r>
        <w:rPr>
          <w:w w:val="105"/>
        </w:rPr>
        <w:t xml:space="preserve">, </w:t>
      </w:r>
      <w:hyperlink w:anchor="_bookmark91" w:history="1">
        <w:r>
          <w:rPr>
            <w:w w:val="105"/>
          </w:rPr>
          <w:t>2023</w:t>
        </w:r>
      </w:hyperlink>
      <w:r>
        <w:rPr>
          <w:w w:val="105"/>
        </w:rPr>
        <w:t>).</w:t>
      </w:r>
    </w:p>
    <w:p w14:paraId="5ECD6B8A" w14:textId="77777777" w:rsidR="006131AD" w:rsidRDefault="00000000">
      <w:pPr>
        <w:pStyle w:val="Corpodetexto"/>
        <w:spacing w:line="316" w:lineRule="auto"/>
        <w:ind w:left="140" w:right="102" w:firstLine="708"/>
        <w:jc w:val="both"/>
      </w:pPr>
      <w:r>
        <w:rPr>
          <w:w w:val="105"/>
        </w:rPr>
        <w:t xml:space="preserve">Apesar desses achados, as abordagens híbridas também apresentam limitações. </w:t>
      </w:r>
      <w:hyperlink w:anchor="_bookmark118" w:history="1">
        <w:r>
          <w:rPr>
            <w:spacing w:val="-117"/>
            <w:w w:val="105"/>
          </w:rPr>
          <w:t>S</w:t>
        </w:r>
        <w:r>
          <w:rPr>
            <w:w w:val="105"/>
            <w:position w:val="5"/>
          </w:rPr>
          <w:t>´</w:t>
        </w:r>
        <w:r>
          <w:rPr>
            <w:spacing w:val="42"/>
            <w:w w:val="105"/>
            <w:position w:val="5"/>
          </w:rPr>
          <w:t xml:space="preserve"> </w:t>
        </w:r>
        <w:r>
          <w:rPr>
            <w:w w:val="105"/>
          </w:rPr>
          <w:t>lusarczyk</w:t>
        </w:r>
        <w:r>
          <w:rPr>
            <w:spacing w:val="-16"/>
            <w:w w:val="105"/>
          </w:rPr>
          <w:t xml:space="preserve"> </w:t>
        </w:r>
        <w:r>
          <w:rPr>
            <w:w w:val="105"/>
          </w:rPr>
          <w:t>e</w:t>
        </w:r>
        <w:r>
          <w:rPr>
            <w:spacing w:val="-16"/>
            <w:w w:val="105"/>
          </w:rPr>
          <w:t xml:space="preserve"> </w:t>
        </w:r>
        <w:r>
          <w:rPr>
            <w:spacing w:val="-117"/>
            <w:w w:val="105"/>
          </w:rPr>
          <w:t>S</w:t>
        </w:r>
        <w:r>
          <w:rPr>
            <w:w w:val="105"/>
            <w:position w:val="5"/>
          </w:rPr>
          <w:t>´</w:t>
        </w:r>
        <w:r>
          <w:rPr>
            <w:spacing w:val="42"/>
            <w:w w:val="105"/>
            <w:position w:val="5"/>
          </w:rPr>
          <w:t xml:space="preserve"> </w:t>
        </w:r>
        <w:r>
          <w:rPr>
            <w:w w:val="105"/>
          </w:rPr>
          <w:t>lepaczuk</w:t>
        </w:r>
      </w:hyperlink>
      <w:r>
        <w:rPr>
          <w:spacing w:val="-16"/>
          <w:w w:val="105"/>
        </w:rPr>
        <w:t xml:space="preserve"> </w:t>
      </w:r>
      <w:r>
        <w:rPr>
          <w:w w:val="105"/>
        </w:rPr>
        <w:t>(</w:t>
      </w:r>
      <w:hyperlink w:anchor="_bookmark118" w:history="1">
        <w:r>
          <w:rPr>
            <w:w w:val="105"/>
          </w:rPr>
          <w:t>2025</w:t>
        </w:r>
      </w:hyperlink>
      <w:r>
        <w:rPr>
          <w:w w:val="105"/>
        </w:rPr>
        <w:t>)</w:t>
      </w:r>
      <w:r>
        <w:rPr>
          <w:spacing w:val="-16"/>
          <w:w w:val="105"/>
        </w:rPr>
        <w:t xml:space="preserve"> </w:t>
      </w:r>
      <w:r>
        <w:rPr>
          <w:w w:val="105"/>
        </w:rPr>
        <w:t>ressaltam</w:t>
      </w:r>
      <w:r>
        <w:rPr>
          <w:spacing w:val="-16"/>
          <w:w w:val="105"/>
        </w:rPr>
        <w:t xml:space="preserve"> </w:t>
      </w:r>
      <w:r>
        <w:rPr>
          <w:w w:val="105"/>
        </w:rPr>
        <w:t>que</w:t>
      </w:r>
      <w:r>
        <w:rPr>
          <w:spacing w:val="-16"/>
          <w:w w:val="105"/>
        </w:rPr>
        <w:t xml:space="preserve"> </w:t>
      </w:r>
      <w:r>
        <w:rPr>
          <w:w w:val="105"/>
        </w:rPr>
        <w:t>retornos</w:t>
      </w:r>
      <w:r>
        <w:rPr>
          <w:spacing w:val="-16"/>
          <w:w w:val="105"/>
        </w:rPr>
        <w:t xml:space="preserve"> </w:t>
      </w:r>
      <w:r>
        <w:rPr>
          <w:w w:val="105"/>
        </w:rPr>
        <w:t>previstos</w:t>
      </w:r>
      <w:r>
        <w:rPr>
          <w:spacing w:val="-16"/>
          <w:w w:val="105"/>
        </w:rPr>
        <w:t xml:space="preserve"> </w:t>
      </w:r>
      <w:r>
        <w:rPr>
          <w:w w:val="105"/>
        </w:rPr>
        <w:t>não</w:t>
      </w:r>
      <w:r>
        <w:rPr>
          <w:spacing w:val="-5"/>
          <w:w w:val="105"/>
        </w:rPr>
        <w:t xml:space="preserve"> </w:t>
      </w:r>
      <w:r>
        <w:rPr>
          <w:w w:val="105"/>
        </w:rPr>
        <w:t>devem ser tratados como</w:t>
      </w:r>
      <w:r>
        <w:rPr>
          <w:spacing w:val="-13"/>
          <w:w w:val="105"/>
        </w:rPr>
        <w:t xml:space="preserve"> </w:t>
      </w:r>
      <w:r>
        <w:rPr>
          <w:w w:val="105"/>
        </w:rPr>
        <w:t>solução</w:t>
      </w:r>
      <w:r>
        <w:rPr>
          <w:spacing w:val="-13"/>
          <w:w w:val="105"/>
        </w:rPr>
        <w:t xml:space="preserve"> </w:t>
      </w:r>
      <w:r>
        <w:rPr>
          <w:w w:val="105"/>
        </w:rPr>
        <w:t>universal</w:t>
      </w:r>
      <w:r>
        <w:rPr>
          <w:spacing w:val="-13"/>
          <w:w w:val="105"/>
        </w:rPr>
        <w:t xml:space="preserve"> </w:t>
      </w:r>
      <w:r>
        <w:rPr>
          <w:w w:val="105"/>
        </w:rPr>
        <w:t>para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estrutura</w:t>
      </w:r>
      <w:r>
        <w:rPr>
          <w:spacing w:val="-13"/>
          <w:w w:val="105"/>
        </w:rPr>
        <w:t xml:space="preserve"> </w:t>
      </w:r>
      <w:r>
        <w:rPr>
          <w:w w:val="105"/>
        </w:rPr>
        <w:t>de</w:t>
      </w:r>
      <w:r>
        <w:rPr>
          <w:spacing w:val="-13"/>
          <w:w w:val="105"/>
        </w:rPr>
        <w:t xml:space="preserve"> </w:t>
      </w:r>
      <w:r>
        <w:rPr>
          <w:w w:val="105"/>
        </w:rPr>
        <w:t>Markowitz,</w:t>
      </w:r>
      <w:r>
        <w:rPr>
          <w:spacing w:val="-13"/>
          <w:w w:val="105"/>
        </w:rPr>
        <w:t xml:space="preserve"> </w:t>
      </w:r>
      <w:r>
        <w:rPr>
          <w:w w:val="105"/>
        </w:rPr>
        <w:t>pois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eficácia</w:t>
      </w:r>
      <w:r>
        <w:rPr>
          <w:spacing w:val="-13"/>
          <w:w w:val="105"/>
        </w:rPr>
        <w:t xml:space="preserve"> </w:t>
      </w:r>
      <w:r>
        <w:rPr>
          <w:w w:val="105"/>
        </w:rPr>
        <w:t>do</w:t>
      </w:r>
      <w:r>
        <w:rPr>
          <w:spacing w:val="-13"/>
          <w:w w:val="105"/>
        </w:rPr>
        <w:t xml:space="preserve"> </w:t>
      </w:r>
      <w:r>
        <w:rPr>
          <w:w w:val="105"/>
        </w:rPr>
        <w:t>método</w:t>
      </w:r>
      <w:r>
        <w:rPr>
          <w:spacing w:val="-13"/>
          <w:w w:val="105"/>
        </w:rPr>
        <w:t xml:space="preserve"> </w:t>
      </w:r>
      <w:r>
        <w:rPr>
          <w:w w:val="105"/>
        </w:rPr>
        <w:t>depende</w:t>
      </w:r>
    </w:p>
    <w:p w14:paraId="09A36E05" w14:textId="77777777" w:rsidR="006131AD" w:rsidRDefault="00000000">
      <w:pPr>
        <w:pStyle w:val="Corpodetexto"/>
        <w:spacing w:before="9" w:line="340" w:lineRule="auto"/>
        <w:ind w:left="140" w:right="108"/>
        <w:jc w:val="both"/>
      </w:pPr>
      <w:r>
        <w:rPr>
          <w:w w:val="105"/>
        </w:rPr>
        <w:t>do controle dos parâmetros e hiperparâmetros adotados. Assim, os resultados sugerem potencial</w:t>
      </w:r>
      <w:r>
        <w:rPr>
          <w:spacing w:val="15"/>
          <w:w w:val="105"/>
        </w:rPr>
        <w:t xml:space="preserve"> </w:t>
      </w:r>
      <w:r>
        <w:rPr>
          <w:w w:val="105"/>
        </w:rPr>
        <w:t>de</w:t>
      </w:r>
      <w:r>
        <w:rPr>
          <w:spacing w:val="15"/>
          <w:w w:val="105"/>
        </w:rPr>
        <w:t xml:space="preserve"> </w:t>
      </w:r>
      <w:r>
        <w:rPr>
          <w:w w:val="105"/>
        </w:rPr>
        <w:t>melhoria</w:t>
      </w:r>
      <w:r>
        <w:rPr>
          <w:spacing w:val="15"/>
          <w:w w:val="105"/>
        </w:rPr>
        <w:t xml:space="preserve"> </w:t>
      </w:r>
      <w:r>
        <w:rPr>
          <w:w w:val="105"/>
        </w:rPr>
        <w:t>na</w:t>
      </w:r>
      <w:r>
        <w:rPr>
          <w:spacing w:val="15"/>
          <w:w w:val="105"/>
        </w:rPr>
        <w:t xml:space="preserve"> </w:t>
      </w:r>
      <w:r>
        <w:rPr>
          <w:w w:val="105"/>
        </w:rPr>
        <w:t>alocação</w:t>
      </w:r>
      <w:r>
        <w:rPr>
          <w:spacing w:val="15"/>
          <w:w w:val="105"/>
        </w:rPr>
        <w:t xml:space="preserve"> </w:t>
      </w:r>
      <w:r>
        <w:rPr>
          <w:w w:val="105"/>
        </w:rPr>
        <w:t>de</w:t>
      </w:r>
      <w:r>
        <w:rPr>
          <w:spacing w:val="16"/>
          <w:w w:val="105"/>
        </w:rPr>
        <w:t xml:space="preserve"> </w:t>
      </w:r>
      <w:r>
        <w:rPr>
          <w:w w:val="105"/>
        </w:rPr>
        <w:t>carteiras</w:t>
      </w:r>
      <w:r>
        <w:rPr>
          <w:spacing w:val="15"/>
          <w:w w:val="105"/>
        </w:rPr>
        <w:t xml:space="preserve"> </w:t>
      </w:r>
      <w:r>
        <w:rPr>
          <w:w w:val="105"/>
        </w:rPr>
        <w:t>por</w:t>
      </w:r>
      <w:r>
        <w:rPr>
          <w:spacing w:val="15"/>
          <w:w w:val="105"/>
        </w:rPr>
        <w:t xml:space="preserve"> </w:t>
      </w:r>
      <w:r>
        <w:rPr>
          <w:w w:val="105"/>
        </w:rPr>
        <w:t>meio</w:t>
      </w:r>
      <w:r>
        <w:rPr>
          <w:spacing w:val="15"/>
          <w:w w:val="105"/>
        </w:rPr>
        <w:t xml:space="preserve"> </w:t>
      </w:r>
      <w:r>
        <w:rPr>
          <w:w w:val="105"/>
        </w:rPr>
        <w:t>de</w:t>
      </w:r>
      <w:r>
        <w:rPr>
          <w:spacing w:val="15"/>
          <w:w w:val="105"/>
        </w:rPr>
        <w:t xml:space="preserve"> </w:t>
      </w:r>
      <w:r>
        <w:rPr>
          <w:w w:val="105"/>
        </w:rPr>
        <w:t>técnicas</w:t>
      </w:r>
      <w:r>
        <w:rPr>
          <w:spacing w:val="15"/>
          <w:w w:val="105"/>
        </w:rPr>
        <w:t xml:space="preserve"> </w:t>
      </w:r>
      <w:r>
        <w:rPr>
          <w:w w:val="105"/>
        </w:rPr>
        <w:t>preditivas</w:t>
      </w:r>
      <w:r>
        <w:rPr>
          <w:spacing w:val="16"/>
          <w:w w:val="105"/>
        </w:rPr>
        <w:t xml:space="preserve"> </w:t>
      </w:r>
      <w:r>
        <w:rPr>
          <w:w w:val="105"/>
        </w:rPr>
        <w:t>e</w:t>
      </w:r>
      <w:r>
        <w:rPr>
          <w:spacing w:val="15"/>
          <w:w w:val="105"/>
        </w:rPr>
        <w:t xml:space="preserve"> </w:t>
      </w:r>
      <w:r>
        <w:rPr>
          <w:spacing w:val="-2"/>
          <w:w w:val="105"/>
        </w:rPr>
        <w:t>adap-</w:t>
      </w:r>
    </w:p>
    <w:p w14:paraId="5DC063F9" w14:textId="77777777" w:rsidR="006131AD" w:rsidRDefault="00000000">
      <w:pPr>
        <w:pStyle w:val="Corpodetexto"/>
        <w:spacing w:line="292" w:lineRule="auto"/>
        <w:ind w:left="132" w:right="146" w:firstLine="7"/>
        <w:jc w:val="both"/>
      </w:pPr>
      <w:r>
        <w:rPr>
          <w:w w:val="105"/>
        </w:rPr>
        <w:t xml:space="preserve">tativas, mas também mostram a necessidade de cuidado na configuração dos modelos </w:t>
      </w:r>
      <w:r>
        <w:rPr>
          <w:spacing w:val="38"/>
          <w:w w:val="105"/>
        </w:rPr>
        <w:t>(</w:t>
      </w:r>
      <w:hyperlink w:anchor="_bookmark118" w:history="1">
        <w:r>
          <w:rPr>
            <w:spacing w:val="-76"/>
            <w:w w:val="105"/>
          </w:rPr>
          <w:t>S</w:t>
        </w:r>
        <w:r>
          <w:rPr>
            <w:spacing w:val="38"/>
            <w:w w:val="105"/>
            <w:position w:val="5"/>
          </w:rPr>
          <w:t>´</w:t>
        </w:r>
        <w:r>
          <w:rPr>
            <w:spacing w:val="-28"/>
            <w:w w:val="105"/>
            <w:position w:val="5"/>
          </w:rPr>
          <w:t xml:space="preserve"> </w:t>
        </w:r>
        <w:r>
          <w:rPr>
            <w:w w:val="105"/>
          </w:rPr>
          <w:t>LUSARCZYK;</w:t>
        </w:r>
        <w:r>
          <w:rPr>
            <w:spacing w:val="-16"/>
            <w:w w:val="105"/>
          </w:rPr>
          <w:t xml:space="preserve"> </w:t>
        </w:r>
        <w:r>
          <w:rPr>
            <w:spacing w:val="-114"/>
            <w:w w:val="105"/>
          </w:rPr>
          <w:t>S</w:t>
        </w:r>
        <w:r>
          <w:rPr>
            <w:w w:val="105"/>
            <w:position w:val="5"/>
          </w:rPr>
          <w:t>´</w:t>
        </w:r>
        <w:r>
          <w:rPr>
            <w:spacing w:val="-27"/>
            <w:w w:val="105"/>
            <w:position w:val="5"/>
          </w:rPr>
          <w:t xml:space="preserve"> </w:t>
        </w:r>
        <w:r>
          <w:rPr>
            <w:w w:val="105"/>
          </w:rPr>
          <w:t>LEPACZUK</w:t>
        </w:r>
      </w:hyperlink>
      <w:r>
        <w:rPr>
          <w:w w:val="105"/>
        </w:rPr>
        <w:t>,</w:t>
      </w:r>
      <w:r>
        <w:rPr>
          <w:spacing w:val="-16"/>
          <w:w w:val="105"/>
        </w:rPr>
        <w:t xml:space="preserve"> </w:t>
      </w:r>
      <w:hyperlink w:anchor="_bookmark118" w:history="1">
        <w:r>
          <w:rPr>
            <w:w w:val="105"/>
          </w:rPr>
          <w:t>2025</w:t>
        </w:r>
      </w:hyperlink>
      <w:r>
        <w:rPr>
          <w:w w:val="105"/>
        </w:rPr>
        <w:t>).</w:t>
      </w:r>
    </w:p>
    <w:p w14:paraId="38C81D1A" w14:textId="77777777" w:rsidR="006131AD" w:rsidRDefault="00000000">
      <w:pPr>
        <w:pStyle w:val="Corpodetexto"/>
        <w:spacing w:before="49" w:line="340" w:lineRule="auto"/>
        <w:ind w:left="140" w:right="108" w:firstLine="708"/>
        <w:jc w:val="both"/>
      </w:pPr>
      <w:r>
        <w:rPr>
          <w:w w:val="105"/>
        </w:rPr>
        <w:t>Em síntese, os estudos analisados evidenciam que a integração entre Markowitz, machine</w:t>
      </w:r>
      <w:r>
        <w:rPr>
          <w:spacing w:val="-17"/>
          <w:w w:val="105"/>
        </w:rPr>
        <w:t xml:space="preserve"> </w:t>
      </w:r>
      <w:r>
        <w:rPr>
          <w:w w:val="105"/>
        </w:rPr>
        <w:t>learning,</w:t>
      </w:r>
      <w:r>
        <w:rPr>
          <w:spacing w:val="-16"/>
          <w:w w:val="105"/>
        </w:rPr>
        <w:t xml:space="preserve"> </w:t>
      </w:r>
      <w:r>
        <w:rPr>
          <w:w w:val="105"/>
        </w:rPr>
        <w:t>deep</w:t>
      </w:r>
      <w:r>
        <w:rPr>
          <w:spacing w:val="-16"/>
          <w:w w:val="105"/>
        </w:rPr>
        <w:t xml:space="preserve"> </w:t>
      </w:r>
      <w:r>
        <w:rPr>
          <w:w w:val="105"/>
        </w:rPr>
        <w:t>learning</w:t>
      </w:r>
      <w:r>
        <w:rPr>
          <w:spacing w:val="-16"/>
          <w:w w:val="105"/>
        </w:rPr>
        <w:t xml:space="preserve"> </w:t>
      </w:r>
      <w:r>
        <w:rPr>
          <w:w w:val="105"/>
        </w:rPr>
        <w:t>e</w:t>
      </w:r>
      <w:r>
        <w:rPr>
          <w:spacing w:val="-16"/>
          <w:w w:val="105"/>
        </w:rPr>
        <w:t xml:space="preserve"> </w:t>
      </w:r>
      <w:r>
        <w:rPr>
          <w:w w:val="105"/>
        </w:rPr>
        <w:t>reinforcement</w:t>
      </w:r>
      <w:r>
        <w:rPr>
          <w:spacing w:val="-16"/>
          <w:w w:val="105"/>
        </w:rPr>
        <w:t xml:space="preserve"> </w:t>
      </w:r>
      <w:r>
        <w:rPr>
          <w:w w:val="105"/>
        </w:rPr>
        <w:t>learning</w:t>
      </w:r>
      <w:r>
        <w:rPr>
          <w:spacing w:val="-16"/>
          <w:w w:val="105"/>
        </w:rPr>
        <w:t xml:space="preserve"> </w:t>
      </w:r>
      <w:r>
        <w:rPr>
          <w:w w:val="105"/>
        </w:rPr>
        <w:t>ocorre</w:t>
      </w:r>
      <w:r>
        <w:rPr>
          <w:spacing w:val="-16"/>
          <w:w w:val="105"/>
        </w:rPr>
        <w:t xml:space="preserve"> </w:t>
      </w:r>
      <w:r>
        <w:rPr>
          <w:w w:val="105"/>
        </w:rPr>
        <w:t>de</w:t>
      </w:r>
      <w:r>
        <w:rPr>
          <w:spacing w:val="-16"/>
          <w:w w:val="105"/>
        </w:rPr>
        <w:t xml:space="preserve"> </w:t>
      </w:r>
      <w:r>
        <w:rPr>
          <w:w w:val="105"/>
        </w:rPr>
        <w:t>diferentes</w:t>
      </w:r>
      <w:r>
        <w:rPr>
          <w:spacing w:val="-16"/>
          <w:w w:val="105"/>
        </w:rPr>
        <w:t xml:space="preserve"> </w:t>
      </w:r>
      <w:r>
        <w:rPr>
          <w:w w:val="105"/>
        </w:rPr>
        <w:t>formas:</w:t>
      </w:r>
      <w:r>
        <w:rPr>
          <w:spacing w:val="-16"/>
          <w:w w:val="105"/>
        </w:rPr>
        <w:t xml:space="preserve"> </w:t>
      </w:r>
      <w:r>
        <w:rPr>
          <w:w w:val="105"/>
        </w:rPr>
        <w:t xml:space="preserve">pré-seleção de ativos, previsão de retornos, atualização dos dados usados na otimização e </w:t>
      </w:r>
      <w:r>
        <w:rPr>
          <w:spacing w:val="-2"/>
          <w:w w:val="105"/>
        </w:rPr>
        <w:t>alocação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dinâmica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por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agentes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w w:val="105"/>
        </w:rPr>
        <w:t xml:space="preserve"> </w:t>
      </w:r>
      <w:r>
        <w:rPr>
          <w:spacing w:val="-2"/>
          <w:w w:val="105"/>
        </w:rPr>
        <w:t>aprendizado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(</w:t>
      </w:r>
      <w:hyperlink w:anchor="_bookmark74" w:history="1">
        <w:r>
          <w:rPr>
            <w:spacing w:val="-2"/>
            <w:w w:val="105"/>
          </w:rPr>
          <w:t>CHAWEEWANCHON;</w:t>
        </w:r>
        <w:r>
          <w:rPr>
            <w:spacing w:val="-1"/>
            <w:w w:val="105"/>
          </w:rPr>
          <w:t xml:space="preserve"> </w:t>
        </w:r>
        <w:r>
          <w:rPr>
            <w:spacing w:val="-2"/>
            <w:w w:val="105"/>
          </w:rPr>
          <w:t>CHAYSIRI</w:t>
        </w:r>
      </w:hyperlink>
      <w:r>
        <w:rPr>
          <w:spacing w:val="-2"/>
          <w:w w:val="105"/>
        </w:rPr>
        <w:t>,</w:t>
      </w:r>
      <w:r>
        <w:rPr>
          <w:spacing w:val="-1"/>
          <w:w w:val="105"/>
        </w:rPr>
        <w:t xml:space="preserve"> </w:t>
      </w:r>
      <w:hyperlink w:anchor="_bookmark74" w:history="1">
        <w:r>
          <w:rPr>
            <w:spacing w:val="-2"/>
            <w:w w:val="105"/>
          </w:rPr>
          <w:t>2022</w:t>
        </w:r>
      </w:hyperlink>
      <w:r>
        <w:rPr>
          <w:spacing w:val="-2"/>
          <w:w w:val="105"/>
        </w:rPr>
        <w:t>;</w:t>
      </w:r>
    </w:p>
    <w:p w14:paraId="70113985" w14:textId="77777777" w:rsidR="006131AD" w:rsidRDefault="00000000">
      <w:pPr>
        <w:pStyle w:val="Corpodetexto"/>
        <w:spacing w:line="250" w:lineRule="exact"/>
        <w:ind w:left="140"/>
        <w:jc w:val="both"/>
      </w:pPr>
      <w:hyperlink w:anchor="_bookmark81" w:history="1">
        <w:r>
          <w:t>DU</w:t>
        </w:r>
      </w:hyperlink>
      <w:r>
        <w:t>,</w:t>
      </w:r>
      <w:r>
        <w:rPr>
          <w:spacing w:val="-1"/>
        </w:rPr>
        <w:t xml:space="preserve"> </w:t>
      </w:r>
      <w:hyperlink w:anchor="_bookmark81" w:history="1">
        <w:r>
          <w:t>2022</w:t>
        </w:r>
      </w:hyperlink>
      <w:r>
        <w:t xml:space="preserve">; </w:t>
      </w:r>
      <w:hyperlink w:anchor="_bookmark118" w:history="1">
        <w:r>
          <w:rPr>
            <w:spacing w:val="-111"/>
          </w:rPr>
          <w:t>S</w:t>
        </w:r>
        <w:r>
          <w:rPr>
            <w:position w:val="5"/>
          </w:rPr>
          <w:t>´</w:t>
        </w:r>
        <w:r>
          <w:rPr>
            <w:spacing w:val="-24"/>
            <w:position w:val="5"/>
          </w:rPr>
          <w:t xml:space="preserve"> </w:t>
        </w:r>
        <w:r>
          <w:t xml:space="preserve">LUSARCZYK; </w:t>
        </w:r>
        <w:r>
          <w:rPr>
            <w:spacing w:val="-111"/>
          </w:rPr>
          <w:t>S</w:t>
        </w:r>
        <w:r>
          <w:rPr>
            <w:position w:val="5"/>
          </w:rPr>
          <w:t>´</w:t>
        </w:r>
        <w:r>
          <w:rPr>
            <w:spacing w:val="-25"/>
            <w:position w:val="5"/>
          </w:rPr>
          <w:t xml:space="preserve"> </w:t>
        </w:r>
        <w:r>
          <w:t>LEPACZUK</w:t>
        </w:r>
      </w:hyperlink>
      <w:r>
        <w:t xml:space="preserve">, </w:t>
      </w:r>
      <w:hyperlink w:anchor="_bookmark118" w:history="1">
        <w:r>
          <w:t>2025</w:t>
        </w:r>
      </w:hyperlink>
      <w:r>
        <w:t>;</w:t>
      </w:r>
      <w:r>
        <w:rPr>
          <w:spacing w:val="-1"/>
        </w:rPr>
        <w:t xml:space="preserve"> </w:t>
      </w:r>
      <w:hyperlink w:anchor="_bookmark93" w:history="1">
        <w:r>
          <w:t>JIANG; OLMO;</w:t>
        </w:r>
        <w:r>
          <w:rPr>
            <w:spacing w:val="-1"/>
          </w:rPr>
          <w:t xml:space="preserve"> </w:t>
        </w:r>
        <w:r>
          <w:t>ATWI</w:t>
        </w:r>
      </w:hyperlink>
      <w:r>
        <w:t>,</w:t>
      </w:r>
      <w:r>
        <w:rPr>
          <w:spacing w:val="-1"/>
        </w:rPr>
        <w:t xml:space="preserve"> </w:t>
      </w:r>
      <w:hyperlink w:anchor="_bookmark93" w:history="1">
        <w:r>
          <w:t>2024</w:t>
        </w:r>
      </w:hyperlink>
      <w:r>
        <w:t xml:space="preserve">; </w:t>
      </w:r>
      <w:hyperlink w:anchor="_bookmark91" w:history="1">
        <w:r>
          <w:t>JANG;</w:t>
        </w:r>
        <w:r>
          <w:rPr>
            <w:spacing w:val="-1"/>
          </w:rPr>
          <w:t xml:space="preserve"> </w:t>
        </w:r>
        <w:r>
          <w:rPr>
            <w:spacing w:val="-2"/>
          </w:rPr>
          <w:t>SEONG</w:t>
        </w:r>
      </w:hyperlink>
      <w:r>
        <w:rPr>
          <w:spacing w:val="-2"/>
        </w:rPr>
        <w:t>,</w:t>
      </w:r>
    </w:p>
    <w:p w14:paraId="5FD8A3AB" w14:textId="77777777" w:rsidR="006131AD" w:rsidRDefault="00000000">
      <w:pPr>
        <w:pStyle w:val="Corpodetexto"/>
        <w:spacing w:line="360" w:lineRule="atLeast"/>
        <w:ind w:left="132" w:right="142" w:firstLine="7"/>
        <w:jc w:val="both"/>
      </w:pPr>
      <w:hyperlink w:anchor="_bookmark91" w:history="1">
        <w:r>
          <w:rPr>
            <w:w w:val="105"/>
          </w:rPr>
          <w:t>2023</w:t>
        </w:r>
      </w:hyperlink>
      <w:r>
        <w:rPr>
          <w:w w:val="105"/>
        </w:rPr>
        <w:t>;</w:t>
      </w:r>
      <w:r>
        <w:rPr>
          <w:spacing w:val="-2"/>
          <w:w w:val="105"/>
        </w:rPr>
        <w:t xml:space="preserve"> </w:t>
      </w:r>
      <w:hyperlink w:anchor="_bookmark107" w:history="1">
        <w:r>
          <w:rPr>
            <w:w w:val="105"/>
          </w:rPr>
          <w:t>PRADO</w:t>
        </w:r>
        <w:r>
          <w:rPr>
            <w:spacing w:val="-2"/>
            <w:w w:val="105"/>
          </w:rPr>
          <w:t xml:space="preserve"> </w:t>
        </w:r>
        <w:r>
          <w:rPr>
            <w:w w:val="105"/>
          </w:rPr>
          <w:t>et</w:t>
        </w:r>
        <w:r>
          <w:rPr>
            <w:spacing w:val="-2"/>
            <w:w w:val="105"/>
          </w:rPr>
          <w:t xml:space="preserve"> </w:t>
        </w:r>
        <w:r>
          <w:rPr>
            <w:w w:val="105"/>
          </w:rPr>
          <w:t>al.</w:t>
        </w:r>
      </w:hyperlink>
      <w:r>
        <w:rPr>
          <w:w w:val="105"/>
        </w:rPr>
        <w:t>,</w:t>
      </w:r>
      <w:r>
        <w:rPr>
          <w:spacing w:val="-2"/>
          <w:w w:val="105"/>
        </w:rPr>
        <w:t xml:space="preserve"> </w:t>
      </w:r>
      <w:hyperlink w:anchor="_bookmark107" w:history="1">
        <w:r>
          <w:rPr>
            <w:w w:val="105"/>
          </w:rPr>
          <w:t>2025</w:t>
        </w:r>
      </w:hyperlink>
      <w:r>
        <w:rPr>
          <w:w w:val="105"/>
        </w:rPr>
        <w:t>).</w:t>
      </w:r>
      <w:r>
        <w:rPr>
          <w:spacing w:val="-2"/>
          <w:w w:val="105"/>
        </w:rPr>
        <w:t xml:space="preserve"> </w:t>
      </w:r>
      <w:r>
        <w:rPr>
          <w:w w:val="105"/>
        </w:rPr>
        <w:t>Essa</w:t>
      </w:r>
      <w:r>
        <w:rPr>
          <w:spacing w:val="-2"/>
          <w:w w:val="105"/>
        </w:rPr>
        <w:t xml:space="preserve"> </w:t>
      </w:r>
      <w:r>
        <w:rPr>
          <w:w w:val="105"/>
        </w:rPr>
        <w:t>diversidade</w:t>
      </w:r>
      <w:r>
        <w:rPr>
          <w:spacing w:val="-2"/>
          <w:w w:val="105"/>
        </w:rPr>
        <w:t xml:space="preserve"> </w:t>
      </w:r>
      <w:r>
        <w:rPr>
          <w:w w:val="105"/>
        </w:rPr>
        <w:t>metodológica</w:t>
      </w:r>
      <w:r>
        <w:rPr>
          <w:spacing w:val="-2"/>
          <w:w w:val="105"/>
        </w:rPr>
        <w:t xml:space="preserve"> </w:t>
      </w:r>
      <w:r>
        <w:rPr>
          <w:w w:val="105"/>
        </w:rPr>
        <w:t>oferece</w:t>
      </w:r>
      <w:r>
        <w:rPr>
          <w:spacing w:val="-2"/>
          <w:w w:val="105"/>
        </w:rPr>
        <w:t xml:space="preserve"> </w:t>
      </w:r>
      <w:r>
        <w:rPr>
          <w:w w:val="105"/>
        </w:rPr>
        <w:t>base</w:t>
      </w:r>
      <w:r>
        <w:rPr>
          <w:spacing w:val="-2"/>
          <w:w w:val="105"/>
        </w:rPr>
        <w:t xml:space="preserve"> </w:t>
      </w:r>
      <w:r>
        <w:rPr>
          <w:w w:val="105"/>
        </w:rPr>
        <w:t>para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investigar modelos híbridos também no contexto de carteiras de criptoativos, especialmente pela </w:t>
      </w:r>
      <w:r>
        <w:t xml:space="preserve">combinação entre uma estrutura clássica de diversificação, baseada em média-variância, e técnicas de aprendizado voltadas à previsão, gestão de risco e ajuste dinâmico da alocação </w:t>
      </w:r>
      <w:r>
        <w:rPr>
          <w:w w:val="105"/>
        </w:rPr>
        <w:t>(</w:t>
      </w:r>
      <w:hyperlink w:anchor="_bookmark93" w:history="1">
        <w:r>
          <w:rPr>
            <w:w w:val="105"/>
          </w:rPr>
          <w:t>JIANG;</w:t>
        </w:r>
        <w:r>
          <w:rPr>
            <w:spacing w:val="-10"/>
            <w:w w:val="105"/>
          </w:rPr>
          <w:t xml:space="preserve"> </w:t>
        </w:r>
        <w:r>
          <w:rPr>
            <w:w w:val="105"/>
          </w:rPr>
          <w:t>OLMO;</w:t>
        </w:r>
        <w:r>
          <w:rPr>
            <w:spacing w:val="-6"/>
            <w:w w:val="105"/>
          </w:rPr>
          <w:t xml:space="preserve"> </w:t>
        </w:r>
        <w:r>
          <w:rPr>
            <w:w w:val="105"/>
          </w:rPr>
          <w:t>ATWI</w:t>
        </w:r>
      </w:hyperlink>
      <w:r>
        <w:rPr>
          <w:w w:val="105"/>
        </w:rPr>
        <w:t>,</w:t>
      </w:r>
      <w:r>
        <w:rPr>
          <w:spacing w:val="-6"/>
          <w:w w:val="105"/>
        </w:rPr>
        <w:t xml:space="preserve"> </w:t>
      </w:r>
      <w:hyperlink w:anchor="_bookmark93" w:history="1">
        <w:r>
          <w:rPr>
            <w:w w:val="105"/>
          </w:rPr>
          <w:t>2024</w:t>
        </w:r>
      </w:hyperlink>
      <w:r>
        <w:rPr>
          <w:w w:val="105"/>
        </w:rPr>
        <w:t>;</w:t>
      </w:r>
      <w:r>
        <w:rPr>
          <w:spacing w:val="-6"/>
          <w:w w:val="105"/>
        </w:rPr>
        <w:t xml:space="preserve"> </w:t>
      </w:r>
      <w:hyperlink w:anchor="_bookmark107" w:history="1">
        <w:r>
          <w:rPr>
            <w:w w:val="105"/>
          </w:rPr>
          <w:t>PRADO</w:t>
        </w:r>
        <w:r>
          <w:rPr>
            <w:spacing w:val="-6"/>
            <w:w w:val="105"/>
          </w:rPr>
          <w:t xml:space="preserve"> </w:t>
        </w:r>
        <w:r>
          <w:rPr>
            <w:w w:val="105"/>
          </w:rPr>
          <w:t>et</w:t>
        </w:r>
        <w:r>
          <w:rPr>
            <w:spacing w:val="-6"/>
            <w:w w:val="105"/>
          </w:rPr>
          <w:t xml:space="preserve"> </w:t>
        </w:r>
        <w:r>
          <w:rPr>
            <w:w w:val="105"/>
          </w:rPr>
          <w:t>al.</w:t>
        </w:r>
      </w:hyperlink>
      <w:r>
        <w:rPr>
          <w:w w:val="105"/>
        </w:rPr>
        <w:t>,</w:t>
      </w:r>
      <w:r>
        <w:rPr>
          <w:spacing w:val="-6"/>
          <w:w w:val="105"/>
        </w:rPr>
        <w:t xml:space="preserve"> </w:t>
      </w:r>
      <w:hyperlink w:anchor="_bookmark107" w:history="1">
        <w:r>
          <w:rPr>
            <w:w w:val="105"/>
          </w:rPr>
          <w:t>2025</w:t>
        </w:r>
      </w:hyperlink>
      <w:r>
        <w:rPr>
          <w:w w:val="105"/>
        </w:rPr>
        <w:t>;</w:t>
      </w:r>
      <w:r>
        <w:rPr>
          <w:spacing w:val="-7"/>
          <w:w w:val="105"/>
        </w:rPr>
        <w:t xml:space="preserve"> </w:t>
      </w:r>
      <w:hyperlink w:anchor="_bookmark118" w:history="1">
        <w:r>
          <w:rPr>
            <w:spacing w:val="-114"/>
            <w:w w:val="105"/>
          </w:rPr>
          <w:t>S</w:t>
        </w:r>
        <w:r>
          <w:rPr>
            <w:w w:val="105"/>
            <w:position w:val="5"/>
          </w:rPr>
          <w:t>´</w:t>
        </w:r>
        <w:r>
          <w:rPr>
            <w:spacing w:val="-28"/>
            <w:w w:val="105"/>
            <w:position w:val="5"/>
          </w:rPr>
          <w:t xml:space="preserve"> </w:t>
        </w:r>
        <w:r>
          <w:rPr>
            <w:w w:val="105"/>
          </w:rPr>
          <w:t>LUSARCZYK;</w:t>
        </w:r>
        <w:r>
          <w:rPr>
            <w:spacing w:val="-6"/>
            <w:w w:val="105"/>
          </w:rPr>
          <w:t xml:space="preserve"> </w:t>
        </w:r>
        <w:r>
          <w:rPr>
            <w:spacing w:val="-114"/>
            <w:w w:val="105"/>
          </w:rPr>
          <w:t>S</w:t>
        </w:r>
        <w:r>
          <w:rPr>
            <w:w w:val="105"/>
            <w:position w:val="5"/>
          </w:rPr>
          <w:t>´</w:t>
        </w:r>
        <w:r>
          <w:rPr>
            <w:spacing w:val="-28"/>
            <w:w w:val="105"/>
            <w:position w:val="5"/>
          </w:rPr>
          <w:t xml:space="preserve"> </w:t>
        </w:r>
        <w:r>
          <w:rPr>
            <w:w w:val="105"/>
          </w:rPr>
          <w:t>LEPACZUK</w:t>
        </w:r>
      </w:hyperlink>
      <w:r>
        <w:rPr>
          <w:w w:val="105"/>
        </w:rPr>
        <w:t>,</w:t>
      </w:r>
      <w:r>
        <w:rPr>
          <w:spacing w:val="-5"/>
          <w:w w:val="105"/>
        </w:rPr>
        <w:t xml:space="preserve"> </w:t>
      </w:r>
      <w:hyperlink w:anchor="_bookmark118" w:history="1">
        <w:r>
          <w:rPr>
            <w:w w:val="105"/>
          </w:rPr>
          <w:t>2025</w:t>
        </w:r>
      </w:hyperlink>
      <w:r>
        <w:rPr>
          <w:w w:val="105"/>
        </w:rPr>
        <w:t>).</w:t>
      </w:r>
    </w:p>
    <w:p w14:paraId="150BB6CF" w14:textId="77777777" w:rsidR="006131AD" w:rsidRDefault="006131AD">
      <w:pPr>
        <w:pStyle w:val="Corpodetexto"/>
        <w:spacing w:line="360" w:lineRule="atLeast"/>
        <w:jc w:val="both"/>
        <w:sectPr w:rsidR="006131AD">
          <w:pgSz w:w="11910" w:h="16840"/>
          <w:pgMar w:top="1580" w:right="992" w:bottom="280" w:left="1559" w:header="1038" w:footer="0" w:gutter="0"/>
          <w:cols w:space="720"/>
        </w:sectPr>
      </w:pPr>
    </w:p>
    <w:p w14:paraId="7D70D4F3" w14:textId="77777777" w:rsidR="006131AD" w:rsidRDefault="00000000">
      <w:pPr>
        <w:pStyle w:val="Ttulo2"/>
        <w:numPr>
          <w:ilvl w:val="1"/>
          <w:numId w:val="1"/>
        </w:numPr>
        <w:tabs>
          <w:tab w:val="left" w:pos="682"/>
        </w:tabs>
        <w:spacing w:before="135"/>
        <w:ind w:left="682" w:hanging="542"/>
      </w:pPr>
      <w:bookmarkStart w:id="190" w:name="Síntese_crítica_dos_estudos_relacionados"/>
      <w:bookmarkStart w:id="191" w:name="_bookmark49"/>
      <w:bookmarkStart w:id="192" w:name="_bookmark50"/>
      <w:bookmarkEnd w:id="190"/>
      <w:bookmarkEnd w:id="191"/>
      <w:bookmarkEnd w:id="192"/>
      <w:r>
        <w:rPr>
          <w:w w:val="105"/>
        </w:rPr>
        <w:lastRenderedPageBreak/>
        <w:t>Síntese</w:t>
      </w:r>
      <w:r>
        <w:rPr>
          <w:spacing w:val="-15"/>
          <w:w w:val="105"/>
        </w:rPr>
        <w:t xml:space="preserve"> </w:t>
      </w:r>
      <w:r>
        <w:rPr>
          <w:w w:val="105"/>
        </w:rPr>
        <w:t>crítica</w:t>
      </w:r>
      <w:r>
        <w:rPr>
          <w:spacing w:val="-14"/>
          <w:w w:val="105"/>
        </w:rPr>
        <w:t xml:space="preserve"> </w:t>
      </w:r>
      <w:r>
        <w:rPr>
          <w:w w:val="105"/>
        </w:rPr>
        <w:t>dos</w:t>
      </w:r>
      <w:r>
        <w:rPr>
          <w:spacing w:val="-15"/>
          <w:w w:val="105"/>
        </w:rPr>
        <w:t xml:space="preserve"> </w:t>
      </w:r>
      <w:r>
        <w:rPr>
          <w:w w:val="105"/>
        </w:rPr>
        <w:t>estudos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relacionados</w:t>
      </w:r>
    </w:p>
    <w:p w14:paraId="6CA65F7E" w14:textId="77777777" w:rsidR="006131AD" w:rsidRDefault="00000000">
      <w:pPr>
        <w:pStyle w:val="Corpodetexto"/>
        <w:spacing w:before="236" w:line="360" w:lineRule="atLeast"/>
        <w:ind w:left="140" w:right="108" w:firstLine="708"/>
        <w:jc w:val="both"/>
      </w:pPr>
      <w:r>
        <w:t>Consideradas em conjunto, as subseções anteriores indicam uma tendência de inte-</w:t>
      </w:r>
      <w:r>
        <w:rPr>
          <w:w w:val="105"/>
        </w:rPr>
        <w:t>gração</w:t>
      </w:r>
      <w:r>
        <w:rPr>
          <w:spacing w:val="-17"/>
          <w:w w:val="105"/>
        </w:rPr>
        <w:t xml:space="preserve"> </w:t>
      </w:r>
      <w:r>
        <w:rPr>
          <w:w w:val="105"/>
        </w:rPr>
        <w:t>entre</w:t>
      </w:r>
      <w:r>
        <w:rPr>
          <w:spacing w:val="-16"/>
          <w:w w:val="105"/>
        </w:rPr>
        <w:t xml:space="preserve"> </w:t>
      </w:r>
      <w:r>
        <w:rPr>
          <w:w w:val="105"/>
        </w:rPr>
        <w:t>modelos</w:t>
      </w:r>
      <w:r>
        <w:rPr>
          <w:spacing w:val="-16"/>
          <w:w w:val="105"/>
        </w:rPr>
        <w:t xml:space="preserve"> </w:t>
      </w:r>
      <w:r>
        <w:rPr>
          <w:w w:val="105"/>
        </w:rPr>
        <w:t>clássicos</w:t>
      </w:r>
      <w:r>
        <w:rPr>
          <w:spacing w:val="-16"/>
          <w:w w:val="105"/>
        </w:rPr>
        <w:t xml:space="preserve"> </w:t>
      </w:r>
      <w:r>
        <w:rPr>
          <w:w w:val="105"/>
        </w:rPr>
        <w:t>de</w:t>
      </w:r>
      <w:r>
        <w:rPr>
          <w:spacing w:val="-16"/>
          <w:w w:val="105"/>
        </w:rPr>
        <w:t xml:space="preserve"> </w:t>
      </w:r>
      <w:r>
        <w:rPr>
          <w:w w:val="105"/>
        </w:rPr>
        <w:t>otimização</w:t>
      </w:r>
      <w:r>
        <w:rPr>
          <w:spacing w:val="-16"/>
          <w:w w:val="105"/>
        </w:rPr>
        <w:t xml:space="preserve"> </w:t>
      </w:r>
      <w:r>
        <w:rPr>
          <w:w w:val="105"/>
        </w:rPr>
        <w:t>de</w:t>
      </w:r>
      <w:r>
        <w:rPr>
          <w:spacing w:val="-16"/>
          <w:w w:val="105"/>
        </w:rPr>
        <w:t xml:space="preserve"> </w:t>
      </w:r>
      <w:r>
        <w:rPr>
          <w:w w:val="105"/>
        </w:rPr>
        <w:t>portfólios</w:t>
      </w:r>
      <w:r>
        <w:rPr>
          <w:spacing w:val="-16"/>
          <w:w w:val="105"/>
        </w:rPr>
        <w:t xml:space="preserve"> </w:t>
      </w:r>
      <w:r>
        <w:rPr>
          <w:w w:val="105"/>
        </w:rPr>
        <w:t>e</w:t>
      </w:r>
      <w:r>
        <w:rPr>
          <w:spacing w:val="-16"/>
          <w:w w:val="105"/>
        </w:rPr>
        <w:t xml:space="preserve"> </w:t>
      </w:r>
      <w:r>
        <w:rPr>
          <w:w w:val="105"/>
        </w:rPr>
        <w:t>técnicas</w:t>
      </w:r>
      <w:r>
        <w:rPr>
          <w:spacing w:val="-16"/>
          <w:w w:val="105"/>
        </w:rPr>
        <w:t xml:space="preserve"> </w:t>
      </w:r>
      <w:r>
        <w:rPr>
          <w:w w:val="105"/>
        </w:rPr>
        <w:t>preditivas</w:t>
      </w:r>
      <w:r>
        <w:rPr>
          <w:spacing w:val="-16"/>
          <w:w w:val="105"/>
        </w:rPr>
        <w:t xml:space="preserve"> </w:t>
      </w:r>
      <w:r>
        <w:rPr>
          <w:w w:val="105"/>
        </w:rPr>
        <w:t xml:space="preserve">baseadas em machine learning, deep learning e reinforcement learning. Essa integração assume </w:t>
      </w:r>
      <w:r>
        <w:t xml:space="preserve">diferentes formas, como previsão de preços ou retornos, seleção prévia de ativos, melhoria </w:t>
      </w:r>
      <w:r>
        <w:rPr>
          <w:w w:val="105"/>
        </w:rPr>
        <w:t>dos</w:t>
      </w:r>
      <w:r>
        <w:rPr>
          <w:spacing w:val="-11"/>
          <w:w w:val="105"/>
        </w:rPr>
        <w:t xml:space="preserve"> </w:t>
      </w:r>
      <w:r>
        <w:rPr>
          <w:w w:val="105"/>
        </w:rPr>
        <w:t>dados</w:t>
      </w:r>
      <w:r>
        <w:rPr>
          <w:spacing w:val="-11"/>
          <w:w w:val="105"/>
        </w:rPr>
        <w:t xml:space="preserve"> </w:t>
      </w:r>
      <w:r>
        <w:rPr>
          <w:w w:val="105"/>
        </w:rPr>
        <w:t>usados</w:t>
      </w:r>
      <w:r>
        <w:rPr>
          <w:spacing w:val="-11"/>
          <w:w w:val="105"/>
        </w:rPr>
        <w:t xml:space="preserve"> </w:t>
      </w:r>
      <w:r>
        <w:rPr>
          <w:w w:val="105"/>
        </w:rPr>
        <w:t>pela</w:t>
      </w:r>
      <w:r>
        <w:rPr>
          <w:spacing w:val="-11"/>
          <w:w w:val="105"/>
        </w:rPr>
        <w:t xml:space="preserve"> </w:t>
      </w:r>
      <w:r>
        <w:rPr>
          <w:w w:val="105"/>
        </w:rPr>
        <w:t>média-variância</w:t>
      </w:r>
      <w:r>
        <w:rPr>
          <w:spacing w:val="-11"/>
          <w:w w:val="105"/>
        </w:rPr>
        <w:t xml:space="preserve"> </w:t>
      </w:r>
      <w:r>
        <w:rPr>
          <w:w w:val="105"/>
        </w:rPr>
        <w:t>e</w:t>
      </w:r>
      <w:r>
        <w:rPr>
          <w:spacing w:val="-11"/>
          <w:w w:val="105"/>
        </w:rPr>
        <w:t xml:space="preserve"> </w:t>
      </w:r>
      <w:r>
        <w:rPr>
          <w:w w:val="105"/>
        </w:rPr>
        <w:t>ajuste</w:t>
      </w:r>
      <w:r>
        <w:rPr>
          <w:spacing w:val="-11"/>
          <w:w w:val="105"/>
        </w:rPr>
        <w:t xml:space="preserve"> </w:t>
      </w:r>
      <w:r>
        <w:rPr>
          <w:w w:val="105"/>
        </w:rPr>
        <w:t>dinâmico</w:t>
      </w:r>
      <w:r>
        <w:rPr>
          <w:spacing w:val="-11"/>
          <w:w w:val="105"/>
        </w:rPr>
        <w:t xml:space="preserve"> </w:t>
      </w:r>
      <w:r>
        <w:rPr>
          <w:w w:val="105"/>
        </w:rPr>
        <w:t>da</w:t>
      </w:r>
      <w:r>
        <w:rPr>
          <w:spacing w:val="-11"/>
          <w:w w:val="105"/>
        </w:rPr>
        <w:t xml:space="preserve"> </w:t>
      </w:r>
      <w:r>
        <w:rPr>
          <w:w w:val="105"/>
        </w:rPr>
        <w:t>alocação</w:t>
      </w:r>
      <w:r>
        <w:rPr>
          <w:spacing w:val="-11"/>
          <w:w w:val="105"/>
        </w:rPr>
        <w:t xml:space="preserve"> </w:t>
      </w:r>
      <w:r>
        <w:rPr>
          <w:w w:val="105"/>
        </w:rPr>
        <w:t>da</w:t>
      </w:r>
      <w:r>
        <w:rPr>
          <w:spacing w:val="-11"/>
          <w:w w:val="105"/>
        </w:rPr>
        <w:t xml:space="preserve"> </w:t>
      </w:r>
      <w:r>
        <w:rPr>
          <w:w w:val="105"/>
        </w:rPr>
        <w:t>carteira</w:t>
      </w:r>
      <w:r>
        <w:rPr>
          <w:spacing w:val="-11"/>
          <w:w w:val="105"/>
        </w:rPr>
        <w:t xml:space="preserve"> </w:t>
      </w:r>
      <w:r>
        <w:rPr>
          <w:w w:val="105"/>
        </w:rPr>
        <w:t>(</w:t>
      </w:r>
      <w:hyperlink w:anchor="_bookmark75" w:history="1">
        <w:r>
          <w:rPr>
            <w:w w:val="105"/>
          </w:rPr>
          <w:t>CHEN</w:t>
        </w:r>
      </w:hyperlink>
      <w:r>
        <w:rPr>
          <w:w w:val="105"/>
        </w:rPr>
        <w:t xml:space="preserve"> </w:t>
      </w:r>
      <w:hyperlink w:anchor="_bookmark75" w:history="1">
        <w:r>
          <w:t>et al.</w:t>
        </w:r>
      </w:hyperlink>
      <w:r>
        <w:t xml:space="preserve">, </w:t>
      </w:r>
      <w:hyperlink w:anchor="_bookmark75" w:history="1">
        <w:r>
          <w:t>2021</w:t>
        </w:r>
      </w:hyperlink>
      <w:r>
        <w:t xml:space="preserve">; </w:t>
      </w:r>
      <w:hyperlink w:anchor="_bookmark96" w:history="1">
        <w:r>
          <w:t>MA; HAN; WANG</w:t>
        </w:r>
      </w:hyperlink>
      <w:r>
        <w:t xml:space="preserve">, </w:t>
      </w:r>
      <w:hyperlink w:anchor="_bookmark96" w:history="1">
        <w:r>
          <w:t>2021</w:t>
        </w:r>
      </w:hyperlink>
      <w:r>
        <w:t xml:space="preserve">; </w:t>
      </w:r>
      <w:hyperlink w:anchor="_bookmark115" w:history="1">
        <w:r>
          <w:t>WANG et al.</w:t>
        </w:r>
      </w:hyperlink>
      <w:r>
        <w:t xml:space="preserve">, </w:t>
      </w:r>
      <w:hyperlink w:anchor="_bookmark115" w:history="1">
        <w:r>
          <w:t>2020</w:t>
        </w:r>
      </w:hyperlink>
      <w:r>
        <w:t xml:space="preserve">; </w:t>
      </w:r>
      <w:hyperlink w:anchor="_bookmark74" w:history="1">
        <w:r>
          <w:t>CHAWEEWANCHON; CHAYSIRI</w:t>
        </w:r>
      </w:hyperlink>
      <w:r>
        <w:t xml:space="preserve">, </w:t>
      </w:r>
      <w:hyperlink w:anchor="_bookmark74" w:history="1">
        <w:r>
          <w:rPr>
            <w:spacing w:val="-2"/>
            <w:w w:val="105"/>
          </w:rPr>
          <w:t>2022</w:t>
        </w:r>
      </w:hyperlink>
      <w:r>
        <w:rPr>
          <w:spacing w:val="-2"/>
          <w:w w:val="105"/>
        </w:rPr>
        <w:t>;</w:t>
      </w:r>
      <w:r>
        <w:rPr>
          <w:spacing w:val="-7"/>
          <w:w w:val="105"/>
        </w:rPr>
        <w:t xml:space="preserve"> </w:t>
      </w:r>
      <w:hyperlink w:anchor="_bookmark81" w:history="1">
        <w:r>
          <w:rPr>
            <w:spacing w:val="-2"/>
            <w:w w:val="105"/>
          </w:rPr>
          <w:t>DU</w:t>
        </w:r>
      </w:hyperlink>
      <w:r>
        <w:rPr>
          <w:spacing w:val="-2"/>
          <w:w w:val="105"/>
        </w:rPr>
        <w:t>,</w:t>
      </w:r>
      <w:r>
        <w:rPr>
          <w:spacing w:val="-5"/>
          <w:w w:val="105"/>
        </w:rPr>
        <w:t xml:space="preserve"> </w:t>
      </w:r>
      <w:hyperlink w:anchor="_bookmark81" w:history="1">
        <w:r>
          <w:rPr>
            <w:spacing w:val="-2"/>
            <w:w w:val="105"/>
          </w:rPr>
          <w:t>2022</w:t>
        </w:r>
      </w:hyperlink>
      <w:r>
        <w:rPr>
          <w:spacing w:val="-2"/>
          <w:w w:val="105"/>
        </w:rPr>
        <w:t>;</w:t>
      </w:r>
      <w:r>
        <w:rPr>
          <w:spacing w:val="-4"/>
          <w:w w:val="105"/>
        </w:rPr>
        <w:t xml:space="preserve"> </w:t>
      </w:r>
      <w:hyperlink w:anchor="_bookmark118" w:history="1">
        <w:r>
          <w:rPr>
            <w:spacing w:val="-116"/>
            <w:w w:val="105"/>
          </w:rPr>
          <w:t>S</w:t>
        </w:r>
        <w:r>
          <w:rPr>
            <w:w w:val="105"/>
            <w:position w:val="5"/>
          </w:rPr>
          <w:t>´</w:t>
        </w:r>
        <w:r>
          <w:rPr>
            <w:spacing w:val="-26"/>
            <w:w w:val="105"/>
            <w:position w:val="5"/>
          </w:rPr>
          <w:t xml:space="preserve"> </w:t>
        </w:r>
        <w:r>
          <w:rPr>
            <w:spacing w:val="-2"/>
            <w:w w:val="105"/>
          </w:rPr>
          <w:t>LUSARCZYK;</w:t>
        </w:r>
        <w:r>
          <w:rPr>
            <w:spacing w:val="-4"/>
            <w:w w:val="105"/>
          </w:rPr>
          <w:t xml:space="preserve"> </w:t>
        </w:r>
        <w:r>
          <w:rPr>
            <w:spacing w:val="-116"/>
            <w:w w:val="105"/>
          </w:rPr>
          <w:t>S</w:t>
        </w:r>
        <w:r>
          <w:rPr>
            <w:w w:val="105"/>
            <w:position w:val="5"/>
          </w:rPr>
          <w:t>´</w:t>
        </w:r>
        <w:r>
          <w:rPr>
            <w:spacing w:val="-26"/>
            <w:w w:val="105"/>
            <w:position w:val="5"/>
          </w:rPr>
          <w:t xml:space="preserve"> </w:t>
        </w:r>
        <w:r>
          <w:rPr>
            <w:spacing w:val="-2"/>
            <w:w w:val="105"/>
          </w:rPr>
          <w:t>LEPACZUK</w:t>
        </w:r>
      </w:hyperlink>
      <w:r>
        <w:rPr>
          <w:spacing w:val="-2"/>
          <w:w w:val="105"/>
        </w:rPr>
        <w:t>,</w:t>
      </w:r>
      <w:r>
        <w:rPr>
          <w:spacing w:val="-4"/>
          <w:w w:val="105"/>
        </w:rPr>
        <w:t xml:space="preserve"> </w:t>
      </w:r>
      <w:hyperlink w:anchor="_bookmark118" w:history="1">
        <w:r>
          <w:rPr>
            <w:spacing w:val="-2"/>
            <w:w w:val="105"/>
          </w:rPr>
          <w:t>2025</w:t>
        </w:r>
      </w:hyperlink>
      <w:r>
        <w:rPr>
          <w:spacing w:val="-2"/>
          <w:w w:val="105"/>
        </w:rPr>
        <w:t>;</w:t>
      </w:r>
      <w:r>
        <w:rPr>
          <w:spacing w:val="-5"/>
          <w:w w:val="105"/>
        </w:rPr>
        <w:t xml:space="preserve"> </w:t>
      </w:r>
      <w:hyperlink w:anchor="_bookmark93" w:history="1">
        <w:r>
          <w:rPr>
            <w:spacing w:val="-2"/>
            <w:w w:val="105"/>
          </w:rPr>
          <w:t>JIANG;</w:t>
        </w:r>
        <w:r>
          <w:rPr>
            <w:spacing w:val="-4"/>
            <w:w w:val="105"/>
          </w:rPr>
          <w:t xml:space="preserve"> </w:t>
        </w:r>
        <w:r>
          <w:rPr>
            <w:spacing w:val="-2"/>
            <w:w w:val="105"/>
          </w:rPr>
          <w:t>OLMO;</w:t>
        </w:r>
        <w:r>
          <w:rPr>
            <w:spacing w:val="-4"/>
            <w:w w:val="105"/>
          </w:rPr>
          <w:t xml:space="preserve"> </w:t>
        </w:r>
        <w:r>
          <w:rPr>
            <w:spacing w:val="-2"/>
            <w:w w:val="105"/>
          </w:rPr>
          <w:t>ATWI</w:t>
        </w:r>
      </w:hyperlink>
      <w:r>
        <w:rPr>
          <w:spacing w:val="-2"/>
          <w:w w:val="105"/>
        </w:rPr>
        <w:t>,</w:t>
      </w:r>
      <w:r>
        <w:rPr>
          <w:spacing w:val="-4"/>
          <w:w w:val="105"/>
        </w:rPr>
        <w:t xml:space="preserve"> </w:t>
      </w:r>
      <w:hyperlink w:anchor="_bookmark93" w:history="1">
        <w:r>
          <w:rPr>
            <w:spacing w:val="-2"/>
            <w:w w:val="105"/>
          </w:rPr>
          <w:t>2024</w:t>
        </w:r>
      </w:hyperlink>
      <w:r>
        <w:rPr>
          <w:spacing w:val="-2"/>
          <w:w w:val="105"/>
        </w:rPr>
        <w:t>;</w:t>
      </w:r>
      <w:r>
        <w:rPr>
          <w:spacing w:val="-5"/>
          <w:w w:val="105"/>
        </w:rPr>
        <w:t xml:space="preserve"> </w:t>
      </w:r>
      <w:hyperlink w:anchor="_bookmark91" w:history="1">
        <w:r>
          <w:rPr>
            <w:spacing w:val="-4"/>
            <w:w w:val="105"/>
          </w:rPr>
          <w:t>JANG;</w:t>
        </w:r>
      </w:hyperlink>
    </w:p>
    <w:p w14:paraId="45AA504C" w14:textId="77777777" w:rsidR="006131AD" w:rsidRDefault="00000000">
      <w:pPr>
        <w:pStyle w:val="Corpodetexto"/>
        <w:spacing w:before="83" w:line="340" w:lineRule="auto"/>
        <w:ind w:left="140" w:right="116"/>
        <w:jc w:val="both"/>
      </w:pPr>
      <w:hyperlink w:anchor="_bookmark91" w:history="1">
        <w:r>
          <w:t>SEONG</w:t>
        </w:r>
      </w:hyperlink>
      <w:r>
        <w:t xml:space="preserve">, </w:t>
      </w:r>
      <w:hyperlink w:anchor="_bookmark91" w:history="1">
        <w:r>
          <w:t>2023</w:t>
        </w:r>
      </w:hyperlink>
      <w:r>
        <w:t xml:space="preserve">; </w:t>
      </w:r>
      <w:hyperlink w:anchor="_bookmark107" w:history="1">
        <w:r>
          <w:t>PRADO et al.</w:t>
        </w:r>
      </w:hyperlink>
      <w:r>
        <w:t xml:space="preserve">, </w:t>
      </w:r>
      <w:hyperlink w:anchor="_bookmark107" w:history="1">
        <w:r>
          <w:t>2025</w:t>
        </w:r>
      </w:hyperlink>
      <w:r>
        <w:t>). Nos estudos analisados, a inteligência artificial aparece menos como substituta da Teoria Moderna de Portfólio e mais como recurso complementar para lidar com dados financeiros complexos, não lineares, volumosos e sujeitos a mudanças ao longo do tempo (</w:t>
      </w:r>
      <w:hyperlink w:anchor="_bookmark112" w:history="1">
        <w:r>
          <w:t>SUTIENE et al.</w:t>
        </w:r>
      </w:hyperlink>
      <w:r>
        <w:t xml:space="preserve">, </w:t>
      </w:r>
      <w:hyperlink w:anchor="_bookmark112" w:history="1">
        <w:r>
          <w:t>2024</w:t>
        </w:r>
      </w:hyperlink>
      <w:r>
        <w:t xml:space="preserve">; </w:t>
      </w:r>
      <w:hyperlink w:anchor="_bookmark85" w:history="1">
        <w:r>
          <w:t>GIANTSIDI; TARANTOLA</w:t>
        </w:r>
      </w:hyperlink>
      <w:r>
        <w:t xml:space="preserve">, </w:t>
      </w:r>
      <w:hyperlink w:anchor="_bookmark85" w:history="1">
        <w:r>
          <w:t>2025</w:t>
        </w:r>
      </w:hyperlink>
      <w:r>
        <w:t xml:space="preserve">; </w:t>
      </w:r>
      <w:hyperlink w:anchor="_bookmark107" w:history="1">
        <w:r>
          <w:t>PRADO et al.</w:t>
        </w:r>
      </w:hyperlink>
      <w:r>
        <w:t xml:space="preserve">, </w:t>
      </w:r>
      <w:hyperlink w:anchor="_bookmark107" w:history="1">
        <w:r>
          <w:rPr>
            <w:spacing w:val="-2"/>
          </w:rPr>
          <w:t>2025</w:t>
        </w:r>
      </w:hyperlink>
      <w:r>
        <w:rPr>
          <w:spacing w:val="-2"/>
        </w:rPr>
        <w:t>).</w:t>
      </w:r>
    </w:p>
    <w:p w14:paraId="31D74043" w14:textId="77777777" w:rsidR="006131AD" w:rsidRDefault="00000000">
      <w:pPr>
        <w:pStyle w:val="Corpodetexto"/>
        <w:spacing w:before="10" w:line="340" w:lineRule="auto"/>
        <w:ind w:left="140" w:right="108" w:firstLine="708"/>
        <w:jc w:val="both"/>
      </w:pPr>
      <w:r>
        <w:rPr>
          <w:w w:val="105"/>
        </w:rPr>
        <w:t>Em parte significativa dos estudos, os resultados apontam melhorias em retorno, risco, retorno ajustado ao risco ou Índice de Sharpe quando modelos preditivos são in-corporados à formação de carteiras. Pesquisas com Random Forest, XGBoost, LSTM, CNN-BiLSTM e A-LSTM indicam que a previsão de retornos ou a pré-seleção de ativos pode</w:t>
      </w:r>
      <w:r>
        <w:rPr>
          <w:spacing w:val="-7"/>
          <w:w w:val="105"/>
        </w:rPr>
        <w:t xml:space="preserve"> </w:t>
      </w:r>
      <w:r>
        <w:rPr>
          <w:w w:val="105"/>
        </w:rPr>
        <w:t>produzir</w:t>
      </w:r>
      <w:r>
        <w:rPr>
          <w:spacing w:val="-7"/>
          <w:w w:val="105"/>
        </w:rPr>
        <w:t xml:space="preserve"> </w:t>
      </w:r>
      <w:r>
        <w:rPr>
          <w:w w:val="105"/>
        </w:rPr>
        <w:t>resultados</w:t>
      </w:r>
      <w:r>
        <w:rPr>
          <w:spacing w:val="-7"/>
          <w:w w:val="105"/>
        </w:rPr>
        <w:t xml:space="preserve"> </w:t>
      </w:r>
      <w:r>
        <w:rPr>
          <w:w w:val="105"/>
        </w:rPr>
        <w:t>mais</w:t>
      </w:r>
      <w:r>
        <w:rPr>
          <w:spacing w:val="-7"/>
          <w:w w:val="105"/>
        </w:rPr>
        <w:t xml:space="preserve"> </w:t>
      </w:r>
      <w:r>
        <w:rPr>
          <w:w w:val="105"/>
        </w:rPr>
        <w:t>favoráveis</w:t>
      </w:r>
      <w:r>
        <w:rPr>
          <w:spacing w:val="-7"/>
          <w:w w:val="105"/>
        </w:rPr>
        <w:t xml:space="preserve"> </w:t>
      </w:r>
      <w:r>
        <w:rPr>
          <w:w w:val="105"/>
        </w:rPr>
        <w:t>do</w:t>
      </w:r>
      <w:r>
        <w:rPr>
          <w:spacing w:val="-7"/>
          <w:w w:val="105"/>
        </w:rPr>
        <w:t xml:space="preserve"> </w:t>
      </w:r>
      <w:r>
        <w:rPr>
          <w:w w:val="105"/>
        </w:rPr>
        <w:t>que</w:t>
      </w:r>
      <w:r>
        <w:rPr>
          <w:spacing w:val="-7"/>
          <w:w w:val="105"/>
        </w:rPr>
        <w:t xml:space="preserve"> </w:t>
      </w:r>
      <w:r>
        <w:rPr>
          <w:w w:val="105"/>
        </w:rPr>
        <w:t>estratégias</w:t>
      </w:r>
      <w:r>
        <w:rPr>
          <w:spacing w:val="-7"/>
          <w:w w:val="105"/>
        </w:rPr>
        <w:t xml:space="preserve"> </w:t>
      </w:r>
      <w:r>
        <w:rPr>
          <w:w w:val="105"/>
        </w:rPr>
        <w:t>baseadas</w:t>
      </w:r>
      <w:r>
        <w:rPr>
          <w:spacing w:val="-7"/>
          <w:w w:val="105"/>
        </w:rPr>
        <w:t xml:space="preserve"> </w:t>
      </w:r>
      <w:r>
        <w:rPr>
          <w:w w:val="105"/>
        </w:rPr>
        <w:t>apenas</w:t>
      </w:r>
      <w:r>
        <w:rPr>
          <w:spacing w:val="-7"/>
          <w:w w:val="105"/>
        </w:rPr>
        <w:t xml:space="preserve"> </w:t>
      </w:r>
      <w:r>
        <w:rPr>
          <w:w w:val="105"/>
        </w:rPr>
        <w:t>em</w:t>
      </w:r>
      <w:r>
        <w:rPr>
          <w:spacing w:val="-7"/>
          <w:w w:val="105"/>
        </w:rPr>
        <w:t xml:space="preserve"> </w:t>
      </w:r>
      <w:r>
        <w:rPr>
          <w:w w:val="105"/>
        </w:rPr>
        <w:t>dados históricos,</w:t>
      </w:r>
      <w:r>
        <w:rPr>
          <w:spacing w:val="-9"/>
          <w:w w:val="105"/>
        </w:rPr>
        <w:t xml:space="preserve"> </w:t>
      </w:r>
      <w:r>
        <w:rPr>
          <w:w w:val="105"/>
        </w:rPr>
        <w:t>sem</w:t>
      </w:r>
      <w:r>
        <w:rPr>
          <w:spacing w:val="-9"/>
          <w:w w:val="105"/>
        </w:rPr>
        <w:t xml:space="preserve"> </w:t>
      </w:r>
      <w:r>
        <w:rPr>
          <w:w w:val="105"/>
        </w:rPr>
        <w:t>etapa</w:t>
      </w:r>
      <w:r>
        <w:rPr>
          <w:spacing w:val="-9"/>
          <w:w w:val="105"/>
        </w:rPr>
        <w:t xml:space="preserve"> </w:t>
      </w:r>
      <w:r>
        <w:rPr>
          <w:w w:val="105"/>
        </w:rPr>
        <w:t>preditiva</w:t>
      </w:r>
      <w:r>
        <w:rPr>
          <w:spacing w:val="-9"/>
          <w:w w:val="105"/>
        </w:rPr>
        <w:t xml:space="preserve"> </w:t>
      </w:r>
      <w:r>
        <w:rPr>
          <w:w w:val="105"/>
        </w:rPr>
        <w:t>ou</w:t>
      </w:r>
      <w:r>
        <w:rPr>
          <w:spacing w:val="-9"/>
          <w:w w:val="105"/>
        </w:rPr>
        <w:t xml:space="preserve"> </w:t>
      </w:r>
      <w:r>
        <w:rPr>
          <w:w w:val="105"/>
        </w:rPr>
        <w:t>com</w:t>
      </w:r>
      <w:r>
        <w:rPr>
          <w:spacing w:val="-9"/>
          <w:w w:val="105"/>
        </w:rPr>
        <w:t xml:space="preserve"> </w:t>
      </w:r>
      <w:r>
        <w:rPr>
          <w:w w:val="105"/>
        </w:rPr>
        <w:t>alocação</w:t>
      </w:r>
      <w:r>
        <w:rPr>
          <w:spacing w:val="-9"/>
          <w:w w:val="105"/>
        </w:rPr>
        <w:t xml:space="preserve"> </w:t>
      </w:r>
      <w:r>
        <w:rPr>
          <w:w w:val="105"/>
        </w:rPr>
        <w:t>tradicional,</w:t>
      </w:r>
      <w:r>
        <w:rPr>
          <w:spacing w:val="-9"/>
          <w:w w:val="105"/>
        </w:rPr>
        <w:t xml:space="preserve"> </w:t>
      </w:r>
      <w:r>
        <w:rPr>
          <w:w w:val="105"/>
        </w:rPr>
        <w:t>conforme</w:t>
      </w:r>
      <w:r>
        <w:rPr>
          <w:spacing w:val="-9"/>
          <w:w w:val="105"/>
        </w:rPr>
        <w:t xml:space="preserve"> </w:t>
      </w:r>
      <w:r>
        <w:rPr>
          <w:w w:val="105"/>
        </w:rPr>
        <w:t>o</w:t>
      </w:r>
      <w:r>
        <w:rPr>
          <w:spacing w:val="-9"/>
          <w:w w:val="105"/>
        </w:rPr>
        <w:t xml:space="preserve"> </w:t>
      </w:r>
      <w:r>
        <w:rPr>
          <w:w w:val="105"/>
        </w:rPr>
        <w:t>desenho</w:t>
      </w:r>
      <w:r>
        <w:rPr>
          <w:spacing w:val="-9"/>
          <w:w w:val="105"/>
        </w:rPr>
        <w:t xml:space="preserve"> </w:t>
      </w:r>
      <w:r>
        <w:rPr>
          <w:w w:val="105"/>
        </w:rPr>
        <w:t>de</w:t>
      </w:r>
      <w:r>
        <w:rPr>
          <w:spacing w:val="-9"/>
          <w:w w:val="105"/>
        </w:rPr>
        <w:t xml:space="preserve"> </w:t>
      </w:r>
      <w:r>
        <w:rPr>
          <w:w w:val="105"/>
        </w:rPr>
        <w:t>cada estudo (</w:t>
      </w:r>
      <w:hyperlink w:anchor="_bookmark75" w:history="1">
        <w:r>
          <w:rPr>
            <w:w w:val="105"/>
          </w:rPr>
          <w:t>CHEN et al.</w:t>
        </w:r>
      </w:hyperlink>
      <w:r>
        <w:rPr>
          <w:w w:val="105"/>
        </w:rPr>
        <w:t xml:space="preserve">, </w:t>
      </w:r>
      <w:hyperlink w:anchor="_bookmark75" w:history="1">
        <w:r>
          <w:rPr>
            <w:w w:val="105"/>
          </w:rPr>
          <w:t>2021</w:t>
        </w:r>
      </w:hyperlink>
      <w:r>
        <w:rPr>
          <w:w w:val="105"/>
        </w:rPr>
        <w:t xml:space="preserve">; </w:t>
      </w:r>
      <w:hyperlink w:anchor="_bookmark96" w:history="1">
        <w:r>
          <w:rPr>
            <w:w w:val="105"/>
          </w:rPr>
          <w:t>MA; HAN; WANG</w:t>
        </w:r>
      </w:hyperlink>
      <w:r>
        <w:rPr>
          <w:w w:val="105"/>
        </w:rPr>
        <w:t xml:space="preserve">, </w:t>
      </w:r>
      <w:hyperlink w:anchor="_bookmark96" w:history="1">
        <w:r>
          <w:rPr>
            <w:w w:val="105"/>
          </w:rPr>
          <w:t>2021</w:t>
        </w:r>
      </w:hyperlink>
      <w:r>
        <w:rPr>
          <w:w w:val="105"/>
        </w:rPr>
        <w:t xml:space="preserve">; </w:t>
      </w:r>
      <w:hyperlink w:anchor="_bookmark115" w:history="1">
        <w:r>
          <w:rPr>
            <w:w w:val="105"/>
          </w:rPr>
          <w:t>WANG et</w:t>
        </w:r>
        <w:r>
          <w:rPr>
            <w:spacing w:val="1"/>
            <w:w w:val="105"/>
          </w:rPr>
          <w:t xml:space="preserve"> </w:t>
        </w:r>
        <w:r>
          <w:rPr>
            <w:w w:val="105"/>
          </w:rPr>
          <w:t>al.</w:t>
        </w:r>
      </w:hyperlink>
      <w:r>
        <w:rPr>
          <w:w w:val="105"/>
        </w:rPr>
        <w:t xml:space="preserve">, </w:t>
      </w:r>
      <w:hyperlink w:anchor="_bookmark115" w:history="1">
        <w:r>
          <w:rPr>
            <w:w w:val="105"/>
          </w:rPr>
          <w:t>2020</w:t>
        </w:r>
      </w:hyperlink>
      <w:r>
        <w:rPr>
          <w:w w:val="105"/>
        </w:rPr>
        <w:t xml:space="preserve">; </w:t>
      </w:r>
      <w:hyperlink w:anchor="_bookmark74" w:history="1">
        <w:r>
          <w:rPr>
            <w:spacing w:val="-2"/>
            <w:w w:val="105"/>
          </w:rPr>
          <w:t>CHAWEEWAN-</w:t>
        </w:r>
      </w:hyperlink>
    </w:p>
    <w:p w14:paraId="29C91D36" w14:textId="77777777" w:rsidR="006131AD" w:rsidRDefault="00000000">
      <w:pPr>
        <w:pStyle w:val="Corpodetexto"/>
        <w:spacing w:line="248" w:lineRule="exact"/>
        <w:ind w:left="140"/>
        <w:jc w:val="both"/>
      </w:pPr>
      <w:hyperlink w:anchor="_bookmark74" w:history="1">
        <w:r>
          <w:t>CHON;</w:t>
        </w:r>
        <w:r>
          <w:rPr>
            <w:spacing w:val="3"/>
          </w:rPr>
          <w:t xml:space="preserve"> </w:t>
        </w:r>
        <w:r>
          <w:t>CHAYSIRI</w:t>
        </w:r>
      </w:hyperlink>
      <w:r>
        <w:t>,</w:t>
      </w:r>
      <w:r>
        <w:rPr>
          <w:spacing w:val="4"/>
        </w:rPr>
        <w:t xml:space="preserve"> </w:t>
      </w:r>
      <w:hyperlink w:anchor="_bookmark74" w:history="1">
        <w:r>
          <w:t>2022</w:t>
        </w:r>
      </w:hyperlink>
      <w:r>
        <w:t>;</w:t>
      </w:r>
      <w:r>
        <w:rPr>
          <w:spacing w:val="3"/>
        </w:rPr>
        <w:t xml:space="preserve"> </w:t>
      </w:r>
      <w:hyperlink w:anchor="_bookmark81" w:history="1">
        <w:r>
          <w:t>DU</w:t>
        </w:r>
      </w:hyperlink>
      <w:r>
        <w:t>,</w:t>
      </w:r>
      <w:r>
        <w:rPr>
          <w:spacing w:val="4"/>
        </w:rPr>
        <w:t xml:space="preserve"> </w:t>
      </w:r>
      <w:hyperlink w:anchor="_bookmark81" w:history="1">
        <w:r>
          <w:t>2022</w:t>
        </w:r>
      </w:hyperlink>
      <w:r>
        <w:t>;</w:t>
      </w:r>
      <w:r>
        <w:rPr>
          <w:spacing w:val="3"/>
        </w:rPr>
        <w:t xml:space="preserve"> </w:t>
      </w:r>
      <w:hyperlink w:anchor="_bookmark118" w:history="1">
        <w:r>
          <w:rPr>
            <w:spacing w:val="-111"/>
          </w:rPr>
          <w:t>S</w:t>
        </w:r>
        <w:r>
          <w:rPr>
            <w:position w:val="5"/>
          </w:rPr>
          <w:t>´</w:t>
        </w:r>
        <w:r>
          <w:rPr>
            <w:spacing w:val="-24"/>
            <w:position w:val="5"/>
          </w:rPr>
          <w:t xml:space="preserve"> </w:t>
        </w:r>
        <w:r>
          <w:t>LUSARCZYK;</w:t>
        </w:r>
        <w:r>
          <w:rPr>
            <w:spacing w:val="3"/>
          </w:rPr>
          <w:t xml:space="preserve"> </w:t>
        </w:r>
        <w:r>
          <w:rPr>
            <w:spacing w:val="-111"/>
          </w:rPr>
          <w:t>S</w:t>
        </w:r>
        <w:r>
          <w:rPr>
            <w:position w:val="5"/>
          </w:rPr>
          <w:t>´</w:t>
        </w:r>
        <w:r>
          <w:rPr>
            <w:spacing w:val="-24"/>
            <w:position w:val="5"/>
          </w:rPr>
          <w:t xml:space="preserve"> </w:t>
        </w:r>
        <w:r>
          <w:t>LEPACZUK</w:t>
        </w:r>
      </w:hyperlink>
      <w:r>
        <w:t>,</w:t>
      </w:r>
      <w:r>
        <w:rPr>
          <w:spacing w:val="4"/>
        </w:rPr>
        <w:t xml:space="preserve"> </w:t>
      </w:r>
      <w:hyperlink w:anchor="_bookmark118" w:history="1">
        <w:r>
          <w:t>2025</w:t>
        </w:r>
      </w:hyperlink>
      <w:r>
        <w:t>).</w:t>
      </w:r>
      <w:r>
        <w:rPr>
          <w:spacing w:val="3"/>
        </w:rPr>
        <w:t xml:space="preserve"> </w:t>
      </w:r>
      <w:r>
        <w:t>Em</w:t>
      </w:r>
      <w:r>
        <w:rPr>
          <w:spacing w:val="4"/>
        </w:rPr>
        <w:t xml:space="preserve"> </w:t>
      </w:r>
      <w:r>
        <w:t>outra</w:t>
      </w:r>
      <w:r>
        <w:rPr>
          <w:spacing w:val="3"/>
        </w:rPr>
        <w:t xml:space="preserve"> </w:t>
      </w:r>
      <w:r>
        <w:rPr>
          <w:spacing w:val="-2"/>
        </w:rPr>
        <w:t>direção,</w:t>
      </w:r>
    </w:p>
    <w:p w14:paraId="2372766A" w14:textId="77777777" w:rsidR="006131AD" w:rsidRDefault="00000000">
      <w:pPr>
        <w:pStyle w:val="Corpodetexto"/>
        <w:spacing w:before="106" w:line="340" w:lineRule="auto"/>
        <w:ind w:left="140" w:right="146"/>
        <w:jc w:val="both"/>
      </w:pPr>
      <w:r>
        <w:t>os modelos de deep reinforcement learning ampliam essa lógica ao incorporar estados de mercado,</w:t>
      </w:r>
      <w:r>
        <w:rPr>
          <w:spacing w:val="-4"/>
        </w:rPr>
        <w:t xml:space="preserve"> </w:t>
      </w:r>
      <w:r>
        <w:t>aversão</w:t>
      </w:r>
      <w:r>
        <w:rPr>
          <w:spacing w:val="-4"/>
        </w:rPr>
        <w:t xml:space="preserve"> </w:t>
      </w:r>
      <w:r>
        <w:t>ao</w:t>
      </w:r>
      <w:r>
        <w:rPr>
          <w:spacing w:val="-4"/>
        </w:rPr>
        <w:t xml:space="preserve"> </w:t>
      </w:r>
      <w:r>
        <w:t>risco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custos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transação</w:t>
      </w:r>
      <w:r>
        <w:rPr>
          <w:spacing w:val="-4"/>
        </w:rPr>
        <w:t xml:space="preserve"> </w:t>
      </w:r>
      <w:r>
        <w:t>ao</w:t>
      </w:r>
      <w:r>
        <w:rPr>
          <w:spacing w:val="-4"/>
        </w:rPr>
        <w:t xml:space="preserve"> </w:t>
      </w:r>
      <w:r>
        <w:t>processo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decisão,</w:t>
      </w:r>
      <w:r>
        <w:rPr>
          <w:spacing w:val="-4"/>
        </w:rPr>
        <w:t xml:space="preserve"> </w:t>
      </w:r>
      <w:r>
        <w:t>permitindo</w:t>
      </w:r>
      <w:r>
        <w:rPr>
          <w:spacing w:val="-4"/>
        </w:rPr>
        <w:t xml:space="preserve"> </w:t>
      </w:r>
      <w:r>
        <w:t>formas mais dinâmicas de alocação em comparação a estratégias estáticas de média-variância ou Max-Sharpe (</w:t>
      </w:r>
      <w:hyperlink w:anchor="_bookmark93" w:history="1">
        <w:r>
          <w:t>JIANG; OLMO; ATWI</w:t>
        </w:r>
      </w:hyperlink>
      <w:r>
        <w:t xml:space="preserve">, </w:t>
      </w:r>
      <w:hyperlink w:anchor="_bookmark93" w:history="1">
        <w:r>
          <w:t>2024</w:t>
        </w:r>
      </w:hyperlink>
      <w:r>
        <w:t xml:space="preserve">; </w:t>
      </w:r>
      <w:hyperlink w:anchor="_bookmark91" w:history="1">
        <w:r>
          <w:t>JANG; SEONG</w:t>
        </w:r>
      </w:hyperlink>
      <w:r>
        <w:t xml:space="preserve">, </w:t>
      </w:r>
      <w:hyperlink w:anchor="_bookmark91" w:history="1">
        <w:r>
          <w:t>2023</w:t>
        </w:r>
      </w:hyperlink>
      <w:r>
        <w:t>).</w:t>
      </w:r>
    </w:p>
    <w:p w14:paraId="79357328" w14:textId="77777777" w:rsidR="006131AD" w:rsidRDefault="00000000">
      <w:pPr>
        <w:pStyle w:val="Corpodetexto"/>
        <w:spacing w:line="250" w:lineRule="exact"/>
        <w:ind w:left="848"/>
        <w:jc w:val="both"/>
      </w:pPr>
      <w:r>
        <w:rPr>
          <w:w w:val="105"/>
        </w:rPr>
        <w:t>Contudo,</w:t>
      </w:r>
      <w:r>
        <w:rPr>
          <w:spacing w:val="9"/>
          <w:w w:val="105"/>
        </w:rPr>
        <w:t xml:space="preserve"> </w:t>
      </w:r>
      <w:r>
        <w:rPr>
          <w:w w:val="105"/>
        </w:rPr>
        <w:t>os</w:t>
      </w:r>
      <w:r>
        <w:rPr>
          <w:spacing w:val="11"/>
          <w:w w:val="105"/>
        </w:rPr>
        <w:t xml:space="preserve"> </w:t>
      </w:r>
      <w:r>
        <w:rPr>
          <w:w w:val="105"/>
        </w:rPr>
        <w:t>ganhos</w:t>
      </w:r>
      <w:r>
        <w:rPr>
          <w:spacing w:val="11"/>
          <w:w w:val="105"/>
        </w:rPr>
        <w:t xml:space="preserve"> </w:t>
      </w:r>
      <w:r>
        <w:rPr>
          <w:w w:val="105"/>
        </w:rPr>
        <w:t>não</w:t>
      </w:r>
      <w:r>
        <w:rPr>
          <w:spacing w:val="11"/>
          <w:w w:val="105"/>
        </w:rPr>
        <w:t xml:space="preserve"> </w:t>
      </w:r>
      <w:r>
        <w:rPr>
          <w:w w:val="105"/>
        </w:rPr>
        <w:t>são</w:t>
      </w:r>
      <w:r>
        <w:rPr>
          <w:spacing w:val="11"/>
          <w:w w:val="105"/>
        </w:rPr>
        <w:t xml:space="preserve"> </w:t>
      </w:r>
      <w:r>
        <w:rPr>
          <w:w w:val="105"/>
        </w:rPr>
        <w:t>universais.</w:t>
      </w:r>
      <w:r>
        <w:rPr>
          <w:spacing w:val="11"/>
          <w:w w:val="105"/>
        </w:rPr>
        <w:t xml:space="preserve"> </w:t>
      </w:r>
      <w:hyperlink w:anchor="_bookmark118" w:history="1">
        <w:r>
          <w:rPr>
            <w:spacing w:val="-117"/>
            <w:w w:val="105"/>
          </w:rPr>
          <w:t>S</w:t>
        </w:r>
        <w:r>
          <w:rPr>
            <w:w w:val="105"/>
            <w:position w:val="5"/>
          </w:rPr>
          <w:t>´</w:t>
        </w:r>
        <w:r>
          <w:rPr>
            <w:spacing w:val="-25"/>
            <w:w w:val="105"/>
            <w:position w:val="5"/>
          </w:rPr>
          <w:t xml:space="preserve"> </w:t>
        </w:r>
        <w:r>
          <w:rPr>
            <w:w w:val="105"/>
          </w:rPr>
          <w:t>lusarczyk</w:t>
        </w:r>
        <w:r>
          <w:rPr>
            <w:spacing w:val="11"/>
            <w:w w:val="105"/>
          </w:rPr>
          <w:t xml:space="preserve"> </w:t>
        </w:r>
        <w:r>
          <w:rPr>
            <w:w w:val="105"/>
          </w:rPr>
          <w:t>e</w:t>
        </w:r>
        <w:r>
          <w:rPr>
            <w:spacing w:val="11"/>
            <w:w w:val="105"/>
          </w:rPr>
          <w:t xml:space="preserve"> </w:t>
        </w:r>
        <w:r>
          <w:rPr>
            <w:spacing w:val="-117"/>
            <w:w w:val="105"/>
          </w:rPr>
          <w:t>S</w:t>
        </w:r>
        <w:r>
          <w:rPr>
            <w:w w:val="105"/>
            <w:position w:val="5"/>
          </w:rPr>
          <w:t>´</w:t>
        </w:r>
        <w:r>
          <w:rPr>
            <w:spacing w:val="-25"/>
            <w:w w:val="105"/>
            <w:position w:val="5"/>
          </w:rPr>
          <w:t xml:space="preserve"> </w:t>
        </w:r>
        <w:r>
          <w:rPr>
            <w:w w:val="105"/>
          </w:rPr>
          <w:t>lepaczuk</w:t>
        </w:r>
      </w:hyperlink>
      <w:r>
        <w:rPr>
          <w:spacing w:val="11"/>
          <w:w w:val="105"/>
        </w:rPr>
        <w:t xml:space="preserve"> </w:t>
      </w:r>
      <w:r>
        <w:rPr>
          <w:w w:val="105"/>
        </w:rPr>
        <w:t>(</w:t>
      </w:r>
      <w:hyperlink w:anchor="_bookmark118" w:history="1">
        <w:r>
          <w:rPr>
            <w:w w:val="105"/>
          </w:rPr>
          <w:t>2025</w:t>
        </w:r>
      </w:hyperlink>
      <w:r>
        <w:rPr>
          <w:w w:val="105"/>
        </w:rPr>
        <w:t>)</w:t>
      </w:r>
      <w:r>
        <w:rPr>
          <w:spacing w:val="11"/>
          <w:w w:val="105"/>
        </w:rPr>
        <w:t xml:space="preserve"> </w:t>
      </w:r>
      <w:r>
        <w:rPr>
          <w:spacing w:val="-2"/>
          <w:w w:val="105"/>
        </w:rPr>
        <w:t>indicam</w:t>
      </w:r>
    </w:p>
    <w:p w14:paraId="128FBDA5" w14:textId="77777777" w:rsidR="006131AD" w:rsidRDefault="00000000">
      <w:pPr>
        <w:pStyle w:val="Corpodetexto"/>
        <w:spacing w:before="105" w:line="340" w:lineRule="auto"/>
        <w:ind w:left="140" w:right="114"/>
        <w:jc w:val="both"/>
      </w:pPr>
      <w:r>
        <w:rPr>
          <w:w w:val="105"/>
        </w:rPr>
        <w:t xml:space="preserve">que o uso de retornos previstos pode aprimorar a seleção de portfólios no modelo de Markowitz, mas depende do controle cuidadoso de parâmetros e hiperparâmetros. No </w:t>
      </w:r>
      <w:r>
        <w:t xml:space="preserve">mercado de criptomoedas, </w:t>
      </w:r>
      <w:hyperlink w:anchor="_bookmark71" w:history="1">
        <w:r>
          <w:t>Brauneis e Mestel</w:t>
        </w:r>
      </w:hyperlink>
      <w:r>
        <w:t xml:space="preserve"> (</w:t>
      </w:r>
      <w:hyperlink w:anchor="_bookmark71" w:history="1">
        <w:r>
          <w:t>2019</w:t>
        </w:r>
      </w:hyperlink>
      <w:r>
        <w:t xml:space="preserve">) apontam que a estratégia 1/N superou criptomoedas individuais e parcela expressiva dos portfólios ótimos de média-variância em </w:t>
      </w:r>
      <w:r>
        <w:rPr>
          <w:w w:val="105"/>
        </w:rPr>
        <w:t>termos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Índice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Sharpe</w:t>
      </w:r>
      <w:r>
        <w:rPr>
          <w:spacing w:val="-4"/>
          <w:w w:val="105"/>
        </w:rPr>
        <w:t xml:space="preserve"> </w:t>
      </w:r>
      <w:r>
        <w:rPr>
          <w:w w:val="105"/>
        </w:rPr>
        <w:t>e</w:t>
      </w:r>
      <w:r>
        <w:rPr>
          <w:spacing w:val="-4"/>
          <w:w w:val="105"/>
        </w:rPr>
        <w:t xml:space="preserve"> </w:t>
      </w:r>
      <w:r>
        <w:rPr>
          <w:w w:val="105"/>
        </w:rPr>
        <w:t>retornos</w:t>
      </w:r>
      <w:r>
        <w:rPr>
          <w:spacing w:val="-4"/>
          <w:w w:val="105"/>
        </w:rPr>
        <w:t xml:space="preserve"> </w:t>
      </w:r>
      <w:r>
        <w:rPr>
          <w:w w:val="105"/>
        </w:rPr>
        <w:t>equivalentes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certeza.</w:t>
      </w:r>
      <w:r>
        <w:rPr>
          <w:spacing w:val="-4"/>
          <w:w w:val="105"/>
        </w:rPr>
        <w:t xml:space="preserve"> </w:t>
      </w:r>
      <w:r>
        <w:rPr>
          <w:w w:val="105"/>
        </w:rPr>
        <w:t>Esses</w:t>
      </w:r>
      <w:r>
        <w:rPr>
          <w:spacing w:val="-4"/>
          <w:w w:val="105"/>
        </w:rPr>
        <w:t xml:space="preserve"> </w:t>
      </w:r>
      <w:r>
        <w:rPr>
          <w:w w:val="105"/>
        </w:rPr>
        <w:t>achados</w:t>
      </w:r>
      <w:r>
        <w:rPr>
          <w:spacing w:val="-4"/>
          <w:w w:val="105"/>
        </w:rPr>
        <w:t xml:space="preserve"> </w:t>
      </w:r>
      <w:r>
        <w:rPr>
          <w:w w:val="105"/>
        </w:rPr>
        <w:t>sugerem que a sofisticação metodológica não assegura, isoladamente, melhor desempenho em todos</w:t>
      </w:r>
      <w:r>
        <w:rPr>
          <w:spacing w:val="-1"/>
          <w:w w:val="105"/>
        </w:rPr>
        <w:t xml:space="preserve"> </w:t>
      </w:r>
      <w:r>
        <w:rPr>
          <w:w w:val="105"/>
        </w:rPr>
        <w:t>os</w:t>
      </w:r>
      <w:r>
        <w:rPr>
          <w:spacing w:val="-1"/>
          <w:w w:val="105"/>
        </w:rPr>
        <w:t xml:space="preserve"> </w:t>
      </w:r>
      <w:r>
        <w:rPr>
          <w:w w:val="105"/>
        </w:rPr>
        <w:t>contextos,</w:t>
      </w:r>
      <w:r>
        <w:rPr>
          <w:spacing w:val="-1"/>
          <w:w w:val="105"/>
        </w:rPr>
        <w:t xml:space="preserve"> </w:t>
      </w:r>
      <w:r>
        <w:rPr>
          <w:w w:val="105"/>
        </w:rPr>
        <w:t>sobretudo</w:t>
      </w:r>
      <w:r>
        <w:rPr>
          <w:spacing w:val="-1"/>
          <w:w w:val="105"/>
        </w:rPr>
        <w:t xml:space="preserve"> </w:t>
      </w:r>
      <w:r>
        <w:rPr>
          <w:w w:val="105"/>
        </w:rPr>
        <w:t>no</w:t>
      </w:r>
      <w:r>
        <w:rPr>
          <w:spacing w:val="-1"/>
          <w:w w:val="105"/>
        </w:rPr>
        <w:t xml:space="preserve"> </w:t>
      </w:r>
      <w:r>
        <w:rPr>
          <w:w w:val="105"/>
        </w:rPr>
        <w:t>mercado</w:t>
      </w:r>
      <w:r>
        <w:rPr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spacing w:val="-1"/>
          <w:w w:val="105"/>
        </w:rPr>
        <w:t xml:space="preserve"> </w:t>
      </w:r>
      <w:r>
        <w:rPr>
          <w:w w:val="105"/>
        </w:rPr>
        <w:t>criptoativos,</w:t>
      </w:r>
      <w:r>
        <w:rPr>
          <w:spacing w:val="-1"/>
          <w:w w:val="105"/>
        </w:rPr>
        <w:t xml:space="preserve"> </w:t>
      </w:r>
      <w:r>
        <w:rPr>
          <w:w w:val="105"/>
        </w:rPr>
        <w:t>marcado</w:t>
      </w:r>
      <w:r>
        <w:rPr>
          <w:spacing w:val="-1"/>
          <w:w w:val="105"/>
        </w:rPr>
        <w:t xml:space="preserve"> </w:t>
      </w:r>
      <w:r>
        <w:rPr>
          <w:w w:val="105"/>
        </w:rPr>
        <w:t>por</w:t>
      </w:r>
      <w:r>
        <w:rPr>
          <w:spacing w:val="-1"/>
          <w:w w:val="105"/>
        </w:rPr>
        <w:t xml:space="preserve"> </w:t>
      </w:r>
      <w:r>
        <w:rPr>
          <w:w w:val="105"/>
        </w:rPr>
        <w:t>alta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volatilidade, </w:t>
      </w:r>
      <w:r>
        <w:t>retornos não normais e correlações instáveis (</w:t>
      </w:r>
      <w:hyperlink w:anchor="_bookmark71" w:history="1">
        <w:r>
          <w:t>BRAUNEIS; MESTEL</w:t>
        </w:r>
      </w:hyperlink>
      <w:r>
        <w:t xml:space="preserve">, </w:t>
      </w:r>
      <w:hyperlink w:anchor="_bookmark71" w:history="1">
        <w:r>
          <w:t>2019</w:t>
        </w:r>
      </w:hyperlink>
      <w:r>
        <w:t xml:space="preserve">; </w:t>
      </w:r>
      <w:hyperlink w:anchor="_bookmark92" w:history="1">
        <w:r>
          <w:t>JELESKOVIC et</w:t>
        </w:r>
      </w:hyperlink>
      <w:r>
        <w:t xml:space="preserve"> </w:t>
      </w:r>
      <w:hyperlink w:anchor="_bookmark92" w:history="1">
        <w:r>
          <w:rPr>
            <w:w w:val="105"/>
          </w:rPr>
          <w:t>al.</w:t>
        </w:r>
      </w:hyperlink>
      <w:r>
        <w:rPr>
          <w:w w:val="105"/>
        </w:rPr>
        <w:t xml:space="preserve">, </w:t>
      </w:r>
      <w:hyperlink w:anchor="_bookmark92" w:history="1">
        <w:r>
          <w:rPr>
            <w:w w:val="105"/>
          </w:rPr>
          <w:t>2024</w:t>
        </w:r>
      </w:hyperlink>
      <w:r>
        <w:rPr>
          <w:w w:val="105"/>
        </w:rPr>
        <w:t xml:space="preserve">; </w:t>
      </w:r>
      <w:hyperlink w:anchor="_bookmark117" w:history="1">
        <w:r>
          <w:rPr>
            <w:w w:val="105"/>
          </w:rPr>
          <w:t>ZOUAOUI; NAAS</w:t>
        </w:r>
      </w:hyperlink>
      <w:r>
        <w:rPr>
          <w:w w:val="105"/>
        </w:rPr>
        <w:t xml:space="preserve">, </w:t>
      </w:r>
      <w:hyperlink w:anchor="_bookmark117" w:history="1">
        <w:r>
          <w:rPr>
            <w:w w:val="105"/>
          </w:rPr>
          <w:t>2025</w:t>
        </w:r>
      </w:hyperlink>
      <w:r>
        <w:rPr>
          <w:w w:val="105"/>
        </w:rPr>
        <w:t>).</w:t>
      </w:r>
    </w:p>
    <w:p w14:paraId="2F6B1D03" w14:textId="77777777" w:rsidR="006131AD" w:rsidRDefault="00000000">
      <w:pPr>
        <w:pStyle w:val="Corpodetexto"/>
        <w:spacing w:line="340" w:lineRule="auto"/>
        <w:ind w:left="140" w:right="127" w:firstLine="708"/>
        <w:jc w:val="both"/>
      </w:pPr>
      <w:r>
        <w:rPr>
          <w:w w:val="105"/>
        </w:rPr>
        <w:t>As</w:t>
      </w:r>
      <w:r>
        <w:rPr>
          <w:spacing w:val="-15"/>
          <w:w w:val="105"/>
        </w:rPr>
        <w:t xml:space="preserve"> </w:t>
      </w:r>
      <w:r>
        <w:rPr>
          <w:w w:val="105"/>
        </w:rPr>
        <w:t>limitações</w:t>
      </w:r>
      <w:r>
        <w:rPr>
          <w:spacing w:val="-15"/>
          <w:w w:val="105"/>
        </w:rPr>
        <w:t xml:space="preserve"> </w:t>
      </w:r>
      <w:r>
        <w:rPr>
          <w:w w:val="105"/>
        </w:rPr>
        <w:t>metodológicas</w:t>
      </w:r>
      <w:r>
        <w:rPr>
          <w:spacing w:val="-15"/>
          <w:w w:val="105"/>
        </w:rPr>
        <w:t xml:space="preserve"> </w:t>
      </w:r>
      <w:r>
        <w:rPr>
          <w:w w:val="105"/>
        </w:rPr>
        <w:t>reforçam</w:t>
      </w:r>
      <w:r>
        <w:rPr>
          <w:spacing w:val="-15"/>
          <w:w w:val="105"/>
        </w:rPr>
        <w:t xml:space="preserve"> </w:t>
      </w:r>
      <w:r>
        <w:rPr>
          <w:w w:val="105"/>
        </w:rPr>
        <w:t>essa</w:t>
      </w:r>
      <w:r>
        <w:rPr>
          <w:spacing w:val="-15"/>
          <w:w w:val="105"/>
        </w:rPr>
        <w:t xml:space="preserve"> </w:t>
      </w:r>
      <w:r>
        <w:rPr>
          <w:w w:val="105"/>
        </w:rPr>
        <w:t>cautela.</w:t>
      </w:r>
      <w:r>
        <w:rPr>
          <w:spacing w:val="-15"/>
          <w:w w:val="105"/>
        </w:rPr>
        <w:t xml:space="preserve"> </w:t>
      </w:r>
      <w:r>
        <w:rPr>
          <w:w w:val="105"/>
        </w:rPr>
        <w:t>Nos</w:t>
      </w:r>
      <w:r>
        <w:rPr>
          <w:spacing w:val="-15"/>
          <w:w w:val="105"/>
        </w:rPr>
        <w:t xml:space="preserve"> </w:t>
      </w:r>
      <w:r>
        <w:rPr>
          <w:w w:val="105"/>
        </w:rPr>
        <w:t>estudos</w:t>
      </w:r>
      <w:r>
        <w:rPr>
          <w:spacing w:val="-15"/>
          <w:w w:val="105"/>
        </w:rPr>
        <w:t xml:space="preserve"> </w:t>
      </w:r>
      <w:r>
        <w:rPr>
          <w:w w:val="105"/>
        </w:rPr>
        <w:t>sobre</w:t>
      </w:r>
      <w:r>
        <w:rPr>
          <w:spacing w:val="-15"/>
          <w:w w:val="105"/>
        </w:rPr>
        <w:t xml:space="preserve"> </w:t>
      </w:r>
      <w:r>
        <w:rPr>
          <w:w w:val="105"/>
        </w:rPr>
        <w:t xml:space="preserve">otimização </w:t>
      </w:r>
      <w:r>
        <w:t xml:space="preserve">com previsão, o material analisado aponta restrições associadas à rotatividade das carteiras </w:t>
      </w:r>
      <w:r>
        <w:rPr>
          <w:w w:val="105"/>
        </w:rPr>
        <w:t>e aos custos de transação, fatores que podem reduzir parte dos ganhos associados às estratégias</w:t>
      </w:r>
      <w:r>
        <w:rPr>
          <w:spacing w:val="13"/>
          <w:w w:val="105"/>
        </w:rPr>
        <w:t xml:space="preserve"> </w:t>
      </w:r>
      <w:r>
        <w:rPr>
          <w:w w:val="105"/>
        </w:rPr>
        <w:t>preditivas</w:t>
      </w:r>
      <w:r>
        <w:rPr>
          <w:spacing w:val="13"/>
          <w:w w:val="105"/>
        </w:rPr>
        <w:t xml:space="preserve"> </w:t>
      </w:r>
      <w:r>
        <w:rPr>
          <w:w w:val="105"/>
        </w:rPr>
        <w:t>(</w:t>
      </w:r>
      <w:hyperlink w:anchor="_bookmark75" w:history="1">
        <w:r>
          <w:rPr>
            <w:w w:val="105"/>
          </w:rPr>
          <w:t>CHEN</w:t>
        </w:r>
        <w:r>
          <w:rPr>
            <w:spacing w:val="14"/>
            <w:w w:val="105"/>
          </w:rPr>
          <w:t xml:space="preserve"> </w:t>
        </w:r>
        <w:r>
          <w:rPr>
            <w:w w:val="105"/>
          </w:rPr>
          <w:t>et</w:t>
        </w:r>
        <w:r>
          <w:rPr>
            <w:spacing w:val="13"/>
            <w:w w:val="105"/>
          </w:rPr>
          <w:t xml:space="preserve"> </w:t>
        </w:r>
        <w:r>
          <w:rPr>
            <w:w w:val="105"/>
          </w:rPr>
          <w:t>al.</w:t>
        </w:r>
      </w:hyperlink>
      <w:r>
        <w:rPr>
          <w:w w:val="105"/>
        </w:rPr>
        <w:t>,</w:t>
      </w:r>
      <w:r>
        <w:rPr>
          <w:spacing w:val="14"/>
          <w:w w:val="105"/>
        </w:rPr>
        <w:t xml:space="preserve"> </w:t>
      </w:r>
      <w:hyperlink w:anchor="_bookmark75" w:history="1">
        <w:r>
          <w:rPr>
            <w:w w:val="105"/>
          </w:rPr>
          <w:t>2021</w:t>
        </w:r>
      </w:hyperlink>
      <w:r>
        <w:rPr>
          <w:w w:val="105"/>
        </w:rPr>
        <w:t>;</w:t>
      </w:r>
      <w:r>
        <w:rPr>
          <w:spacing w:val="13"/>
          <w:w w:val="105"/>
        </w:rPr>
        <w:t xml:space="preserve"> </w:t>
      </w:r>
      <w:hyperlink w:anchor="_bookmark96" w:history="1">
        <w:r>
          <w:rPr>
            <w:w w:val="105"/>
          </w:rPr>
          <w:t>MA;</w:t>
        </w:r>
        <w:r>
          <w:rPr>
            <w:spacing w:val="13"/>
            <w:w w:val="105"/>
          </w:rPr>
          <w:t xml:space="preserve"> </w:t>
        </w:r>
        <w:r>
          <w:rPr>
            <w:w w:val="105"/>
          </w:rPr>
          <w:t>HAN;</w:t>
        </w:r>
        <w:r>
          <w:rPr>
            <w:spacing w:val="14"/>
            <w:w w:val="105"/>
          </w:rPr>
          <w:t xml:space="preserve"> </w:t>
        </w:r>
        <w:r>
          <w:rPr>
            <w:w w:val="105"/>
          </w:rPr>
          <w:t>WANG</w:t>
        </w:r>
      </w:hyperlink>
      <w:r>
        <w:rPr>
          <w:w w:val="105"/>
        </w:rPr>
        <w:t>,</w:t>
      </w:r>
      <w:r>
        <w:rPr>
          <w:spacing w:val="13"/>
          <w:w w:val="105"/>
        </w:rPr>
        <w:t xml:space="preserve"> </w:t>
      </w:r>
      <w:hyperlink w:anchor="_bookmark96" w:history="1">
        <w:r>
          <w:rPr>
            <w:w w:val="105"/>
          </w:rPr>
          <w:t>2021</w:t>
        </w:r>
      </w:hyperlink>
      <w:r>
        <w:rPr>
          <w:w w:val="105"/>
        </w:rPr>
        <w:t>;</w:t>
      </w:r>
      <w:r>
        <w:rPr>
          <w:spacing w:val="14"/>
          <w:w w:val="105"/>
        </w:rPr>
        <w:t xml:space="preserve"> </w:t>
      </w:r>
      <w:hyperlink w:anchor="_bookmark115" w:history="1">
        <w:r>
          <w:rPr>
            <w:w w:val="105"/>
          </w:rPr>
          <w:t>WANG</w:t>
        </w:r>
        <w:r>
          <w:rPr>
            <w:spacing w:val="13"/>
            <w:w w:val="105"/>
          </w:rPr>
          <w:t xml:space="preserve"> </w:t>
        </w:r>
        <w:r>
          <w:rPr>
            <w:w w:val="105"/>
          </w:rPr>
          <w:t>et</w:t>
        </w:r>
        <w:r>
          <w:rPr>
            <w:spacing w:val="13"/>
            <w:w w:val="105"/>
          </w:rPr>
          <w:t xml:space="preserve"> </w:t>
        </w:r>
        <w:r>
          <w:rPr>
            <w:w w:val="105"/>
          </w:rPr>
          <w:t>al.</w:t>
        </w:r>
      </w:hyperlink>
      <w:r>
        <w:rPr>
          <w:w w:val="105"/>
        </w:rPr>
        <w:t>,</w:t>
      </w:r>
      <w:r>
        <w:rPr>
          <w:spacing w:val="14"/>
          <w:w w:val="105"/>
        </w:rPr>
        <w:t xml:space="preserve"> </w:t>
      </w:r>
      <w:hyperlink w:anchor="_bookmark115" w:history="1">
        <w:r>
          <w:rPr>
            <w:spacing w:val="-2"/>
            <w:w w:val="105"/>
          </w:rPr>
          <w:t>2020</w:t>
        </w:r>
      </w:hyperlink>
      <w:r>
        <w:rPr>
          <w:spacing w:val="-2"/>
          <w:w w:val="105"/>
        </w:rPr>
        <w:t>;</w:t>
      </w:r>
    </w:p>
    <w:p w14:paraId="3B44CD2A" w14:textId="77777777" w:rsidR="006131AD" w:rsidRDefault="006131AD">
      <w:pPr>
        <w:pStyle w:val="Corpodetexto"/>
        <w:spacing w:line="340" w:lineRule="auto"/>
        <w:jc w:val="both"/>
        <w:sectPr w:rsidR="006131AD">
          <w:pgSz w:w="11910" w:h="16840"/>
          <w:pgMar w:top="1580" w:right="992" w:bottom="280" w:left="1559" w:header="1038" w:footer="0" w:gutter="0"/>
          <w:cols w:space="720"/>
        </w:sectPr>
      </w:pPr>
    </w:p>
    <w:bookmarkStart w:id="193" w:name="_bookmark51"/>
    <w:bookmarkEnd w:id="193"/>
    <w:p w14:paraId="597F8C43" w14:textId="77777777" w:rsidR="006131AD" w:rsidRDefault="00000000">
      <w:pPr>
        <w:pStyle w:val="Corpodetexto"/>
        <w:spacing w:before="135" w:line="340" w:lineRule="auto"/>
        <w:ind w:left="132" w:right="131" w:firstLine="7"/>
        <w:jc w:val="both"/>
      </w:pPr>
      <w:r>
        <w:lastRenderedPageBreak/>
        <w:fldChar w:fldCharType="begin"/>
      </w:r>
      <w:r>
        <w:instrText>HYPERLINK \l "_bookmark103"</w:instrText>
      </w:r>
      <w:r>
        <w:fldChar w:fldCharType="separate"/>
      </w:r>
      <w:r>
        <w:t>PADHI et al.</w:t>
      </w:r>
      <w:r>
        <w:fldChar w:fldCharType="end"/>
      </w:r>
      <w:r>
        <w:t xml:space="preserve">, </w:t>
      </w:r>
      <w:hyperlink w:anchor="_bookmark103" w:history="1">
        <w:r>
          <w:t>2022</w:t>
        </w:r>
      </w:hyperlink>
      <w:r>
        <w:t xml:space="preserve">). Revisões recentes também destacam que modelos híbridos e de deep </w:t>
      </w:r>
      <w:r>
        <w:rPr>
          <w:w w:val="105"/>
        </w:rPr>
        <w:t>learning</w:t>
      </w:r>
      <w:r>
        <w:rPr>
          <w:spacing w:val="-17"/>
          <w:w w:val="105"/>
        </w:rPr>
        <w:t xml:space="preserve"> </w:t>
      </w:r>
      <w:r>
        <w:rPr>
          <w:w w:val="105"/>
        </w:rPr>
        <w:t>podem</w:t>
      </w:r>
      <w:r>
        <w:rPr>
          <w:spacing w:val="-16"/>
          <w:w w:val="105"/>
        </w:rPr>
        <w:t xml:space="preserve"> </w:t>
      </w:r>
      <w:r>
        <w:rPr>
          <w:w w:val="105"/>
        </w:rPr>
        <w:t>exigir</w:t>
      </w:r>
      <w:r>
        <w:rPr>
          <w:spacing w:val="-16"/>
          <w:w w:val="105"/>
        </w:rPr>
        <w:t xml:space="preserve"> </w:t>
      </w:r>
      <w:r>
        <w:rPr>
          <w:w w:val="105"/>
        </w:rPr>
        <w:t>maior</w:t>
      </w:r>
      <w:r>
        <w:rPr>
          <w:spacing w:val="-16"/>
          <w:w w:val="105"/>
        </w:rPr>
        <w:t xml:space="preserve"> </w:t>
      </w:r>
      <w:r>
        <w:rPr>
          <w:w w:val="105"/>
        </w:rPr>
        <w:t>custo</w:t>
      </w:r>
      <w:r>
        <w:rPr>
          <w:spacing w:val="-16"/>
          <w:w w:val="105"/>
        </w:rPr>
        <w:t xml:space="preserve"> </w:t>
      </w:r>
      <w:r>
        <w:rPr>
          <w:w w:val="105"/>
        </w:rPr>
        <w:t>computacional</w:t>
      </w:r>
      <w:r>
        <w:rPr>
          <w:spacing w:val="-16"/>
          <w:w w:val="105"/>
        </w:rPr>
        <w:t xml:space="preserve"> </w:t>
      </w:r>
      <w:r>
        <w:rPr>
          <w:w w:val="105"/>
        </w:rPr>
        <w:t>e</w:t>
      </w:r>
      <w:r>
        <w:rPr>
          <w:spacing w:val="-16"/>
          <w:w w:val="105"/>
        </w:rPr>
        <w:t xml:space="preserve"> </w:t>
      </w:r>
      <w:r>
        <w:rPr>
          <w:w w:val="105"/>
        </w:rPr>
        <w:t>planejamento</w:t>
      </w:r>
      <w:r>
        <w:rPr>
          <w:spacing w:val="-16"/>
          <w:w w:val="105"/>
        </w:rPr>
        <w:t xml:space="preserve"> </w:t>
      </w:r>
      <w:r>
        <w:rPr>
          <w:w w:val="105"/>
        </w:rPr>
        <w:t>metodológico</w:t>
      </w:r>
      <w:r>
        <w:rPr>
          <w:spacing w:val="-16"/>
          <w:w w:val="105"/>
        </w:rPr>
        <w:t xml:space="preserve"> </w:t>
      </w:r>
      <w:r>
        <w:rPr>
          <w:w w:val="105"/>
        </w:rPr>
        <w:t>cuidadoso (</w:t>
      </w:r>
      <w:hyperlink w:anchor="_bookmark85" w:history="1">
        <w:r>
          <w:rPr>
            <w:w w:val="105"/>
          </w:rPr>
          <w:t>GIANTSIDI; TARANTOLA</w:t>
        </w:r>
      </w:hyperlink>
      <w:r>
        <w:rPr>
          <w:w w:val="105"/>
        </w:rPr>
        <w:t xml:space="preserve">, </w:t>
      </w:r>
      <w:hyperlink w:anchor="_bookmark85" w:history="1">
        <w:r>
          <w:rPr>
            <w:w w:val="105"/>
          </w:rPr>
          <w:t>2025</w:t>
        </w:r>
      </w:hyperlink>
      <w:r>
        <w:rPr>
          <w:w w:val="105"/>
        </w:rPr>
        <w:t>). Diferenças nos dados, no pré-processamento e nas estratégias</w:t>
      </w:r>
      <w:r>
        <w:rPr>
          <w:spacing w:val="-12"/>
          <w:w w:val="105"/>
        </w:rPr>
        <w:t xml:space="preserve"> </w:t>
      </w:r>
      <w:r>
        <w:rPr>
          <w:w w:val="105"/>
        </w:rPr>
        <w:t>de</w:t>
      </w:r>
      <w:r>
        <w:rPr>
          <w:spacing w:val="-12"/>
          <w:w w:val="105"/>
        </w:rPr>
        <w:t xml:space="preserve"> </w:t>
      </w:r>
      <w:r>
        <w:rPr>
          <w:w w:val="105"/>
        </w:rPr>
        <w:t>validação</w:t>
      </w:r>
      <w:r>
        <w:rPr>
          <w:spacing w:val="-12"/>
          <w:w w:val="105"/>
        </w:rPr>
        <w:t xml:space="preserve"> </w:t>
      </w:r>
      <w:r>
        <w:rPr>
          <w:w w:val="105"/>
        </w:rPr>
        <w:t>dificultam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comparação</w:t>
      </w:r>
      <w:r>
        <w:rPr>
          <w:spacing w:val="-12"/>
          <w:w w:val="105"/>
        </w:rPr>
        <w:t xml:space="preserve"> </w:t>
      </w:r>
      <w:r>
        <w:rPr>
          <w:w w:val="105"/>
        </w:rPr>
        <w:t>entre</w:t>
      </w:r>
      <w:r>
        <w:rPr>
          <w:spacing w:val="-12"/>
          <w:w w:val="105"/>
        </w:rPr>
        <w:t xml:space="preserve"> </w:t>
      </w:r>
      <w:r>
        <w:rPr>
          <w:w w:val="105"/>
        </w:rPr>
        <w:t>resultados</w:t>
      </w:r>
      <w:r>
        <w:rPr>
          <w:spacing w:val="-12"/>
          <w:w w:val="105"/>
        </w:rPr>
        <w:t xml:space="preserve"> </w:t>
      </w:r>
      <w:r>
        <w:rPr>
          <w:w w:val="105"/>
        </w:rPr>
        <w:t>e</w:t>
      </w:r>
      <w:r>
        <w:rPr>
          <w:spacing w:val="-12"/>
          <w:w w:val="105"/>
        </w:rPr>
        <w:t xml:space="preserve"> </w:t>
      </w:r>
      <w:r>
        <w:rPr>
          <w:w w:val="105"/>
        </w:rPr>
        <w:t>aumentam</w:t>
      </w:r>
      <w:r>
        <w:rPr>
          <w:spacing w:val="-12"/>
          <w:w w:val="105"/>
        </w:rPr>
        <w:t xml:space="preserve"> </w:t>
      </w:r>
      <w:r>
        <w:rPr>
          <w:w w:val="105"/>
        </w:rPr>
        <w:t>o</w:t>
      </w:r>
      <w:r>
        <w:rPr>
          <w:spacing w:val="-12"/>
          <w:w w:val="105"/>
        </w:rPr>
        <w:t xml:space="preserve"> </w:t>
      </w:r>
      <w:r>
        <w:rPr>
          <w:w w:val="105"/>
        </w:rPr>
        <w:t>risco</w:t>
      </w:r>
      <w:r>
        <w:rPr>
          <w:spacing w:val="-12"/>
          <w:w w:val="105"/>
        </w:rPr>
        <w:t xml:space="preserve"> </w:t>
      </w:r>
      <w:r>
        <w:rPr>
          <w:w w:val="105"/>
        </w:rPr>
        <w:t>de overfitting</w:t>
      </w:r>
      <w:r>
        <w:rPr>
          <w:spacing w:val="-12"/>
          <w:w w:val="105"/>
        </w:rPr>
        <w:t xml:space="preserve"> </w:t>
      </w:r>
      <w:r>
        <w:rPr>
          <w:w w:val="105"/>
        </w:rPr>
        <w:t>(</w:t>
      </w:r>
      <w:hyperlink w:anchor="_bookmark85" w:history="1">
        <w:r>
          <w:rPr>
            <w:w w:val="105"/>
          </w:rPr>
          <w:t>GIANTSIDI;</w:t>
        </w:r>
        <w:r>
          <w:rPr>
            <w:spacing w:val="-12"/>
            <w:w w:val="105"/>
          </w:rPr>
          <w:t xml:space="preserve"> </w:t>
        </w:r>
        <w:r>
          <w:rPr>
            <w:w w:val="105"/>
          </w:rPr>
          <w:t>TARANTOLA</w:t>
        </w:r>
      </w:hyperlink>
      <w:r>
        <w:rPr>
          <w:w w:val="105"/>
        </w:rPr>
        <w:t>,</w:t>
      </w:r>
      <w:r>
        <w:rPr>
          <w:spacing w:val="-12"/>
          <w:w w:val="105"/>
        </w:rPr>
        <w:t xml:space="preserve"> </w:t>
      </w:r>
      <w:hyperlink w:anchor="_bookmark85" w:history="1">
        <w:r>
          <w:rPr>
            <w:w w:val="105"/>
          </w:rPr>
          <w:t>2025</w:t>
        </w:r>
      </w:hyperlink>
      <w:r>
        <w:rPr>
          <w:w w:val="105"/>
        </w:rPr>
        <w:t>).</w:t>
      </w:r>
      <w:r>
        <w:rPr>
          <w:spacing w:val="-12"/>
          <w:w w:val="105"/>
        </w:rPr>
        <w:t xml:space="preserve"> </w:t>
      </w:r>
      <w:r>
        <w:rPr>
          <w:w w:val="105"/>
        </w:rPr>
        <w:t>De</w:t>
      </w:r>
      <w:r>
        <w:rPr>
          <w:spacing w:val="-12"/>
          <w:w w:val="105"/>
        </w:rPr>
        <w:t xml:space="preserve"> </w:t>
      </w:r>
      <w:r>
        <w:rPr>
          <w:w w:val="105"/>
        </w:rPr>
        <w:t>modo</w:t>
      </w:r>
      <w:r>
        <w:rPr>
          <w:spacing w:val="-12"/>
          <w:w w:val="105"/>
        </w:rPr>
        <w:t xml:space="preserve"> </w:t>
      </w:r>
      <w:r>
        <w:rPr>
          <w:w w:val="105"/>
        </w:rPr>
        <w:t>complementar,</w:t>
      </w:r>
      <w:r>
        <w:rPr>
          <w:spacing w:val="-12"/>
          <w:w w:val="105"/>
        </w:rPr>
        <w:t xml:space="preserve"> </w:t>
      </w:r>
      <w:hyperlink w:anchor="_bookmark107" w:history="1">
        <w:r>
          <w:rPr>
            <w:w w:val="105"/>
          </w:rPr>
          <w:t>Prado</w:t>
        </w:r>
        <w:r>
          <w:rPr>
            <w:spacing w:val="-12"/>
            <w:w w:val="105"/>
          </w:rPr>
          <w:t xml:space="preserve"> </w:t>
        </w:r>
        <w:r>
          <w:rPr>
            <w:w w:val="105"/>
          </w:rPr>
          <w:t>et</w:t>
        </w:r>
        <w:r>
          <w:rPr>
            <w:spacing w:val="-12"/>
            <w:w w:val="105"/>
          </w:rPr>
          <w:t xml:space="preserve"> </w:t>
        </w:r>
        <w:r>
          <w:rPr>
            <w:w w:val="105"/>
          </w:rPr>
          <w:t>al.</w:t>
        </w:r>
      </w:hyperlink>
      <w:r>
        <w:rPr>
          <w:spacing w:val="-12"/>
          <w:w w:val="105"/>
        </w:rPr>
        <w:t xml:space="preserve"> </w:t>
      </w:r>
      <w:r>
        <w:rPr>
          <w:w w:val="105"/>
        </w:rPr>
        <w:t>(</w:t>
      </w:r>
      <w:hyperlink w:anchor="_bookmark107" w:history="1">
        <w:r>
          <w:rPr>
            <w:w w:val="105"/>
          </w:rPr>
          <w:t>2025</w:t>
        </w:r>
      </w:hyperlink>
      <w:r>
        <w:rPr>
          <w:w w:val="105"/>
        </w:rPr>
        <w:t>) apontam</w:t>
      </w:r>
      <w:r>
        <w:rPr>
          <w:spacing w:val="-1"/>
          <w:w w:val="105"/>
        </w:rPr>
        <w:t xml:space="preserve"> </w:t>
      </w:r>
      <w:r>
        <w:rPr>
          <w:w w:val="105"/>
        </w:rPr>
        <w:t>que</w:t>
      </w:r>
      <w:r>
        <w:rPr>
          <w:spacing w:val="-1"/>
          <w:w w:val="105"/>
        </w:rPr>
        <w:t xml:space="preserve"> </w:t>
      </w:r>
      <w:r>
        <w:rPr>
          <w:w w:val="105"/>
        </w:rPr>
        <w:t>o</w:t>
      </w:r>
      <w:r>
        <w:rPr>
          <w:spacing w:val="-1"/>
          <w:w w:val="105"/>
        </w:rPr>
        <w:t xml:space="preserve"> </w:t>
      </w:r>
      <w:r>
        <w:rPr>
          <w:w w:val="105"/>
        </w:rPr>
        <w:t>overfitting</w:t>
      </w:r>
      <w:r>
        <w:rPr>
          <w:spacing w:val="-1"/>
          <w:w w:val="105"/>
        </w:rPr>
        <w:t xml:space="preserve"> </w:t>
      </w:r>
      <w:r>
        <w:rPr>
          <w:w w:val="105"/>
        </w:rPr>
        <w:t>permanece</w:t>
      </w:r>
      <w:r>
        <w:rPr>
          <w:spacing w:val="-1"/>
          <w:w w:val="105"/>
        </w:rPr>
        <w:t xml:space="preserve"> </w:t>
      </w:r>
      <w:r>
        <w:rPr>
          <w:w w:val="105"/>
        </w:rPr>
        <w:t>como</w:t>
      </w:r>
      <w:r>
        <w:rPr>
          <w:spacing w:val="-1"/>
          <w:w w:val="105"/>
        </w:rPr>
        <w:t xml:space="preserve"> </w:t>
      </w:r>
      <w:r>
        <w:rPr>
          <w:w w:val="105"/>
        </w:rPr>
        <w:t>desafio</w:t>
      </w:r>
      <w:r>
        <w:rPr>
          <w:spacing w:val="-1"/>
          <w:w w:val="105"/>
        </w:rPr>
        <w:t xml:space="preserve"> </w:t>
      </w:r>
      <w:r>
        <w:rPr>
          <w:w w:val="105"/>
        </w:rPr>
        <w:t>relevante</w:t>
      </w:r>
      <w:r>
        <w:rPr>
          <w:spacing w:val="-1"/>
          <w:w w:val="105"/>
        </w:rPr>
        <w:t xml:space="preserve"> </w:t>
      </w:r>
      <w:r>
        <w:rPr>
          <w:w w:val="105"/>
        </w:rPr>
        <w:t>em</w:t>
      </w:r>
      <w:r>
        <w:rPr>
          <w:spacing w:val="-1"/>
          <w:w w:val="105"/>
        </w:rPr>
        <w:t xml:space="preserve"> </w:t>
      </w:r>
      <w:r>
        <w:rPr>
          <w:w w:val="105"/>
        </w:rPr>
        <w:t>estratégias</w:t>
      </w:r>
      <w:r>
        <w:rPr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portfólio </w:t>
      </w:r>
      <w:r>
        <w:t>baseadas</w:t>
      </w:r>
      <w:r>
        <w:rPr>
          <w:spacing w:val="-4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learning,</w:t>
      </w:r>
      <w:r>
        <w:rPr>
          <w:spacing w:val="-4"/>
        </w:rPr>
        <w:t xml:space="preserve"> </w:t>
      </w:r>
      <w:r>
        <w:t>afetando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capacidade</w:t>
      </w:r>
      <w:r>
        <w:rPr>
          <w:spacing w:val="-4"/>
        </w:rPr>
        <w:t xml:space="preserve"> </w:t>
      </w:r>
      <w:r>
        <w:t>dos</w:t>
      </w:r>
      <w:r>
        <w:rPr>
          <w:spacing w:val="-4"/>
        </w:rPr>
        <w:t xml:space="preserve"> </w:t>
      </w:r>
      <w:r>
        <w:t>modelos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manter</w:t>
      </w:r>
      <w:r>
        <w:rPr>
          <w:spacing w:val="-4"/>
        </w:rPr>
        <w:t xml:space="preserve"> </w:t>
      </w:r>
      <w:r>
        <w:t xml:space="preserve">desempenho </w:t>
      </w:r>
      <w:r>
        <w:rPr>
          <w:w w:val="105"/>
        </w:rPr>
        <w:t>robusto</w:t>
      </w:r>
      <w:r>
        <w:rPr>
          <w:spacing w:val="-10"/>
          <w:w w:val="105"/>
        </w:rPr>
        <w:t xml:space="preserve"> </w:t>
      </w:r>
      <w:r>
        <w:rPr>
          <w:w w:val="105"/>
        </w:rPr>
        <w:t>em</w:t>
      </w:r>
      <w:r>
        <w:rPr>
          <w:spacing w:val="-10"/>
          <w:w w:val="105"/>
        </w:rPr>
        <w:t xml:space="preserve"> </w:t>
      </w:r>
      <w:r>
        <w:rPr>
          <w:w w:val="105"/>
        </w:rPr>
        <w:t>diferentes</w:t>
      </w:r>
      <w:r>
        <w:rPr>
          <w:spacing w:val="-10"/>
          <w:w w:val="105"/>
        </w:rPr>
        <w:t xml:space="preserve"> </w:t>
      </w:r>
      <w:r>
        <w:rPr>
          <w:w w:val="105"/>
        </w:rPr>
        <w:t>condições</w:t>
      </w:r>
      <w:r>
        <w:rPr>
          <w:spacing w:val="-10"/>
          <w:w w:val="105"/>
        </w:rPr>
        <w:t xml:space="preserve"> </w:t>
      </w:r>
      <w:r>
        <w:rPr>
          <w:w w:val="105"/>
        </w:rPr>
        <w:t>de</w:t>
      </w:r>
      <w:r>
        <w:rPr>
          <w:spacing w:val="-10"/>
          <w:w w:val="105"/>
        </w:rPr>
        <w:t xml:space="preserve"> </w:t>
      </w:r>
      <w:r>
        <w:rPr>
          <w:w w:val="105"/>
        </w:rPr>
        <w:t>mercado.</w:t>
      </w:r>
      <w:r>
        <w:rPr>
          <w:spacing w:val="-10"/>
          <w:w w:val="105"/>
        </w:rPr>
        <w:t xml:space="preserve"> </w:t>
      </w:r>
      <w:r>
        <w:rPr>
          <w:w w:val="105"/>
        </w:rPr>
        <w:t>Essa</w:t>
      </w:r>
      <w:r>
        <w:rPr>
          <w:spacing w:val="-10"/>
          <w:w w:val="105"/>
        </w:rPr>
        <w:t xml:space="preserve"> </w:t>
      </w:r>
      <w:r>
        <w:rPr>
          <w:w w:val="105"/>
        </w:rPr>
        <w:t>dificuldade</w:t>
      </w:r>
      <w:r>
        <w:rPr>
          <w:spacing w:val="-10"/>
          <w:w w:val="105"/>
        </w:rPr>
        <w:t xml:space="preserve"> </w:t>
      </w:r>
      <w:r>
        <w:rPr>
          <w:w w:val="105"/>
        </w:rPr>
        <w:t>de</w:t>
      </w:r>
      <w:r>
        <w:rPr>
          <w:spacing w:val="-10"/>
          <w:w w:val="105"/>
        </w:rPr>
        <w:t xml:space="preserve"> </w:t>
      </w:r>
      <w:r>
        <w:rPr>
          <w:w w:val="105"/>
        </w:rPr>
        <w:t>generalização</w:t>
      </w:r>
      <w:r>
        <w:rPr>
          <w:spacing w:val="-10"/>
          <w:w w:val="105"/>
        </w:rPr>
        <w:t xml:space="preserve"> </w:t>
      </w:r>
      <w:r>
        <w:rPr>
          <w:w w:val="105"/>
        </w:rPr>
        <w:t>também afeta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média-variância,</w:t>
      </w:r>
      <w:r>
        <w:rPr>
          <w:spacing w:val="-13"/>
          <w:w w:val="105"/>
        </w:rPr>
        <w:t xml:space="preserve"> </w:t>
      </w:r>
      <w:r>
        <w:rPr>
          <w:w w:val="105"/>
        </w:rPr>
        <w:t>pois</w:t>
      </w:r>
      <w:r>
        <w:rPr>
          <w:spacing w:val="-13"/>
          <w:w w:val="105"/>
        </w:rPr>
        <w:t xml:space="preserve"> </w:t>
      </w:r>
      <w:r>
        <w:rPr>
          <w:w w:val="105"/>
        </w:rPr>
        <w:t>carteiras</w:t>
      </w:r>
      <w:r>
        <w:rPr>
          <w:spacing w:val="-13"/>
          <w:w w:val="105"/>
        </w:rPr>
        <w:t xml:space="preserve"> </w:t>
      </w:r>
      <w:r>
        <w:rPr>
          <w:w w:val="105"/>
        </w:rPr>
        <w:t>otimizadas</w:t>
      </w:r>
      <w:r>
        <w:rPr>
          <w:spacing w:val="-13"/>
          <w:w w:val="105"/>
        </w:rPr>
        <w:t xml:space="preserve"> </w:t>
      </w:r>
      <w:r>
        <w:rPr>
          <w:w w:val="105"/>
        </w:rPr>
        <w:t>com</w:t>
      </w:r>
      <w:r>
        <w:rPr>
          <w:spacing w:val="-13"/>
          <w:w w:val="105"/>
        </w:rPr>
        <w:t xml:space="preserve"> </w:t>
      </w:r>
      <w:r>
        <w:rPr>
          <w:w w:val="105"/>
        </w:rPr>
        <w:t>bom</w:t>
      </w:r>
      <w:r>
        <w:rPr>
          <w:spacing w:val="-13"/>
          <w:w w:val="105"/>
        </w:rPr>
        <w:t xml:space="preserve"> </w:t>
      </w:r>
      <w:r>
        <w:rPr>
          <w:w w:val="105"/>
        </w:rPr>
        <w:t>desempenho</w:t>
      </w:r>
      <w:r>
        <w:rPr>
          <w:spacing w:val="-13"/>
          <w:w w:val="105"/>
        </w:rPr>
        <w:t xml:space="preserve"> </w:t>
      </w:r>
      <w:r>
        <w:rPr>
          <w:w w:val="105"/>
        </w:rPr>
        <w:t>histórico</w:t>
      </w:r>
      <w:r>
        <w:rPr>
          <w:spacing w:val="-13"/>
          <w:w w:val="105"/>
        </w:rPr>
        <w:t xml:space="preserve"> </w:t>
      </w:r>
      <w:r>
        <w:rPr>
          <w:w w:val="105"/>
        </w:rPr>
        <w:t>podem apresentar</w:t>
      </w:r>
      <w:r>
        <w:rPr>
          <w:spacing w:val="-7"/>
          <w:w w:val="105"/>
        </w:rPr>
        <w:t xml:space="preserve"> </w:t>
      </w:r>
      <w:r>
        <w:rPr>
          <w:w w:val="105"/>
        </w:rPr>
        <w:t>desempenho</w:t>
      </w:r>
      <w:r>
        <w:rPr>
          <w:spacing w:val="-7"/>
          <w:w w:val="105"/>
        </w:rPr>
        <w:t xml:space="preserve"> </w:t>
      </w:r>
      <w:r>
        <w:rPr>
          <w:w w:val="105"/>
        </w:rPr>
        <w:t>inferior</w:t>
      </w:r>
      <w:r>
        <w:rPr>
          <w:spacing w:val="-7"/>
          <w:w w:val="105"/>
        </w:rPr>
        <w:t xml:space="preserve"> </w:t>
      </w:r>
      <w:r>
        <w:rPr>
          <w:w w:val="105"/>
        </w:rPr>
        <w:t>em</w:t>
      </w:r>
      <w:r>
        <w:rPr>
          <w:spacing w:val="-7"/>
          <w:w w:val="105"/>
        </w:rPr>
        <w:t xml:space="preserve"> </w:t>
      </w:r>
      <w:r>
        <w:rPr>
          <w:w w:val="105"/>
        </w:rPr>
        <w:t>condições</w:t>
      </w:r>
      <w:r>
        <w:rPr>
          <w:spacing w:val="-7"/>
          <w:w w:val="105"/>
        </w:rPr>
        <w:t xml:space="preserve"> </w:t>
      </w:r>
      <w:r>
        <w:rPr>
          <w:w w:val="105"/>
        </w:rPr>
        <w:t>futuras</w:t>
      </w:r>
      <w:r>
        <w:rPr>
          <w:spacing w:val="-7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w w:val="105"/>
        </w:rPr>
        <w:t>mercado</w:t>
      </w:r>
      <w:r>
        <w:rPr>
          <w:spacing w:val="-7"/>
          <w:w w:val="105"/>
        </w:rPr>
        <w:t xml:space="preserve"> </w:t>
      </w:r>
      <w:r>
        <w:rPr>
          <w:w w:val="105"/>
        </w:rPr>
        <w:t>(</w:t>
      </w:r>
      <w:hyperlink w:anchor="_bookmark107" w:history="1">
        <w:r>
          <w:rPr>
            <w:w w:val="105"/>
          </w:rPr>
          <w:t>PRADO</w:t>
        </w:r>
        <w:r>
          <w:rPr>
            <w:spacing w:val="-7"/>
            <w:w w:val="105"/>
          </w:rPr>
          <w:t xml:space="preserve"> </w:t>
        </w:r>
        <w:r>
          <w:rPr>
            <w:w w:val="105"/>
          </w:rPr>
          <w:t>et</w:t>
        </w:r>
        <w:r>
          <w:rPr>
            <w:spacing w:val="-7"/>
            <w:w w:val="105"/>
          </w:rPr>
          <w:t xml:space="preserve"> </w:t>
        </w:r>
        <w:r>
          <w:rPr>
            <w:w w:val="105"/>
          </w:rPr>
          <w:t>al.</w:t>
        </w:r>
      </w:hyperlink>
      <w:r>
        <w:rPr>
          <w:w w:val="105"/>
        </w:rPr>
        <w:t>,</w:t>
      </w:r>
      <w:r>
        <w:rPr>
          <w:spacing w:val="-7"/>
          <w:w w:val="105"/>
        </w:rPr>
        <w:t xml:space="preserve"> </w:t>
      </w:r>
      <w:hyperlink w:anchor="_bookmark107" w:history="1">
        <w:r>
          <w:rPr>
            <w:w w:val="105"/>
          </w:rPr>
          <w:t>2025</w:t>
        </w:r>
      </w:hyperlink>
      <w:r>
        <w:rPr>
          <w:w w:val="105"/>
        </w:rPr>
        <w:t>).</w:t>
      </w:r>
    </w:p>
    <w:p w14:paraId="0D34D589" w14:textId="77777777" w:rsidR="006131AD" w:rsidRDefault="00000000">
      <w:pPr>
        <w:pStyle w:val="Corpodetexto"/>
        <w:spacing w:line="340" w:lineRule="auto"/>
        <w:ind w:left="140" w:right="102" w:firstLine="708"/>
        <w:jc w:val="both"/>
      </w:pPr>
      <w:r>
        <w:rPr>
          <w:w w:val="105"/>
        </w:rPr>
        <w:t>Outro limite relevante é a interpretabilidade. Embora a inteligência artificial amplie a capacidade de processar grandes volumes de dados financeiros e identificar padrões complexos,</w:t>
      </w:r>
      <w:r>
        <w:rPr>
          <w:spacing w:val="-15"/>
          <w:w w:val="105"/>
        </w:rPr>
        <w:t xml:space="preserve"> </w:t>
      </w:r>
      <w:r>
        <w:rPr>
          <w:w w:val="105"/>
        </w:rPr>
        <w:t>parte</w:t>
      </w:r>
      <w:r>
        <w:rPr>
          <w:spacing w:val="-15"/>
          <w:w w:val="105"/>
        </w:rPr>
        <w:t xml:space="preserve"> </w:t>
      </w:r>
      <w:r>
        <w:rPr>
          <w:w w:val="105"/>
        </w:rPr>
        <w:t>dos</w:t>
      </w:r>
      <w:r>
        <w:rPr>
          <w:spacing w:val="-15"/>
          <w:w w:val="105"/>
        </w:rPr>
        <w:t xml:space="preserve"> </w:t>
      </w:r>
      <w:r>
        <w:rPr>
          <w:w w:val="105"/>
        </w:rPr>
        <w:t>modelos</w:t>
      </w:r>
      <w:r>
        <w:rPr>
          <w:spacing w:val="-15"/>
          <w:w w:val="105"/>
        </w:rPr>
        <w:t xml:space="preserve"> </w:t>
      </w:r>
      <w:r>
        <w:rPr>
          <w:w w:val="105"/>
        </w:rPr>
        <w:t>de</w:t>
      </w:r>
      <w:r>
        <w:rPr>
          <w:spacing w:val="-15"/>
          <w:w w:val="105"/>
        </w:rPr>
        <w:t xml:space="preserve"> </w:t>
      </w:r>
      <w:r>
        <w:rPr>
          <w:w w:val="105"/>
        </w:rPr>
        <w:t>machine</w:t>
      </w:r>
      <w:r>
        <w:rPr>
          <w:spacing w:val="-15"/>
          <w:w w:val="105"/>
        </w:rPr>
        <w:t xml:space="preserve"> </w:t>
      </w:r>
      <w:r>
        <w:rPr>
          <w:w w:val="105"/>
        </w:rPr>
        <w:t>learning</w:t>
      </w:r>
      <w:r>
        <w:rPr>
          <w:spacing w:val="-15"/>
          <w:w w:val="105"/>
        </w:rPr>
        <w:t xml:space="preserve"> </w:t>
      </w:r>
      <w:r>
        <w:rPr>
          <w:w w:val="105"/>
        </w:rPr>
        <w:t>opera</w:t>
      </w:r>
      <w:r>
        <w:rPr>
          <w:spacing w:val="-15"/>
          <w:w w:val="105"/>
        </w:rPr>
        <w:t xml:space="preserve"> </w:t>
      </w:r>
      <w:r>
        <w:rPr>
          <w:w w:val="105"/>
        </w:rPr>
        <w:t>como</w:t>
      </w:r>
      <w:r>
        <w:rPr>
          <w:spacing w:val="-15"/>
          <w:w w:val="105"/>
        </w:rPr>
        <w:t xml:space="preserve"> </w:t>
      </w:r>
      <w:r>
        <w:rPr>
          <w:w w:val="105"/>
        </w:rPr>
        <w:t>“caixa-preta”,</w:t>
      </w:r>
      <w:r>
        <w:rPr>
          <w:spacing w:val="-15"/>
          <w:w w:val="105"/>
        </w:rPr>
        <w:t xml:space="preserve"> </w:t>
      </w:r>
      <w:r>
        <w:rPr>
          <w:w w:val="105"/>
        </w:rPr>
        <w:t>dificultando a</w:t>
      </w:r>
      <w:r>
        <w:rPr>
          <w:spacing w:val="-2"/>
          <w:w w:val="105"/>
        </w:rPr>
        <w:t xml:space="preserve"> </w:t>
      </w:r>
      <w:r>
        <w:rPr>
          <w:w w:val="105"/>
        </w:rPr>
        <w:t>compreensão</w:t>
      </w:r>
      <w:r>
        <w:rPr>
          <w:spacing w:val="-1"/>
          <w:w w:val="105"/>
        </w:rPr>
        <w:t xml:space="preserve"> </w:t>
      </w:r>
      <w:r>
        <w:rPr>
          <w:w w:val="105"/>
        </w:rPr>
        <w:t>das</w:t>
      </w:r>
      <w:r>
        <w:rPr>
          <w:spacing w:val="-2"/>
          <w:w w:val="105"/>
        </w:rPr>
        <w:t xml:space="preserve"> </w:t>
      </w:r>
      <w:r>
        <w:rPr>
          <w:w w:val="105"/>
        </w:rPr>
        <w:t>razões</w:t>
      </w:r>
      <w:r>
        <w:rPr>
          <w:spacing w:val="-2"/>
          <w:w w:val="105"/>
        </w:rPr>
        <w:t xml:space="preserve"> </w:t>
      </w:r>
      <w:r>
        <w:rPr>
          <w:w w:val="105"/>
        </w:rPr>
        <w:t>associadas</w:t>
      </w:r>
      <w:r>
        <w:rPr>
          <w:spacing w:val="-1"/>
          <w:w w:val="105"/>
        </w:rPr>
        <w:t xml:space="preserve"> </w:t>
      </w:r>
      <w:r>
        <w:rPr>
          <w:w w:val="105"/>
        </w:rPr>
        <w:t>às</w:t>
      </w:r>
      <w:r>
        <w:rPr>
          <w:spacing w:val="-2"/>
          <w:w w:val="105"/>
        </w:rPr>
        <w:t xml:space="preserve"> </w:t>
      </w:r>
      <w:r>
        <w:rPr>
          <w:w w:val="105"/>
        </w:rPr>
        <w:t>decisões</w:t>
      </w:r>
      <w:r>
        <w:rPr>
          <w:spacing w:val="-2"/>
          <w:w w:val="105"/>
        </w:rPr>
        <w:t xml:space="preserve"> </w:t>
      </w:r>
      <w:r>
        <w:rPr>
          <w:w w:val="105"/>
        </w:rPr>
        <w:t>de</w:t>
      </w:r>
      <w:r>
        <w:rPr>
          <w:spacing w:val="-1"/>
          <w:w w:val="105"/>
        </w:rPr>
        <w:t xml:space="preserve"> </w:t>
      </w:r>
      <w:r>
        <w:rPr>
          <w:w w:val="105"/>
        </w:rPr>
        <w:t>alocação</w:t>
      </w:r>
      <w:r>
        <w:rPr>
          <w:spacing w:val="-2"/>
          <w:w w:val="105"/>
        </w:rPr>
        <w:t xml:space="preserve"> </w:t>
      </w:r>
      <w:r>
        <w:rPr>
          <w:w w:val="105"/>
        </w:rPr>
        <w:t>(</w:t>
      </w:r>
      <w:hyperlink w:anchor="_bookmark112" w:history="1">
        <w:r>
          <w:rPr>
            <w:w w:val="105"/>
          </w:rPr>
          <w:t>SUTIENE</w:t>
        </w:r>
        <w:r>
          <w:rPr>
            <w:spacing w:val="-2"/>
            <w:w w:val="105"/>
          </w:rPr>
          <w:t xml:space="preserve"> </w:t>
        </w:r>
        <w:r>
          <w:rPr>
            <w:w w:val="105"/>
          </w:rPr>
          <w:t>et</w:t>
        </w:r>
        <w:r>
          <w:rPr>
            <w:spacing w:val="-1"/>
            <w:w w:val="105"/>
          </w:rPr>
          <w:t xml:space="preserve"> </w:t>
        </w:r>
        <w:r>
          <w:rPr>
            <w:w w:val="105"/>
          </w:rPr>
          <w:t>al.</w:t>
        </w:r>
      </w:hyperlink>
      <w:r>
        <w:rPr>
          <w:w w:val="105"/>
        </w:rPr>
        <w:t>,</w:t>
      </w:r>
      <w:r>
        <w:rPr>
          <w:spacing w:val="-2"/>
          <w:w w:val="105"/>
        </w:rPr>
        <w:t xml:space="preserve"> </w:t>
      </w:r>
      <w:hyperlink w:anchor="_bookmark112" w:history="1">
        <w:r>
          <w:rPr>
            <w:w w:val="105"/>
          </w:rPr>
          <w:t>2024</w:t>
        </w:r>
      </w:hyperlink>
      <w:r>
        <w:rPr>
          <w:w w:val="105"/>
        </w:rPr>
        <w:t xml:space="preserve">). </w:t>
      </w:r>
      <w:hyperlink w:anchor="_bookmark85" w:history="1">
        <w:r>
          <w:rPr>
            <w:w w:val="105"/>
          </w:rPr>
          <w:t>Giantsidi e Tarantola</w:t>
        </w:r>
      </w:hyperlink>
      <w:r>
        <w:rPr>
          <w:w w:val="105"/>
        </w:rPr>
        <w:t xml:space="preserve"> (</w:t>
      </w:r>
      <w:hyperlink w:anchor="_bookmark85" w:history="1">
        <w:r>
          <w:rPr>
            <w:w w:val="105"/>
          </w:rPr>
          <w:t>2025</w:t>
        </w:r>
      </w:hyperlink>
      <w:r>
        <w:rPr>
          <w:w w:val="105"/>
        </w:rPr>
        <w:t xml:space="preserve">) também apontam que métodos de explicabilidade, como abordagens de XAI, ainda precisam ser associados a validações específicas do domínio </w:t>
      </w:r>
      <w:r>
        <w:t xml:space="preserve">financeiro. Assim, a literatura sugere que o avanço dos modelos aplicados a portfólios deve considerar não apenas arquiteturas mais complexas, mas também sistemas interpretáveis, </w:t>
      </w:r>
      <w:r>
        <w:rPr>
          <w:w w:val="105"/>
        </w:rPr>
        <w:t>adaptativos</w:t>
      </w:r>
      <w:r>
        <w:rPr>
          <w:spacing w:val="-17"/>
          <w:w w:val="105"/>
        </w:rPr>
        <w:t xml:space="preserve"> </w:t>
      </w:r>
      <w:r>
        <w:rPr>
          <w:w w:val="105"/>
        </w:rPr>
        <w:t>e</w:t>
      </w:r>
      <w:r>
        <w:rPr>
          <w:spacing w:val="-16"/>
          <w:w w:val="105"/>
        </w:rPr>
        <w:t xml:space="preserve"> </w:t>
      </w:r>
      <w:r>
        <w:rPr>
          <w:w w:val="105"/>
        </w:rPr>
        <w:t>compatíveis</w:t>
      </w:r>
      <w:r>
        <w:rPr>
          <w:spacing w:val="-16"/>
          <w:w w:val="105"/>
        </w:rPr>
        <w:t xml:space="preserve"> </w:t>
      </w:r>
      <w:r>
        <w:rPr>
          <w:w w:val="105"/>
        </w:rPr>
        <w:t>com</w:t>
      </w:r>
      <w:r>
        <w:rPr>
          <w:spacing w:val="-16"/>
          <w:w w:val="105"/>
        </w:rPr>
        <w:t xml:space="preserve"> </w:t>
      </w:r>
      <w:r>
        <w:rPr>
          <w:w w:val="105"/>
        </w:rPr>
        <w:t>as</w:t>
      </w:r>
      <w:r>
        <w:rPr>
          <w:spacing w:val="-16"/>
          <w:w w:val="105"/>
        </w:rPr>
        <w:t xml:space="preserve"> </w:t>
      </w:r>
      <w:r>
        <w:rPr>
          <w:w w:val="105"/>
        </w:rPr>
        <w:t>restrições</w:t>
      </w:r>
      <w:r>
        <w:rPr>
          <w:spacing w:val="-16"/>
          <w:w w:val="105"/>
        </w:rPr>
        <w:t xml:space="preserve"> </w:t>
      </w:r>
      <w:r>
        <w:rPr>
          <w:w w:val="105"/>
        </w:rPr>
        <w:t>práticas</w:t>
      </w:r>
      <w:r>
        <w:rPr>
          <w:spacing w:val="-16"/>
          <w:w w:val="105"/>
        </w:rPr>
        <w:t xml:space="preserve"> </w:t>
      </w:r>
      <w:r>
        <w:rPr>
          <w:w w:val="105"/>
        </w:rPr>
        <w:t>dos</w:t>
      </w:r>
      <w:r>
        <w:rPr>
          <w:spacing w:val="-16"/>
          <w:w w:val="105"/>
        </w:rPr>
        <w:t xml:space="preserve"> </w:t>
      </w:r>
      <w:r>
        <w:rPr>
          <w:w w:val="105"/>
        </w:rPr>
        <w:t>mercados</w:t>
      </w:r>
      <w:r>
        <w:rPr>
          <w:spacing w:val="-16"/>
          <w:w w:val="105"/>
        </w:rPr>
        <w:t xml:space="preserve"> </w:t>
      </w:r>
      <w:r>
        <w:rPr>
          <w:w w:val="105"/>
        </w:rPr>
        <w:t>reais</w:t>
      </w:r>
      <w:r>
        <w:rPr>
          <w:spacing w:val="-16"/>
          <w:w w:val="105"/>
        </w:rPr>
        <w:t xml:space="preserve"> </w:t>
      </w:r>
      <w:r>
        <w:rPr>
          <w:w w:val="105"/>
        </w:rPr>
        <w:t>(</w:t>
      </w:r>
      <w:hyperlink w:anchor="_bookmark112" w:history="1">
        <w:r>
          <w:rPr>
            <w:w w:val="105"/>
          </w:rPr>
          <w:t>SUTIENE</w:t>
        </w:r>
        <w:r>
          <w:rPr>
            <w:spacing w:val="-16"/>
            <w:w w:val="105"/>
          </w:rPr>
          <w:t xml:space="preserve"> </w:t>
        </w:r>
        <w:r>
          <w:rPr>
            <w:w w:val="105"/>
          </w:rPr>
          <w:t>et</w:t>
        </w:r>
        <w:r>
          <w:rPr>
            <w:spacing w:val="-16"/>
            <w:w w:val="105"/>
          </w:rPr>
          <w:t xml:space="preserve"> </w:t>
        </w:r>
        <w:r>
          <w:rPr>
            <w:w w:val="105"/>
          </w:rPr>
          <w:t>al.</w:t>
        </w:r>
      </w:hyperlink>
      <w:r>
        <w:rPr>
          <w:w w:val="105"/>
        </w:rPr>
        <w:t xml:space="preserve">, </w:t>
      </w:r>
      <w:hyperlink w:anchor="_bookmark112" w:history="1">
        <w:r>
          <w:rPr>
            <w:w w:val="105"/>
          </w:rPr>
          <w:t>2024</w:t>
        </w:r>
      </w:hyperlink>
      <w:r>
        <w:rPr>
          <w:w w:val="105"/>
        </w:rPr>
        <w:t xml:space="preserve">; </w:t>
      </w:r>
      <w:hyperlink w:anchor="_bookmark85" w:history="1">
        <w:r>
          <w:rPr>
            <w:w w:val="105"/>
          </w:rPr>
          <w:t>GIANTSIDI; TARANTOLA</w:t>
        </w:r>
      </w:hyperlink>
      <w:r>
        <w:rPr>
          <w:w w:val="105"/>
        </w:rPr>
        <w:t xml:space="preserve">, </w:t>
      </w:r>
      <w:hyperlink w:anchor="_bookmark85" w:history="1">
        <w:r>
          <w:rPr>
            <w:w w:val="105"/>
          </w:rPr>
          <w:t>2025</w:t>
        </w:r>
      </w:hyperlink>
      <w:r>
        <w:rPr>
          <w:w w:val="105"/>
        </w:rPr>
        <w:t>).</w:t>
      </w:r>
    </w:p>
    <w:p w14:paraId="3EF0B186" w14:textId="77777777" w:rsidR="006131AD" w:rsidRDefault="00000000">
      <w:pPr>
        <w:pStyle w:val="Corpodetexto"/>
        <w:spacing w:line="340" w:lineRule="auto"/>
        <w:ind w:left="140" w:right="108" w:firstLine="708"/>
        <w:jc w:val="both"/>
      </w:pPr>
      <w:r>
        <w:rPr>
          <w:w w:val="105"/>
        </w:rPr>
        <w:t xml:space="preserve">No caso dos criptoativos, a comparação entre os estudos evidencia uma lacuna </w:t>
      </w:r>
      <w:r>
        <w:t>específica. A literatura sobre média-variância em criptomoedas aponta potencial de diversifi-cação, principalmente quando diferentes criptoativos são combinados entre si ou com ativos tradicionais (</w:t>
      </w:r>
      <w:hyperlink w:anchor="_bookmark71" w:history="1">
        <w:r>
          <w:t>BRAUNEIS; MESTEL</w:t>
        </w:r>
      </w:hyperlink>
      <w:r>
        <w:t xml:space="preserve">, </w:t>
      </w:r>
      <w:hyperlink w:anchor="_bookmark71" w:history="1">
        <w:r>
          <w:t>2019</w:t>
        </w:r>
      </w:hyperlink>
      <w:r>
        <w:t xml:space="preserve">; </w:t>
      </w:r>
      <w:hyperlink w:anchor="_bookmark92" w:history="1">
        <w:r>
          <w:t>JELESKOVIC et al.</w:t>
        </w:r>
      </w:hyperlink>
      <w:r>
        <w:t xml:space="preserve">, </w:t>
      </w:r>
      <w:hyperlink w:anchor="_bookmark92" w:history="1">
        <w:r>
          <w:t>2024</w:t>
        </w:r>
      </w:hyperlink>
      <w:r>
        <w:t xml:space="preserve">). Ao mesmo tempo, os </w:t>
      </w:r>
      <w:r>
        <w:rPr>
          <w:w w:val="105"/>
        </w:rPr>
        <w:t>estudos</w:t>
      </w:r>
      <w:r>
        <w:rPr>
          <w:spacing w:val="-10"/>
          <w:w w:val="105"/>
        </w:rPr>
        <w:t xml:space="preserve"> </w:t>
      </w:r>
      <w:r>
        <w:rPr>
          <w:w w:val="105"/>
        </w:rPr>
        <w:t>indicam</w:t>
      </w:r>
      <w:r>
        <w:rPr>
          <w:spacing w:val="-10"/>
          <w:w w:val="105"/>
        </w:rPr>
        <w:t xml:space="preserve"> </w:t>
      </w:r>
      <w:r>
        <w:rPr>
          <w:w w:val="105"/>
        </w:rPr>
        <w:t>limitações</w:t>
      </w:r>
      <w:r>
        <w:rPr>
          <w:spacing w:val="-10"/>
          <w:w w:val="105"/>
        </w:rPr>
        <w:t xml:space="preserve"> </w:t>
      </w:r>
      <w:r>
        <w:rPr>
          <w:w w:val="105"/>
        </w:rPr>
        <w:t>importantes</w:t>
      </w:r>
      <w:r>
        <w:rPr>
          <w:spacing w:val="-10"/>
          <w:w w:val="105"/>
        </w:rPr>
        <w:t xml:space="preserve"> </w:t>
      </w:r>
      <w:r>
        <w:rPr>
          <w:w w:val="105"/>
        </w:rPr>
        <w:t>da</w:t>
      </w:r>
      <w:r>
        <w:rPr>
          <w:spacing w:val="-10"/>
          <w:w w:val="105"/>
        </w:rPr>
        <w:t xml:space="preserve"> </w:t>
      </w:r>
      <w:r>
        <w:rPr>
          <w:w w:val="105"/>
        </w:rPr>
        <w:t>aplicação</w:t>
      </w:r>
      <w:r>
        <w:rPr>
          <w:spacing w:val="-10"/>
          <w:w w:val="105"/>
        </w:rPr>
        <w:t xml:space="preserve"> </w:t>
      </w:r>
      <w:r>
        <w:rPr>
          <w:w w:val="105"/>
        </w:rPr>
        <w:t>direta</w:t>
      </w:r>
      <w:r>
        <w:rPr>
          <w:spacing w:val="-10"/>
          <w:w w:val="105"/>
        </w:rPr>
        <w:t xml:space="preserve"> </w:t>
      </w:r>
      <w:r>
        <w:rPr>
          <w:w w:val="105"/>
        </w:rPr>
        <w:t>de</w:t>
      </w:r>
      <w:r>
        <w:rPr>
          <w:spacing w:val="-10"/>
          <w:w w:val="105"/>
        </w:rPr>
        <w:t xml:space="preserve"> </w:t>
      </w:r>
      <w:r>
        <w:rPr>
          <w:w w:val="105"/>
        </w:rPr>
        <w:t>Markowitz</w:t>
      </w:r>
      <w:r>
        <w:rPr>
          <w:spacing w:val="-10"/>
          <w:w w:val="105"/>
        </w:rPr>
        <w:t xml:space="preserve"> </w:t>
      </w:r>
      <w:r>
        <w:rPr>
          <w:w w:val="105"/>
        </w:rPr>
        <w:t>nesse</w:t>
      </w:r>
      <w:r>
        <w:rPr>
          <w:spacing w:val="-10"/>
          <w:w w:val="105"/>
        </w:rPr>
        <w:t xml:space="preserve"> </w:t>
      </w:r>
      <w:r>
        <w:rPr>
          <w:w w:val="105"/>
        </w:rPr>
        <w:t>mercado, em razão da volatilidade elevada, da não normalidade dos retornos, da instabilidade das correlações e da dificuldade de estimar adequadamente a estrutura de dependência en-tre</w:t>
      </w:r>
      <w:r>
        <w:rPr>
          <w:spacing w:val="3"/>
          <w:w w:val="105"/>
        </w:rPr>
        <w:t xml:space="preserve"> </w:t>
      </w:r>
      <w:r>
        <w:rPr>
          <w:w w:val="105"/>
        </w:rPr>
        <w:t>os</w:t>
      </w:r>
      <w:r>
        <w:rPr>
          <w:spacing w:val="3"/>
          <w:w w:val="105"/>
        </w:rPr>
        <w:t xml:space="preserve"> </w:t>
      </w:r>
      <w:r>
        <w:rPr>
          <w:w w:val="105"/>
        </w:rPr>
        <w:t>ativos</w:t>
      </w:r>
      <w:r>
        <w:rPr>
          <w:spacing w:val="4"/>
          <w:w w:val="105"/>
        </w:rPr>
        <w:t xml:space="preserve"> </w:t>
      </w:r>
      <w:r>
        <w:rPr>
          <w:w w:val="105"/>
        </w:rPr>
        <w:t>(</w:t>
      </w:r>
      <w:hyperlink w:anchor="_bookmark71" w:history="1">
        <w:r>
          <w:rPr>
            <w:w w:val="105"/>
          </w:rPr>
          <w:t>BRAUNEIS;</w:t>
        </w:r>
        <w:r>
          <w:rPr>
            <w:spacing w:val="3"/>
            <w:w w:val="105"/>
          </w:rPr>
          <w:t xml:space="preserve"> </w:t>
        </w:r>
        <w:r>
          <w:rPr>
            <w:w w:val="105"/>
          </w:rPr>
          <w:t>MESTEL</w:t>
        </w:r>
      </w:hyperlink>
      <w:r>
        <w:rPr>
          <w:w w:val="105"/>
        </w:rPr>
        <w:t>,</w:t>
      </w:r>
      <w:r>
        <w:rPr>
          <w:spacing w:val="4"/>
          <w:w w:val="105"/>
        </w:rPr>
        <w:t xml:space="preserve"> </w:t>
      </w:r>
      <w:hyperlink w:anchor="_bookmark71" w:history="1">
        <w:r>
          <w:rPr>
            <w:w w:val="105"/>
          </w:rPr>
          <w:t>2019</w:t>
        </w:r>
      </w:hyperlink>
      <w:r>
        <w:rPr>
          <w:w w:val="105"/>
        </w:rPr>
        <w:t>;</w:t>
      </w:r>
      <w:r>
        <w:rPr>
          <w:spacing w:val="3"/>
          <w:w w:val="105"/>
        </w:rPr>
        <w:t xml:space="preserve"> </w:t>
      </w:r>
      <w:hyperlink w:anchor="_bookmark92" w:history="1">
        <w:r>
          <w:rPr>
            <w:w w:val="105"/>
          </w:rPr>
          <w:t>JELESKOVIC</w:t>
        </w:r>
        <w:r>
          <w:rPr>
            <w:spacing w:val="4"/>
            <w:w w:val="105"/>
          </w:rPr>
          <w:t xml:space="preserve"> </w:t>
        </w:r>
        <w:r>
          <w:rPr>
            <w:w w:val="105"/>
          </w:rPr>
          <w:t>et</w:t>
        </w:r>
        <w:r>
          <w:rPr>
            <w:spacing w:val="3"/>
            <w:w w:val="105"/>
          </w:rPr>
          <w:t xml:space="preserve"> </w:t>
        </w:r>
        <w:r>
          <w:rPr>
            <w:w w:val="105"/>
          </w:rPr>
          <w:t>al.</w:t>
        </w:r>
      </w:hyperlink>
      <w:r>
        <w:rPr>
          <w:w w:val="105"/>
        </w:rPr>
        <w:t>,</w:t>
      </w:r>
      <w:r>
        <w:rPr>
          <w:spacing w:val="4"/>
          <w:w w:val="105"/>
        </w:rPr>
        <w:t xml:space="preserve"> </w:t>
      </w:r>
      <w:hyperlink w:anchor="_bookmark92" w:history="1">
        <w:r>
          <w:rPr>
            <w:w w:val="105"/>
          </w:rPr>
          <w:t>2024</w:t>
        </w:r>
      </w:hyperlink>
      <w:r>
        <w:rPr>
          <w:w w:val="105"/>
        </w:rPr>
        <w:t>;</w:t>
      </w:r>
      <w:r>
        <w:rPr>
          <w:spacing w:val="3"/>
          <w:w w:val="105"/>
        </w:rPr>
        <w:t xml:space="preserve"> </w:t>
      </w:r>
      <w:hyperlink w:anchor="_bookmark117" w:history="1">
        <w:r>
          <w:rPr>
            <w:w w:val="105"/>
          </w:rPr>
          <w:t>ZOUAOUI;</w:t>
        </w:r>
        <w:r>
          <w:rPr>
            <w:spacing w:val="4"/>
            <w:w w:val="105"/>
          </w:rPr>
          <w:t xml:space="preserve"> </w:t>
        </w:r>
        <w:r>
          <w:rPr>
            <w:spacing w:val="-4"/>
            <w:w w:val="105"/>
          </w:rPr>
          <w:t>NAAS</w:t>
        </w:r>
      </w:hyperlink>
      <w:r>
        <w:rPr>
          <w:spacing w:val="-4"/>
          <w:w w:val="105"/>
        </w:rPr>
        <w:t>,</w:t>
      </w:r>
    </w:p>
    <w:p w14:paraId="32D749D5" w14:textId="77777777" w:rsidR="006131AD" w:rsidRDefault="00000000">
      <w:pPr>
        <w:pStyle w:val="Corpodetexto"/>
        <w:spacing w:line="340" w:lineRule="auto"/>
        <w:ind w:left="140" w:right="114"/>
        <w:jc w:val="both"/>
      </w:pPr>
      <w:hyperlink w:anchor="_bookmark117" w:history="1">
        <w:r>
          <w:rPr>
            <w:w w:val="105"/>
          </w:rPr>
          <w:t>2025</w:t>
        </w:r>
      </w:hyperlink>
      <w:r>
        <w:rPr>
          <w:w w:val="105"/>
        </w:rPr>
        <w:t xml:space="preserve">). Como parte relevante dos estudos híbridos analisados se concentra em ações, </w:t>
      </w:r>
      <w:r>
        <w:t>índices</w:t>
      </w:r>
      <w:r>
        <w:rPr>
          <w:spacing w:val="22"/>
        </w:rPr>
        <w:t xml:space="preserve"> </w:t>
      </w:r>
      <w:r>
        <w:t>ou</w:t>
      </w:r>
      <w:r>
        <w:rPr>
          <w:spacing w:val="22"/>
        </w:rPr>
        <w:t xml:space="preserve"> </w:t>
      </w:r>
      <w:r>
        <w:t>mercados</w:t>
      </w:r>
      <w:r>
        <w:rPr>
          <w:spacing w:val="22"/>
        </w:rPr>
        <w:t xml:space="preserve"> </w:t>
      </w:r>
      <w:r>
        <w:t>financeiros</w:t>
      </w:r>
      <w:r>
        <w:rPr>
          <w:spacing w:val="22"/>
        </w:rPr>
        <w:t xml:space="preserve"> </w:t>
      </w:r>
      <w:r>
        <w:t>tradicionais,</w:t>
      </w:r>
      <w:r>
        <w:rPr>
          <w:spacing w:val="22"/>
        </w:rPr>
        <w:t xml:space="preserve"> </w:t>
      </w:r>
      <w:r>
        <w:t>permanece</w:t>
      </w:r>
      <w:r>
        <w:rPr>
          <w:spacing w:val="22"/>
        </w:rPr>
        <w:t xml:space="preserve"> </w:t>
      </w:r>
      <w:r>
        <w:t>espaço</w:t>
      </w:r>
      <w:r>
        <w:rPr>
          <w:spacing w:val="23"/>
        </w:rPr>
        <w:t xml:space="preserve"> </w:t>
      </w:r>
      <w:r>
        <w:t>para</w:t>
      </w:r>
      <w:r>
        <w:rPr>
          <w:spacing w:val="22"/>
        </w:rPr>
        <w:t xml:space="preserve"> </w:t>
      </w:r>
      <w:r>
        <w:t>investigar</w:t>
      </w:r>
      <w:r>
        <w:rPr>
          <w:spacing w:val="22"/>
        </w:rPr>
        <w:t xml:space="preserve"> </w:t>
      </w:r>
      <w:r>
        <w:t>de</w:t>
      </w:r>
      <w:r>
        <w:rPr>
          <w:spacing w:val="22"/>
        </w:rPr>
        <w:t xml:space="preserve"> </w:t>
      </w:r>
      <w:r>
        <w:rPr>
          <w:spacing w:val="-2"/>
        </w:rPr>
        <w:t>forma</w:t>
      </w:r>
    </w:p>
    <w:p w14:paraId="0838364A" w14:textId="77777777" w:rsidR="006131AD" w:rsidRDefault="00000000">
      <w:pPr>
        <w:pStyle w:val="Corpodetexto"/>
        <w:spacing w:line="316" w:lineRule="auto"/>
        <w:ind w:left="132" w:right="127" w:firstLine="7"/>
        <w:jc w:val="both"/>
      </w:pPr>
      <w:r>
        <w:rPr>
          <w:w w:val="105"/>
        </w:rPr>
        <w:t xml:space="preserve">mais específica modelos híbridos aplicados à diversificação de portfólios em criptoativos </w:t>
      </w:r>
      <w:r>
        <w:rPr>
          <w:spacing w:val="-2"/>
          <w:w w:val="105"/>
        </w:rPr>
        <w:t>(</w:t>
      </w:r>
      <w:hyperlink w:anchor="_bookmark74" w:history="1">
        <w:r>
          <w:rPr>
            <w:spacing w:val="-2"/>
            <w:w w:val="105"/>
          </w:rPr>
          <w:t>CHAWEEWANCHON;</w:t>
        </w:r>
        <w:r>
          <w:rPr>
            <w:spacing w:val="-15"/>
            <w:w w:val="105"/>
          </w:rPr>
          <w:t xml:space="preserve"> </w:t>
        </w:r>
        <w:r>
          <w:rPr>
            <w:spacing w:val="-2"/>
            <w:w w:val="105"/>
          </w:rPr>
          <w:t>CHAYSIRI</w:t>
        </w:r>
      </w:hyperlink>
      <w:r>
        <w:rPr>
          <w:spacing w:val="-2"/>
          <w:w w:val="105"/>
        </w:rPr>
        <w:t>,</w:t>
      </w:r>
      <w:r>
        <w:rPr>
          <w:spacing w:val="-14"/>
          <w:w w:val="105"/>
        </w:rPr>
        <w:t xml:space="preserve"> </w:t>
      </w:r>
      <w:hyperlink w:anchor="_bookmark74" w:history="1">
        <w:r>
          <w:rPr>
            <w:spacing w:val="-2"/>
            <w:w w:val="105"/>
          </w:rPr>
          <w:t>2022</w:t>
        </w:r>
      </w:hyperlink>
      <w:r>
        <w:rPr>
          <w:spacing w:val="-2"/>
          <w:w w:val="105"/>
        </w:rPr>
        <w:t>;</w:t>
      </w:r>
      <w:r>
        <w:rPr>
          <w:spacing w:val="-14"/>
          <w:w w:val="105"/>
        </w:rPr>
        <w:t xml:space="preserve"> </w:t>
      </w:r>
      <w:hyperlink w:anchor="_bookmark81" w:history="1">
        <w:r>
          <w:rPr>
            <w:spacing w:val="-2"/>
            <w:w w:val="105"/>
          </w:rPr>
          <w:t>DU</w:t>
        </w:r>
      </w:hyperlink>
      <w:r>
        <w:rPr>
          <w:spacing w:val="-2"/>
          <w:w w:val="105"/>
        </w:rPr>
        <w:t>,</w:t>
      </w:r>
      <w:r>
        <w:rPr>
          <w:spacing w:val="-14"/>
          <w:w w:val="105"/>
        </w:rPr>
        <w:t xml:space="preserve"> </w:t>
      </w:r>
      <w:hyperlink w:anchor="_bookmark81" w:history="1">
        <w:r>
          <w:rPr>
            <w:spacing w:val="-2"/>
            <w:w w:val="105"/>
          </w:rPr>
          <w:t>2022</w:t>
        </w:r>
      </w:hyperlink>
      <w:r>
        <w:rPr>
          <w:spacing w:val="-2"/>
          <w:w w:val="105"/>
        </w:rPr>
        <w:t>;</w:t>
      </w:r>
      <w:r>
        <w:rPr>
          <w:spacing w:val="-14"/>
          <w:w w:val="105"/>
        </w:rPr>
        <w:t xml:space="preserve"> </w:t>
      </w:r>
      <w:hyperlink w:anchor="_bookmark118" w:history="1">
        <w:r>
          <w:rPr>
            <w:spacing w:val="-117"/>
            <w:w w:val="105"/>
          </w:rPr>
          <w:t>S</w:t>
        </w:r>
        <w:r>
          <w:rPr>
            <w:w w:val="105"/>
            <w:position w:val="5"/>
          </w:rPr>
          <w:t>´</w:t>
        </w:r>
        <w:r>
          <w:rPr>
            <w:spacing w:val="43"/>
            <w:w w:val="105"/>
            <w:position w:val="5"/>
          </w:rPr>
          <w:t xml:space="preserve"> </w:t>
        </w:r>
        <w:r>
          <w:rPr>
            <w:spacing w:val="-2"/>
            <w:w w:val="105"/>
          </w:rPr>
          <w:t>LUSARCZYK;</w:t>
        </w:r>
        <w:r>
          <w:rPr>
            <w:spacing w:val="-14"/>
            <w:w w:val="105"/>
          </w:rPr>
          <w:t xml:space="preserve"> </w:t>
        </w:r>
        <w:r>
          <w:rPr>
            <w:spacing w:val="-117"/>
            <w:w w:val="105"/>
          </w:rPr>
          <w:t>S</w:t>
        </w:r>
        <w:r>
          <w:rPr>
            <w:w w:val="105"/>
            <w:position w:val="5"/>
          </w:rPr>
          <w:t>´</w:t>
        </w:r>
        <w:r>
          <w:rPr>
            <w:spacing w:val="42"/>
            <w:w w:val="105"/>
            <w:position w:val="5"/>
          </w:rPr>
          <w:t xml:space="preserve"> </w:t>
        </w:r>
        <w:r>
          <w:rPr>
            <w:spacing w:val="-2"/>
            <w:w w:val="105"/>
          </w:rPr>
          <w:t>LEPACZUK</w:t>
        </w:r>
      </w:hyperlink>
      <w:r>
        <w:rPr>
          <w:spacing w:val="-2"/>
          <w:w w:val="105"/>
        </w:rPr>
        <w:t>,</w:t>
      </w:r>
      <w:r>
        <w:rPr>
          <w:spacing w:val="-14"/>
          <w:w w:val="105"/>
        </w:rPr>
        <w:t xml:space="preserve"> </w:t>
      </w:r>
      <w:hyperlink w:anchor="_bookmark118" w:history="1">
        <w:r>
          <w:rPr>
            <w:spacing w:val="-2"/>
            <w:w w:val="105"/>
          </w:rPr>
          <w:t>2025</w:t>
        </w:r>
      </w:hyperlink>
      <w:r>
        <w:rPr>
          <w:spacing w:val="-2"/>
          <w:w w:val="105"/>
        </w:rPr>
        <w:t xml:space="preserve">; </w:t>
      </w:r>
      <w:hyperlink w:anchor="_bookmark93" w:history="1">
        <w:r>
          <w:rPr>
            <w:w w:val="105"/>
          </w:rPr>
          <w:t>JIANG; OLMO; ATWI</w:t>
        </w:r>
      </w:hyperlink>
      <w:r>
        <w:rPr>
          <w:w w:val="105"/>
        </w:rPr>
        <w:t xml:space="preserve">, </w:t>
      </w:r>
      <w:hyperlink w:anchor="_bookmark93" w:history="1">
        <w:r>
          <w:rPr>
            <w:w w:val="105"/>
          </w:rPr>
          <w:t>2024</w:t>
        </w:r>
      </w:hyperlink>
      <w:r>
        <w:rPr>
          <w:w w:val="105"/>
        </w:rPr>
        <w:t xml:space="preserve">; </w:t>
      </w:r>
      <w:hyperlink w:anchor="_bookmark91" w:history="1">
        <w:r>
          <w:rPr>
            <w:w w:val="105"/>
          </w:rPr>
          <w:t>JANG; SEONG</w:t>
        </w:r>
      </w:hyperlink>
      <w:r>
        <w:rPr>
          <w:w w:val="105"/>
        </w:rPr>
        <w:t xml:space="preserve">, </w:t>
      </w:r>
      <w:hyperlink w:anchor="_bookmark91" w:history="1">
        <w:r>
          <w:rPr>
            <w:w w:val="105"/>
          </w:rPr>
          <w:t>2023</w:t>
        </w:r>
      </w:hyperlink>
      <w:r>
        <w:rPr>
          <w:w w:val="105"/>
        </w:rPr>
        <w:t>).</w:t>
      </w:r>
    </w:p>
    <w:p w14:paraId="6F877A6A" w14:textId="77777777" w:rsidR="006131AD" w:rsidRDefault="00000000">
      <w:pPr>
        <w:pStyle w:val="Corpodetexto"/>
        <w:spacing w:before="4" w:line="340" w:lineRule="auto"/>
        <w:ind w:left="140" w:right="108" w:firstLine="708"/>
        <w:jc w:val="both"/>
      </w:pPr>
      <w:r>
        <w:rPr>
          <w:w w:val="105"/>
        </w:rPr>
        <w:t>Dessa forma, o presente anteprojeto se insere nessa lacuna ao examinar a com-binação</w:t>
      </w:r>
      <w:r>
        <w:rPr>
          <w:spacing w:val="-6"/>
          <w:w w:val="105"/>
        </w:rPr>
        <w:t xml:space="preserve"> </w:t>
      </w:r>
      <w:r>
        <w:rPr>
          <w:w w:val="105"/>
        </w:rPr>
        <w:t>entre</w:t>
      </w:r>
      <w:r>
        <w:rPr>
          <w:spacing w:val="-6"/>
          <w:w w:val="105"/>
        </w:rPr>
        <w:t xml:space="preserve"> </w:t>
      </w:r>
      <w:r>
        <w:rPr>
          <w:w w:val="105"/>
        </w:rPr>
        <w:t>previsão</w:t>
      </w:r>
      <w:r>
        <w:rPr>
          <w:spacing w:val="-6"/>
          <w:w w:val="105"/>
        </w:rPr>
        <w:t xml:space="preserve"> </w:t>
      </w:r>
      <w:r>
        <w:rPr>
          <w:w w:val="105"/>
        </w:rPr>
        <w:t>por</w:t>
      </w:r>
      <w:r>
        <w:rPr>
          <w:spacing w:val="-6"/>
          <w:w w:val="105"/>
        </w:rPr>
        <w:t xml:space="preserve"> </w:t>
      </w:r>
      <w:r>
        <w:rPr>
          <w:w w:val="105"/>
        </w:rPr>
        <w:t>machine</w:t>
      </w:r>
      <w:r>
        <w:rPr>
          <w:spacing w:val="-6"/>
          <w:w w:val="105"/>
        </w:rPr>
        <w:t xml:space="preserve"> </w:t>
      </w:r>
      <w:r>
        <w:rPr>
          <w:w w:val="105"/>
        </w:rPr>
        <w:t>learning</w:t>
      </w:r>
      <w:r>
        <w:rPr>
          <w:spacing w:val="-6"/>
          <w:w w:val="105"/>
        </w:rPr>
        <w:t xml:space="preserve"> </w:t>
      </w:r>
      <w:r>
        <w:rPr>
          <w:w w:val="105"/>
        </w:rPr>
        <w:t>e</w:t>
      </w:r>
      <w:r>
        <w:rPr>
          <w:spacing w:val="-6"/>
          <w:w w:val="105"/>
        </w:rPr>
        <w:t xml:space="preserve"> </w:t>
      </w:r>
      <w:r>
        <w:rPr>
          <w:w w:val="105"/>
        </w:rPr>
        <w:t>otimização</w:t>
      </w:r>
      <w:r>
        <w:rPr>
          <w:spacing w:val="-6"/>
          <w:w w:val="105"/>
        </w:rPr>
        <w:t xml:space="preserve"> </w:t>
      </w:r>
      <w:r>
        <w:rPr>
          <w:w w:val="105"/>
        </w:rPr>
        <w:t>média-variância</w:t>
      </w:r>
      <w:r>
        <w:rPr>
          <w:spacing w:val="-6"/>
          <w:w w:val="105"/>
        </w:rPr>
        <w:t xml:space="preserve"> </w:t>
      </w:r>
      <w:r>
        <w:rPr>
          <w:w w:val="105"/>
        </w:rPr>
        <w:t>na</w:t>
      </w:r>
      <w:r>
        <w:rPr>
          <w:spacing w:val="-6"/>
          <w:w w:val="105"/>
        </w:rPr>
        <w:t xml:space="preserve"> </w:t>
      </w:r>
      <w:r>
        <w:rPr>
          <w:w w:val="105"/>
        </w:rPr>
        <w:t>construção de</w:t>
      </w:r>
      <w:r>
        <w:rPr>
          <w:spacing w:val="-17"/>
          <w:w w:val="105"/>
        </w:rPr>
        <w:t xml:space="preserve"> </w:t>
      </w:r>
      <w:r>
        <w:rPr>
          <w:w w:val="105"/>
        </w:rPr>
        <w:t>carteiras</w:t>
      </w:r>
      <w:r>
        <w:rPr>
          <w:spacing w:val="-16"/>
          <w:w w:val="105"/>
        </w:rPr>
        <w:t xml:space="preserve"> </w:t>
      </w:r>
      <w:r>
        <w:rPr>
          <w:w w:val="105"/>
        </w:rPr>
        <w:t>de</w:t>
      </w:r>
      <w:r>
        <w:rPr>
          <w:spacing w:val="-16"/>
          <w:w w:val="105"/>
        </w:rPr>
        <w:t xml:space="preserve"> </w:t>
      </w:r>
      <w:r>
        <w:rPr>
          <w:w w:val="105"/>
        </w:rPr>
        <w:t>criptoativos.</w:t>
      </w:r>
      <w:r>
        <w:rPr>
          <w:spacing w:val="-16"/>
          <w:w w:val="105"/>
        </w:rPr>
        <w:t xml:space="preserve"> </w:t>
      </w:r>
      <w:r>
        <w:rPr>
          <w:w w:val="105"/>
        </w:rPr>
        <w:t>Essa</w:t>
      </w:r>
      <w:r>
        <w:rPr>
          <w:spacing w:val="-16"/>
          <w:w w:val="105"/>
        </w:rPr>
        <w:t xml:space="preserve"> </w:t>
      </w:r>
      <w:r>
        <w:rPr>
          <w:w w:val="105"/>
        </w:rPr>
        <w:t>investigação</w:t>
      </w:r>
      <w:r>
        <w:rPr>
          <w:spacing w:val="-16"/>
          <w:w w:val="105"/>
        </w:rPr>
        <w:t xml:space="preserve"> </w:t>
      </w:r>
      <w:r>
        <w:rPr>
          <w:w w:val="105"/>
        </w:rPr>
        <w:t>deve</w:t>
      </w:r>
      <w:r>
        <w:rPr>
          <w:spacing w:val="-16"/>
          <w:w w:val="105"/>
        </w:rPr>
        <w:t xml:space="preserve"> </w:t>
      </w:r>
      <w:r>
        <w:rPr>
          <w:w w:val="105"/>
        </w:rPr>
        <w:t>considerar</w:t>
      </w:r>
      <w:r>
        <w:rPr>
          <w:spacing w:val="-16"/>
          <w:w w:val="105"/>
        </w:rPr>
        <w:t xml:space="preserve"> </w:t>
      </w:r>
      <w:r>
        <w:rPr>
          <w:w w:val="105"/>
        </w:rPr>
        <w:t>as</w:t>
      </w:r>
      <w:r>
        <w:rPr>
          <w:spacing w:val="-16"/>
          <w:w w:val="105"/>
        </w:rPr>
        <w:t xml:space="preserve"> </w:t>
      </w:r>
      <w:r>
        <w:rPr>
          <w:w w:val="105"/>
        </w:rPr>
        <w:t>limitações</w:t>
      </w:r>
      <w:r>
        <w:rPr>
          <w:spacing w:val="-16"/>
          <w:w w:val="105"/>
        </w:rPr>
        <w:t xml:space="preserve"> </w:t>
      </w:r>
      <w:r>
        <w:rPr>
          <w:w w:val="105"/>
        </w:rPr>
        <w:t>associadas</w:t>
      </w:r>
      <w:r>
        <w:rPr>
          <w:spacing w:val="-16"/>
          <w:w w:val="105"/>
        </w:rPr>
        <w:t xml:space="preserve"> </w:t>
      </w:r>
      <w:r>
        <w:rPr>
          <w:w w:val="105"/>
        </w:rPr>
        <w:t>à instabilidade</w:t>
      </w:r>
      <w:r>
        <w:rPr>
          <w:spacing w:val="-9"/>
          <w:w w:val="105"/>
        </w:rPr>
        <w:t xml:space="preserve"> </w:t>
      </w:r>
      <w:r>
        <w:rPr>
          <w:w w:val="105"/>
        </w:rPr>
        <w:t>do</w:t>
      </w:r>
      <w:r>
        <w:rPr>
          <w:spacing w:val="-9"/>
          <w:w w:val="105"/>
        </w:rPr>
        <w:t xml:space="preserve"> </w:t>
      </w:r>
      <w:r>
        <w:rPr>
          <w:w w:val="105"/>
        </w:rPr>
        <w:t>mercado</w:t>
      </w:r>
      <w:r>
        <w:rPr>
          <w:spacing w:val="-9"/>
          <w:w w:val="105"/>
        </w:rPr>
        <w:t xml:space="preserve"> </w:t>
      </w:r>
      <w:r>
        <w:rPr>
          <w:w w:val="105"/>
        </w:rPr>
        <w:t>cripto</w:t>
      </w:r>
      <w:r>
        <w:rPr>
          <w:spacing w:val="-9"/>
          <w:w w:val="105"/>
        </w:rPr>
        <w:t xml:space="preserve"> </w:t>
      </w:r>
      <w:r>
        <w:rPr>
          <w:w w:val="105"/>
        </w:rPr>
        <w:t>e</w:t>
      </w:r>
      <w:r>
        <w:rPr>
          <w:spacing w:val="-9"/>
          <w:w w:val="105"/>
        </w:rPr>
        <w:t xml:space="preserve"> </w:t>
      </w:r>
      <w:r>
        <w:rPr>
          <w:w w:val="105"/>
        </w:rPr>
        <w:t>à</w:t>
      </w:r>
      <w:r>
        <w:rPr>
          <w:spacing w:val="-9"/>
          <w:w w:val="105"/>
        </w:rPr>
        <w:t xml:space="preserve"> </w:t>
      </w:r>
      <w:r>
        <w:rPr>
          <w:w w:val="105"/>
        </w:rPr>
        <w:t>aplicação</w:t>
      </w:r>
      <w:r>
        <w:rPr>
          <w:spacing w:val="-9"/>
          <w:w w:val="105"/>
        </w:rPr>
        <w:t xml:space="preserve"> </w:t>
      </w:r>
      <w:r>
        <w:rPr>
          <w:w w:val="105"/>
        </w:rPr>
        <w:t>direta</w:t>
      </w:r>
      <w:r>
        <w:rPr>
          <w:spacing w:val="-9"/>
          <w:w w:val="105"/>
        </w:rPr>
        <w:t xml:space="preserve"> </w:t>
      </w:r>
      <w:r>
        <w:rPr>
          <w:w w:val="105"/>
        </w:rPr>
        <w:t>de</w:t>
      </w:r>
      <w:r>
        <w:rPr>
          <w:spacing w:val="-9"/>
          <w:w w:val="105"/>
        </w:rPr>
        <w:t xml:space="preserve"> </w:t>
      </w:r>
      <w:r>
        <w:rPr>
          <w:w w:val="105"/>
        </w:rPr>
        <w:t>Markowitz</w:t>
      </w:r>
      <w:r>
        <w:rPr>
          <w:spacing w:val="-9"/>
          <w:w w:val="105"/>
        </w:rPr>
        <w:t xml:space="preserve"> </w:t>
      </w:r>
      <w:r>
        <w:rPr>
          <w:w w:val="105"/>
        </w:rPr>
        <w:t>nesse</w:t>
      </w:r>
      <w:r>
        <w:rPr>
          <w:spacing w:val="-9"/>
          <w:w w:val="105"/>
        </w:rPr>
        <w:t xml:space="preserve"> </w:t>
      </w:r>
      <w:r>
        <w:rPr>
          <w:w w:val="105"/>
        </w:rPr>
        <w:t>contexto</w:t>
      </w:r>
      <w:r>
        <w:rPr>
          <w:spacing w:val="-9"/>
          <w:w w:val="105"/>
        </w:rPr>
        <w:t xml:space="preserve"> </w:t>
      </w:r>
      <w:r>
        <w:rPr>
          <w:w w:val="105"/>
        </w:rPr>
        <w:t>(</w:t>
      </w:r>
      <w:hyperlink w:anchor="_bookmark71" w:history="1">
        <w:r>
          <w:rPr>
            <w:w w:val="105"/>
          </w:rPr>
          <w:t>BRAU-</w:t>
        </w:r>
      </w:hyperlink>
      <w:hyperlink w:anchor="_bookmark71" w:history="1">
        <w:r>
          <w:rPr>
            <w:spacing w:val="-2"/>
            <w:w w:val="105"/>
          </w:rPr>
          <w:t>NEIS;</w:t>
        </w:r>
        <w:r>
          <w:rPr>
            <w:spacing w:val="-7"/>
            <w:w w:val="105"/>
          </w:rPr>
          <w:t xml:space="preserve"> </w:t>
        </w:r>
        <w:r>
          <w:rPr>
            <w:spacing w:val="-2"/>
            <w:w w:val="105"/>
          </w:rPr>
          <w:t>MESTEL</w:t>
        </w:r>
      </w:hyperlink>
      <w:r>
        <w:rPr>
          <w:spacing w:val="-2"/>
          <w:w w:val="105"/>
        </w:rPr>
        <w:t>,</w:t>
      </w:r>
      <w:r>
        <w:rPr>
          <w:spacing w:val="-6"/>
          <w:w w:val="105"/>
        </w:rPr>
        <w:t xml:space="preserve"> </w:t>
      </w:r>
      <w:hyperlink w:anchor="_bookmark71" w:history="1">
        <w:r>
          <w:rPr>
            <w:spacing w:val="-2"/>
            <w:w w:val="105"/>
          </w:rPr>
          <w:t>2019</w:t>
        </w:r>
      </w:hyperlink>
      <w:r>
        <w:rPr>
          <w:spacing w:val="-2"/>
          <w:w w:val="105"/>
        </w:rPr>
        <w:t>;</w:t>
      </w:r>
      <w:r>
        <w:rPr>
          <w:spacing w:val="-7"/>
          <w:w w:val="105"/>
        </w:rPr>
        <w:t xml:space="preserve"> </w:t>
      </w:r>
      <w:hyperlink w:anchor="_bookmark92" w:history="1">
        <w:r>
          <w:rPr>
            <w:spacing w:val="-2"/>
            <w:w w:val="105"/>
          </w:rPr>
          <w:t>JELESKOVIC</w:t>
        </w:r>
        <w:r>
          <w:rPr>
            <w:spacing w:val="-6"/>
            <w:w w:val="105"/>
          </w:rPr>
          <w:t xml:space="preserve"> </w:t>
        </w:r>
        <w:r>
          <w:rPr>
            <w:spacing w:val="-2"/>
            <w:w w:val="105"/>
          </w:rPr>
          <w:t>et</w:t>
        </w:r>
        <w:r>
          <w:rPr>
            <w:spacing w:val="-7"/>
            <w:w w:val="105"/>
          </w:rPr>
          <w:t xml:space="preserve"> </w:t>
        </w:r>
        <w:r>
          <w:rPr>
            <w:spacing w:val="-2"/>
            <w:w w:val="105"/>
          </w:rPr>
          <w:t>al.</w:t>
        </w:r>
      </w:hyperlink>
      <w:r>
        <w:rPr>
          <w:spacing w:val="-2"/>
          <w:w w:val="105"/>
        </w:rPr>
        <w:t>,</w:t>
      </w:r>
      <w:r>
        <w:rPr>
          <w:spacing w:val="-6"/>
          <w:w w:val="105"/>
        </w:rPr>
        <w:t xml:space="preserve"> </w:t>
      </w:r>
      <w:hyperlink w:anchor="_bookmark92" w:history="1">
        <w:r>
          <w:rPr>
            <w:spacing w:val="-2"/>
            <w:w w:val="105"/>
          </w:rPr>
          <w:t>2024</w:t>
        </w:r>
      </w:hyperlink>
      <w:r>
        <w:rPr>
          <w:spacing w:val="-2"/>
          <w:w w:val="105"/>
        </w:rPr>
        <w:t>;</w:t>
      </w:r>
      <w:r>
        <w:rPr>
          <w:spacing w:val="-7"/>
          <w:w w:val="105"/>
        </w:rPr>
        <w:t xml:space="preserve"> </w:t>
      </w:r>
      <w:hyperlink w:anchor="_bookmark117" w:history="1">
        <w:r>
          <w:rPr>
            <w:spacing w:val="-2"/>
            <w:w w:val="105"/>
          </w:rPr>
          <w:t>ZOUAOUI;</w:t>
        </w:r>
        <w:r>
          <w:rPr>
            <w:spacing w:val="-6"/>
            <w:w w:val="105"/>
          </w:rPr>
          <w:t xml:space="preserve"> </w:t>
        </w:r>
        <w:r>
          <w:rPr>
            <w:spacing w:val="-2"/>
            <w:w w:val="105"/>
          </w:rPr>
          <w:t>NAAS</w:t>
        </w:r>
      </w:hyperlink>
      <w:r>
        <w:rPr>
          <w:spacing w:val="-2"/>
          <w:w w:val="105"/>
        </w:rPr>
        <w:t>,</w:t>
      </w:r>
      <w:r>
        <w:rPr>
          <w:spacing w:val="-7"/>
          <w:w w:val="105"/>
        </w:rPr>
        <w:t xml:space="preserve"> </w:t>
      </w:r>
      <w:hyperlink w:anchor="_bookmark117" w:history="1">
        <w:r>
          <w:rPr>
            <w:spacing w:val="-2"/>
            <w:w w:val="105"/>
          </w:rPr>
          <w:t>2025</w:t>
        </w:r>
      </w:hyperlink>
      <w:r>
        <w:rPr>
          <w:spacing w:val="-2"/>
          <w:w w:val="105"/>
        </w:rPr>
        <w:t>),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aos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custos</w:t>
      </w:r>
      <w:r>
        <w:rPr>
          <w:spacing w:val="-7"/>
          <w:w w:val="105"/>
        </w:rPr>
        <w:t xml:space="preserve"> </w:t>
      </w:r>
      <w:r>
        <w:rPr>
          <w:spacing w:val="-5"/>
          <w:w w:val="105"/>
        </w:rPr>
        <w:t>de</w:t>
      </w:r>
    </w:p>
    <w:p w14:paraId="3B7023ED" w14:textId="77777777" w:rsidR="006131AD" w:rsidRDefault="00000000">
      <w:pPr>
        <w:pStyle w:val="Corpodetexto"/>
        <w:spacing w:line="250" w:lineRule="exact"/>
        <w:ind w:left="140"/>
        <w:jc w:val="both"/>
      </w:pPr>
      <w:r>
        <w:rPr>
          <w:w w:val="105"/>
        </w:rPr>
        <w:t>transação</w:t>
      </w:r>
      <w:r>
        <w:rPr>
          <w:spacing w:val="5"/>
          <w:w w:val="105"/>
        </w:rPr>
        <w:t xml:space="preserve"> </w:t>
      </w:r>
      <w:r>
        <w:rPr>
          <w:w w:val="105"/>
        </w:rPr>
        <w:t>e</w:t>
      </w:r>
      <w:r>
        <w:rPr>
          <w:spacing w:val="5"/>
          <w:w w:val="105"/>
        </w:rPr>
        <w:t xml:space="preserve"> </w:t>
      </w:r>
      <w:r>
        <w:rPr>
          <w:w w:val="105"/>
        </w:rPr>
        <w:t>à</w:t>
      </w:r>
      <w:r>
        <w:rPr>
          <w:spacing w:val="5"/>
          <w:w w:val="105"/>
        </w:rPr>
        <w:t xml:space="preserve"> </w:t>
      </w:r>
      <w:r>
        <w:rPr>
          <w:w w:val="105"/>
        </w:rPr>
        <w:t>rotatividade</w:t>
      </w:r>
      <w:r>
        <w:rPr>
          <w:spacing w:val="5"/>
          <w:w w:val="105"/>
        </w:rPr>
        <w:t xml:space="preserve"> </w:t>
      </w:r>
      <w:r>
        <w:rPr>
          <w:w w:val="105"/>
        </w:rPr>
        <w:t>da</w:t>
      </w:r>
      <w:r>
        <w:rPr>
          <w:spacing w:val="6"/>
          <w:w w:val="105"/>
        </w:rPr>
        <w:t xml:space="preserve"> </w:t>
      </w:r>
      <w:r>
        <w:rPr>
          <w:w w:val="105"/>
        </w:rPr>
        <w:t>carteira</w:t>
      </w:r>
      <w:r>
        <w:rPr>
          <w:spacing w:val="5"/>
          <w:w w:val="105"/>
        </w:rPr>
        <w:t xml:space="preserve"> </w:t>
      </w:r>
      <w:r>
        <w:rPr>
          <w:w w:val="105"/>
        </w:rPr>
        <w:t>em</w:t>
      </w:r>
      <w:r>
        <w:rPr>
          <w:spacing w:val="5"/>
          <w:w w:val="105"/>
        </w:rPr>
        <w:t xml:space="preserve"> </w:t>
      </w:r>
      <w:r>
        <w:rPr>
          <w:w w:val="105"/>
        </w:rPr>
        <w:t>estratégias</w:t>
      </w:r>
      <w:r>
        <w:rPr>
          <w:spacing w:val="4"/>
          <w:w w:val="105"/>
        </w:rPr>
        <w:t xml:space="preserve"> </w:t>
      </w:r>
      <w:r>
        <w:rPr>
          <w:w w:val="105"/>
        </w:rPr>
        <w:t>preditivas</w:t>
      </w:r>
      <w:r>
        <w:rPr>
          <w:spacing w:val="5"/>
          <w:w w:val="105"/>
        </w:rPr>
        <w:t xml:space="preserve"> </w:t>
      </w:r>
      <w:r>
        <w:rPr>
          <w:w w:val="105"/>
        </w:rPr>
        <w:t>(</w:t>
      </w:r>
      <w:hyperlink w:anchor="_bookmark75" w:history="1">
        <w:r>
          <w:rPr>
            <w:w w:val="105"/>
          </w:rPr>
          <w:t>CHEN</w:t>
        </w:r>
        <w:r>
          <w:rPr>
            <w:spacing w:val="5"/>
            <w:w w:val="105"/>
          </w:rPr>
          <w:t xml:space="preserve"> </w:t>
        </w:r>
        <w:r>
          <w:rPr>
            <w:w w:val="105"/>
          </w:rPr>
          <w:t>et</w:t>
        </w:r>
        <w:r>
          <w:rPr>
            <w:spacing w:val="6"/>
            <w:w w:val="105"/>
          </w:rPr>
          <w:t xml:space="preserve"> </w:t>
        </w:r>
        <w:r>
          <w:rPr>
            <w:w w:val="105"/>
          </w:rPr>
          <w:t>al.</w:t>
        </w:r>
      </w:hyperlink>
      <w:r>
        <w:rPr>
          <w:w w:val="105"/>
        </w:rPr>
        <w:t>,</w:t>
      </w:r>
      <w:r>
        <w:rPr>
          <w:spacing w:val="4"/>
          <w:w w:val="105"/>
        </w:rPr>
        <w:t xml:space="preserve"> </w:t>
      </w:r>
      <w:hyperlink w:anchor="_bookmark75" w:history="1">
        <w:r>
          <w:rPr>
            <w:w w:val="105"/>
          </w:rPr>
          <w:t>2021</w:t>
        </w:r>
      </w:hyperlink>
      <w:r>
        <w:rPr>
          <w:w w:val="105"/>
        </w:rPr>
        <w:t>;</w:t>
      </w:r>
      <w:r>
        <w:rPr>
          <w:spacing w:val="6"/>
          <w:w w:val="105"/>
        </w:rPr>
        <w:t xml:space="preserve"> </w:t>
      </w:r>
      <w:hyperlink w:anchor="_bookmark96" w:history="1">
        <w:r>
          <w:rPr>
            <w:spacing w:val="-5"/>
            <w:w w:val="105"/>
          </w:rPr>
          <w:t>MA;</w:t>
        </w:r>
      </w:hyperlink>
    </w:p>
    <w:p w14:paraId="581F18D5" w14:textId="77777777" w:rsidR="006131AD" w:rsidRDefault="006131AD">
      <w:pPr>
        <w:pStyle w:val="Corpodetexto"/>
        <w:spacing w:line="250" w:lineRule="exact"/>
        <w:jc w:val="both"/>
        <w:sectPr w:rsidR="006131AD">
          <w:pgSz w:w="11910" w:h="16840"/>
          <w:pgMar w:top="1580" w:right="992" w:bottom="280" w:left="1559" w:header="1038" w:footer="0" w:gutter="0"/>
          <w:cols w:space="720"/>
        </w:sectPr>
      </w:pPr>
    </w:p>
    <w:bookmarkStart w:id="194" w:name="_bookmark52"/>
    <w:bookmarkEnd w:id="194"/>
    <w:p w14:paraId="3C088623" w14:textId="77777777" w:rsidR="006131AD" w:rsidRDefault="00000000">
      <w:pPr>
        <w:pStyle w:val="Corpodetexto"/>
        <w:spacing w:before="28" w:line="360" w:lineRule="atLeast"/>
        <w:ind w:left="140" w:right="127"/>
        <w:jc w:val="both"/>
      </w:pPr>
      <w:r>
        <w:lastRenderedPageBreak/>
        <w:fldChar w:fldCharType="begin"/>
      </w:r>
      <w:r>
        <w:instrText>HYPERLINK \l "_bookmark96"</w:instrText>
      </w:r>
      <w:r>
        <w:fldChar w:fldCharType="separate"/>
      </w:r>
      <w:r>
        <w:t>HAN; WANG</w:t>
      </w:r>
      <w:r>
        <w:fldChar w:fldCharType="end"/>
      </w:r>
      <w:r>
        <w:t xml:space="preserve">, </w:t>
      </w:r>
      <w:hyperlink w:anchor="_bookmark96" w:history="1">
        <w:r>
          <w:t>2021</w:t>
        </w:r>
      </w:hyperlink>
      <w:r>
        <w:t xml:space="preserve">; </w:t>
      </w:r>
      <w:hyperlink w:anchor="_bookmark115" w:history="1">
        <w:r>
          <w:t>WANG et al.</w:t>
        </w:r>
      </w:hyperlink>
      <w:r>
        <w:t xml:space="preserve">, </w:t>
      </w:r>
      <w:hyperlink w:anchor="_bookmark115" w:history="1">
        <w:r>
          <w:t>2020</w:t>
        </w:r>
      </w:hyperlink>
      <w:r>
        <w:t xml:space="preserve">; </w:t>
      </w:r>
      <w:hyperlink w:anchor="_bookmark103" w:history="1">
        <w:r>
          <w:t>PADHI et al.</w:t>
        </w:r>
      </w:hyperlink>
      <w:r>
        <w:t xml:space="preserve">, </w:t>
      </w:r>
      <w:hyperlink w:anchor="_bookmark103" w:history="1">
        <w:r>
          <w:t>2022</w:t>
        </w:r>
      </w:hyperlink>
      <w:r>
        <w:t>), à sensibilidade a parâmetros e hiperparâmetros</w:t>
      </w:r>
      <w:r>
        <w:rPr>
          <w:spacing w:val="-16"/>
        </w:rPr>
        <w:t xml:space="preserve"> </w:t>
      </w:r>
      <w:r>
        <w:rPr>
          <w:spacing w:val="37"/>
        </w:rPr>
        <w:t>(</w:t>
      </w:r>
      <w:hyperlink w:anchor="_bookmark118" w:history="1">
        <w:r>
          <w:rPr>
            <w:spacing w:val="-74"/>
          </w:rPr>
          <w:t>S</w:t>
        </w:r>
        <w:r>
          <w:rPr>
            <w:spacing w:val="37"/>
            <w:position w:val="5"/>
          </w:rPr>
          <w:t>´</w:t>
        </w:r>
        <w:r>
          <w:rPr>
            <w:spacing w:val="-15"/>
            <w:position w:val="5"/>
          </w:rPr>
          <w:t xml:space="preserve"> </w:t>
        </w:r>
        <w:r>
          <w:t>LUSARCZYK;</w:t>
        </w:r>
        <w:r>
          <w:rPr>
            <w:spacing w:val="-15"/>
          </w:rPr>
          <w:t xml:space="preserve"> </w:t>
        </w:r>
        <w:r>
          <w:rPr>
            <w:spacing w:val="-111"/>
          </w:rPr>
          <w:t>S</w:t>
        </w:r>
        <w:r>
          <w:rPr>
            <w:position w:val="5"/>
          </w:rPr>
          <w:t>´</w:t>
        </w:r>
        <w:r>
          <w:rPr>
            <w:spacing w:val="40"/>
            <w:position w:val="5"/>
          </w:rPr>
          <w:t xml:space="preserve"> </w:t>
        </w:r>
        <w:r>
          <w:t>LEPACZUK</w:t>
        </w:r>
      </w:hyperlink>
      <w:r>
        <w:t>,</w:t>
      </w:r>
      <w:r>
        <w:rPr>
          <w:spacing w:val="-15"/>
        </w:rPr>
        <w:t xml:space="preserve"> </w:t>
      </w:r>
      <w:hyperlink w:anchor="_bookmark118" w:history="1">
        <w:r>
          <w:t>2025</w:t>
        </w:r>
      </w:hyperlink>
      <w:r>
        <w:t>),</w:t>
      </w:r>
      <w:r>
        <w:rPr>
          <w:spacing w:val="-16"/>
        </w:rPr>
        <w:t xml:space="preserve"> </w:t>
      </w:r>
      <w:r>
        <w:t>ao</w:t>
      </w:r>
      <w:r>
        <w:rPr>
          <w:spacing w:val="-15"/>
        </w:rPr>
        <w:t xml:space="preserve"> </w:t>
      </w:r>
      <w:r>
        <w:t>risco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overfitting</w:t>
      </w:r>
      <w:r>
        <w:rPr>
          <w:spacing w:val="-15"/>
        </w:rPr>
        <w:t xml:space="preserve"> </w:t>
      </w:r>
      <w:r>
        <w:t>e</w:t>
      </w:r>
      <w:r>
        <w:rPr>
          <w:spacing w:val="-14"/>
        </w:rPr>
        <w:t xml:space="preserve"> </w:t>
      </w:r>
      <w:r>
        <w:t>à</w:t>
      </w:r>
      <w:r>
        <w:rPr>
          <w:spacing w:val="-6"/>
        </w:rPr>
        <w:t xml:space="preserve"> </w:t>
      </w:r>
      <w:r>
        <w:t xml:space="preserve">dificuldade </w:t>
      </w:r>
      <w:r>
        <w:rPr>
          <w:w w:val="105"/>
        </w:rPr>
        <w:t>de generalização (</w:t>
      </w:r>
      <w:hyperlink w:anchor="_bookmark85" w:history="1">
        <w:r>
          <w:rPr>
            <w:w w:val="105"/>
          </w:rPr>
          <w:t>GIANTSIDI; TARANTOLA</w:t>
        </w:r>
      </w:hyperlink>
      <w:r>
        <w:rPr>
          <w:w w:val="105"/>
        </w:rPr>
        <w:t xml:space="preserve">, </w:t>
      </w:r>
      <w:hyperlink w:anchor="_bookmark85" w:history="1">
        <w:r>
          <w:rPr>
            <w:w w:val="105"/>
          </w:rPr>
          <w:t>2025</w:t>
        </w:r>
      </w:hyperlink>
      <w:r>
        <w:rPr>
          <w:w w:val="105"/>
        </w:rPr>
        <w:t xml:space="preserve">; </w:t>
      </w:r>
      <w:hyperlink w:anchor="_bookmark107" w:history="1">
        <w:r>
          <w:rPr>
            <w:w w:val="105"/>
          </w:rPr>
          <w:t>PRADO et al.</w:t>
        </w:r>
      </w:hyperlink>
      <w:r>
        <w:rPr>
          <w:w w:val="105"/>
        </w:rPr>
        <w:t xml:space="preserve">, </w:t>
      </w:r>
      <w:hyperlink w:anchor="_bookmark107" w:history="1">
        <w:r>
          <w:rPr>
            <w:w w:val="105"/>
          </w:rPr>
          <w:t>2025</w:t>
        </w:r>
      </w:hyperlink>
      <w:r>
        <w:rPr>
          <w:w w:val="105"/>
        </w:rPr>
        <w:t>), bem como à baixa</w:t>
      </w:r>
      <w:r>
        <w:rPr>
          <w:spacing w:val="-16"/>
          <w:w w:val="105"/>
        </w:rPr>
        <w:t xml:space="preserve"> </w:t>
      </w:r>
      <w:r>
        <w:rPr>
          <w:w w:val="105"/>
        </w:rPr>
        <w:t>interpretabilidade</w:t>
      </w:r>
      <w:r>
        <w:rPr>
          <w:spacing w:val="-16"/>
          <w:w w:val="105"/>
        </w:rPr>
        <w:t xml:space="preserve"> </w:t>
      </w:r>
      <w:r>
        <w:rPr>
          <w:w w:val="105"/>
        </w:rPr>
        <w:t>de</w:t>
      </w:r>
      <w:r>
        <w:rPr>
          <w:spacing w:val="-16"/>
          <w:w w:val="105"/>
        </w:rPr>
        <w:t xml:space="preserve"> </w:t>
      </w:r>
      <w:r>
        <w:rPr>
          <w:w w:val="105"/>
        </w:rPr>
        <w:t>parte</w:t>
      </w:r>
      <w:r>
        <w:rPr>
          <w:spacing w:val="-16"/>
          <w:w w:val="105"/>
        </w:rPr>
        <w:t xml:space="preserve"> </w:t>
      </w:r>
      <w:r>
        <w:rPr>
          <w:w w:val="105"/>
        </w:rPr>
        <w:t>dos</w:t>
      </w:r>
      <w:r>
        <w:rPr>
          <w:spacing w:val="-16"/>
          <w:w w:val="105"/>
        </w:rPr>
        <w:t xml:space="preserve"> </w:t>
      </w:r>
      <w:r>
        <w:rPr>
          <w:w w:val="105"/>
        </w:rPr>
        <w:t>modelos</w:t>
      </w:r>
      <w:r>
        <w:rPr>
          <w:spacing w:val="-16"/>
          <w:w w:val="105"/>
        </w:rPr>
        <w:t xml:space="preserve"> </w:t>
      </w:r>
      <w:r>
        <w:rPr>
          <w:w w:val="105"/>
        </w:rPr>
        <w:t>de</w:t>
      </w:r>
      <w:r>
        <w:rPr>
          <w:spacing w:val="-16"/>
          <w:w w:val="105"/>
        </w:rPr>
        <w:t xml:space="preserve"> </w:t>
      </w:r>
      <w:r>
        <w:rPr>
          <w:w w:val="105"/>
        </w:rPr>
        <w:t>machine</w:t>
      </w:r>
      <w:r>
        <w:rPr>
          <w:spacing w:val="-16"/>
          <w:w w:val="105"/>
        </w:rPr>
        <w:t xml:space="preserve"> </w:t>
      </w:r>
      <w:r>
        <w:rPr>
          <w:w w:val="105"/>
        </w:rPr>
        <w:t>learning</w:t>
      </w:r>
      <w:r>
        <w:rPr>
          <w:spacing w:val="-16"/>
          <w:w w:val="105"/>
        </w:rPr>
        <w:t xml:space="preserve"> </w:t>
      </w:r>
      <w:r>
        <w:rPr>
          <w:w w:val="105"/>
        </w:rPr>
        <w:t>(</w:t>
      </w:r>
      <w:hyperlink w:anchor="_bookmark112" w:history="1">
        <w:r>
          <w:rPr>
            <w:w w:val="105"/>
          </w:rPr>
          <w:t>SUTIENE</w:t>
        </w:r>
        <w:r>
          <w:rPr>
            <w:spacing w:val="-16"/>
            <w:w w:val="105"/>
          </w:rPr>
          <w:t xml:space="preserve"> </w:t>
        </w:r>
        <w:r>
          <w:rPr>
            <w:w w:val="105"/>
          </w:rPr>
          <w:t>et</w:t>
        </w:r>
        <w:r>
          <w:rPr>
            <w:spacing w:val="-16"/>
            <w:w w:val="105"/>
          </w:rPr>
          <w:t xml:space="preserve"> </w:t>
        </w:r>
        <w:r>
          <w:rPr>
            <w:w w:val="105"/>
          </w:rPr>
          <w:t>al.</w:t>
        </w:r>
      </w:hyperlink>
      <w:r>
        <w:rPr>
          <w:w w:val="105"/>
        </w:rPr>
        <w:t>,</w:t>
      </w:r>
      <w:r>
        <w:rPr>
          <w:spacing w:val="-16"/>
          <w:w w:val="105"/>
        </w:rPr>
        <w:t xml:space="preserve"> </w:t>
      </w:r>
      <w:hyperlink w:anchor="_bookmark112" w:history="1">
        <w:r>
          <w:rPr>
            <w:w w:val="105"/>
          </w:rPr>
          <w:t>2024</w:t>
        </w:r>
      </w:hyperlink>
      <w:r>
        <w:rPr>
          <w:w w:val="105"/>
        </w:rPr>
        <w:t xml:space="preserve">; </w:t>
      </w:r>
      <w:hyperlink w:anchor="_bookmark85" w:history="1">
        <w:r>
          <w:rPr>
            <w:w w:val="105"/>
          </w:rPr>
          <w:t>GIANTSIDI; TARANTOLA</w:t>
        </w:r>
      </w:hyperlink>
      <w:r>
        <w:rPr>
          <w:w w:val="105"/>
        </w:rPr>
        <w:t xml:space="preserve">, </w:t>
      </w:r>
      <w:hyperlink w:anchor="_bookmark85" w:history="1">
        <w:r>
          <w:rPr>
            <w:w w:val="105"/>
          </w:rPr>
          <w:t>2025</w:t>
        </w:r>
      </w:hyperlink>
      <w:r>
        <w:rPr>
          <w:w w:val="105"/>
        </w:rPr>
        <w:t xml:space="preserve">). Assim, a proposta mantém o foco na integração entre </w:t>
      </w:r>
      <w:r>
        <w:t xml:space="preserve">previsão algorítmica e diversificação matemática, direcionando essa discussão ao contexto </w:t>
      </w:r>
      <w:r>
        <w:rPr>
          <w:w w:val="105"/>
        </w:rPr>
        <w:t>específico</w:t>
      </w:r>
      <w:r>
        <w:rPr>
          <w:spacing w:val="-12"/>
          <w:w w:val="105"/>
        </w:rPr>
        <w:t xml:space="preserve"> </w:t>
      </w:r>
      <w:r>
        <w:rPr>
          <w:w w:val="105"/>
        </w:rPr>
        <w:t>dos</w:t>
      </w:r>
      <w:r>
        <w:rPr>
          <w:spacing w:val="-12"/>
          <w:w w:val="105"/>
        </w:rPr>
        <w:t xml:space="preserve"> </w:t>
      </w:r>
      <w:r>
        <w:rPr>
          <w:w w:val="105"/>
        </w:rPr>
        <w:t>criptoativos</w:t>
      </w:r>
      <w:r>
        <w:rPr>
          <w:spacing w:val="-12"/>
          <w:w w:val="105"/>
        </w:rPr>
        <w:t xml:space="preserve"> </w:t>
      </w:r>
      <w:r>
        <w:rPr>
          <w:w w:val="105"/>
        </w:rPr>
        <w:t>e</w:t>
      </w:r>
      <w:r>
        <w:rPr>
          <w:spacing w:val="-12"/>
          <w:w w:val="105"/>
        </w:rPr>
        <w:t xml:space="preserve"> </w:t>
      </w:r>
      <w:r>
        <w:rPr>
          <w:w w:val="105"/>
        </w:rPr>
        <w:t>à</w:t>
      </w:r>
      <w:r>
        <w:rPr>
          <w:spacing w:val="-12"/>
          <w:w w:val="105"/>
        </w:rPr>
        <w:t xml:space="preserve"> </w:t>
      </w:r>
      <w:r>
        <w:rPr>
          <w:w w:val="105"/>
        </w:rPr>
        <w:t>avaliação</w:t>
      </w:r>
      <w:r>
        <w:rPr>
          <w:spacing w:val="-12"/>
          <w:w w:val="105"/>
        </w:rPr>
        <w:t xml:space="preserve"> </w:t>
      </w:r>
      <w:r>
        <w:rPr>
          <w:w w:val="105"/>
        </w:rPr>
        <w:t>crítica</w:t>
      </w:r>
      <w:r>
        <w:rPr>
          <w:spacing w:val="-12"/>
          <w:w w:val="105"/>
        </w:rPr>
        <w:t xml:space="preserve"> </w:t>
      </w:r>
      <w:r>
        <w:rPr>
          <w:w w:val="105"/>
        </w:rPr>
        <w:t>de</w:t>
      </w:r>
      <w:r>
        <w:rPr>
          <w:spacing w:val="-12"/>
          <w:w w:val="105"/>
        </w:rPr>
        <w:t xml:space="preserve"> </w:t>
      </w:r>
      <w:r>
        <w:rPr>
          <w:w w:val="105"/>
        </w:rPr>
        <w:t>sua</w:t>
      </w:r>
      <w:r>
        <w:rPr>
          <w:spacing w:val="-12"/>
          <w:w w:val="105"/>
        </w:rPr>
        <w:t xml:space="preserve"> </w:t>
      </w:r>
      <w:r>
        <w:rPr>
          <w:w w:val="105"/>
        </w:rPr>
        <w:t>viabilidade</w:t>
      </w:r>
      <w:r>
        <w:rPr>
          <w:spacing w:val="-12"/>
          <w:w w:val="105"/>
        </w:rPr>
        <w:t xml:space="preserve"> </w:t>
      </w:r>
      <w:r>
        <w:rPr>
          <w:w w:val="105"/>
        </w:rPr>
        <w:t>em</w:t>
      </w:r>
      <w:r>
        <w:rPr>
          <w:spacing w:val="-12"/>
          <w:w w:val="105"/>
        </w:rPr>
        <w:t xml:space="preserve"> </w:t>
      </w:r>
      <w:r>
        <w:rPr>
          <w:w w:val="105"/>
        </w:rPr>
        <w:t>estratégias</w:t>
      </w:r>
      <w:r>
        <w:rPr>
          <w:spacing w:val="-12"/>
          <w:w w:val="105"/>
        </w:rPr>
        <w:t xml:space="preserve"> </w:t>
      </w:r>
      <w:r>
        <w:rPr>
          <w:w w:val="105"/>
        </w:rPr>
        <w:t>híbridas de portfólio.</w:t>
      </w:r>
    </w:p>
    <w:p w14:paraId="2E0EAFA1" w14:textId="77777777" w:rsidR="006131AD" w:rsidRDefault="006131AD">
      <w:pPr>
        <w:pStyle w:val="Corpodetexto"/>
        <w:spacing w:line="360" w:lineRule="atLeast"/>
        <w:jc w:val="both"/>
        <w:sectPr w:rsidR="006131AD">
          <w:pgSz w:w="11910" w:h="16840"/>
          <w:pgMar w:top="1580" w:right="992" w:bottom="280" w:left="1559" w:header="1038" w:footer="0" w:gutter="0"/>
          <w:cols w:space="720"/>
        </w:sectPr>
      </w:pPr>
    </w:p>
    <w:p w14:paraId="04746ED6" w14:textId="77777777" w:rsidR="006131AD" w:rsidRDefault="00000000">
      <w:pPr>
        <w:pStyle w:val="Ttulo1"/>
        <w:numPr>
          <w:ilvl w:val="0"/>
          <w:numId w:val="1"/>
        </w:numPr>
        <w:tabs>
          <w:tab w:val="left" w:pos="385"/>
        </w:tabs>
        <w:ind w:left="385" w:hanging="252"/>
      </w:pPr>
      <w:bookmarkStart w:id="195" w:name="Metodologia"/>
      <w:bookmarkStart w:id="196" w:name="_bookmark53"/>
      <w:bookmarkStart w:id="197" w:name="_bookmark54"/>
      <w:bookmarkEnd w:id="195"/>
      <w:bookmarkEnd w:id="196"/>
      <w:bookmarkEnd w:id="197"/>
      <w:r>
        <w:rPr>
          <w:spacing w:val="-2"/>
          <w:w w:val="105"/>
        </w:rPr>
        <w:lastRenderedPageBreak/>
        <w:t>METODOLOGIA</w:t>
      </w:r>
    </w:p>
    <w:p w14:paraId="01CCB5D4" w14:textId="77777777" w:rsidR="006131AD" w:rsidRDefault="006131AD">
      <w:pPr>
        <w:pStyle w:val="Corpodetexto"/>
        <w:rPr>
          <w:b/>
        </w:rPr>
      </w:pPr>
    </w:p>
    <w:p w14:paraId="25682E54" w14:textId="77777777" w:rsidR="006131AD" w:rsidDel="0049492A" w:rsidRDefault="006131AD">
      <w:pPr>
        <w:pStyle w:val="Corpodetexto"/>
        <w:rPr>
          <w:del w:id="198" w:author="Felipe ." w:date="2026-07-08T17:33:00Z" w16du:dateUtc="2026-07-08T20:33:00Z"/>
          <w:b/>
        </w:rPr>
      </w:pPr>
    </w:p>
    <w:p w14:paraId="28C61BB8" w14:textId="77777777" w:rsidR="006131AD" w:rsidRDefault="006131AD">
      <w:pPr>
        <w:pStyle w:val="Corpodetexto"/>
        <w:spacing w:before="144"/>
        <w:rPr>
          <w:b/>
        </w:rPr>
      </w:pPr>
    </w:p>
    <w:p w14:paraId="53222C19" w14:textId="77777777" w:rsidR="006131AD" w:rsidRDefault="00000000">
      <w:pPr>
        <w:pStyle w:val="Ttulo2"/>
        <w:numPr>
          <w:ilvl w:val="1"/>
          <w:numId w:val="1"/>
        </w:numPr>
        <w:tabs>
          <w:tab w:val="left" w:pos="676"/>
        </w:tabs>
      </w:pPr>
      <w:bookmarkStart w:id="199" w:name="Classificação_da_pesquisa"/>
      <w:bookmarkStart w:id="200" w:name="_bookmark55"/>
      <w:bookmarkEnd w:id="199"/>
      <w:bookmarkEnd w:id="200"/>
      <w:r>
        <w:t>Classificação</w:t>
      </w:r>
      <w:r>
        <w:rPr>
          <w:spacing w:val="26"/>
        </w:rPr>
        <w:t xml:space="preserve"> </w:t>
      </w:r>
      <w:r>
        <w:t>da</w:t>
      </w:r>
      <w:r>
        <w:rPr>
          <w:spacing w:val="27"/>
        </w:rPr>
        <w:t xml:space="preserve"> </w:t>
      </w:r>
      <w:r>
        <w:rPr>
          <w:spacing w:val="-2"/>
        </w:rPr>
        <w:t>pesquisa</w:t>
      </w:r>
    </w:p>
    <w:p w14:paraId="61029525" w14:textId="77777777" w:rsidR="006131AD" w:rsidRDefault="006131AD">
      <w:pPr>
        <w:pStyle w:val="Corpodetexto"/>
        <w:spacing w:before="89"/>
        <w:rPr>
          <w:b/>
        </w:rPr>
      </w:pPr>
    </w:p>
    <w:p w14:paraId="3B209305" w14:textId="77777777" w:rsidR="006131AD" w:rsidRDefault="00000000">
      <w:pPr>
        <w:pStyle w:val="Corpodetexto"/>
        <w:spacing w:line="340" w:lineRule="auto"/>
        <w:ind w:left="140" w:right="146" w:firstLine="708"/>
        <w:jc w:val="both"/>
      </w:pPr>
      <w:r>
        <w:rPr>
          <w:w w:val="105"/>
        </w:rPr>
        <w:t>A</w:t>
      </w:r>
      <w:r>
        <w:rPr>
          <w:spacing w:val="-17"/>
          <w:w w:val="105"/>
        </w:rPr>
        <w:t xml:space="preserve"> </w:t>
      </w:r>
      <w:r>
        <w:rPr>
          <w:w w:val="105"/>
        </w:rPr>
        <w:t>presente</w:t>
      </w:r>
      <w:r>
        <w:rPr>
          <w:spacing w:val="-16"/>
          <w:w w:val="105"/>
        </w:rPr>
        <w:t xml:space="preserve"> </w:t>
      </w:r>
      <w:r>
        <w:rPr>
          <w:w w:val="105"/>
        </w:rPr>
        <w:t>pesquisa</w:t>
      </w:r>
      <w:r>
        <w:rPr>
          <w:spacing w:val="-16"/>
          <w:w w:val="105"/>
        </w:rPr>
        <w:t xml:space="preserve"> </w:t>
      </w:r>
      <w:r>
        <w:rPr>
          <w:w w:val="105"/>
        </w:rPr>
        <w:t>classifica-se,</w:t>
      </w:r>
      <w:r>
        <w:rPr>
          <w:spacing w:val="-16"/>
          <w:w w:val="105"/>
        </w:rPr>
        <w:t xml:space="preserve"> </w:t>
      </w:r>
      <w:r>
        <w:rPr>
          <w:w w:val="105"/>
        </w:rPr>
        <w:t>quanto</w:t>
      </w:r>
      <w:r>
        <w:rPr>
          <w:spacing w:val="-16"/>
          <w:w w:val="105"/>
        </w:rPr>
        <w:t xml:space="preserve"> </w:t>
      </w:r>
      <w:r>
        <w:rPr>
          <w:w w:val="105"/>
        </w:rPr>
        <w:t>à</w:t>
      </w:r>
      <w:r>
        <w:rPr>
          <w:spacing w:val="-16"/>
          <w:w w:val="105"/>
        </w:rPr>
        <w:t xml:space="preserve"> </w:t>
      </w:r>
      <w:r>
        <w:rPr>
          <w:w w:val="105"/>
        </w:rPr>
        <w:t>sua</w:t>
      </w:r>
      <w:r>
        <w:rPr>
          <w:spacing w:val="-16"/>
          <w:w w:val="105"/>
        </w:rPr>
        <w:t xml:space="preserve"> </w:t>
      </w:r>
      <w:r>
        <w:rPr>
          <w:w w:val="105"/>
        </w:rPr>
        <w:t>natureza,</w:t>
      </w:r>
      <w:r>
        <w:rPr>
          <w:spacing w:val="-16"/>
          <w:w w:val="105"/>
        </w:rPr>
        <w:t xml:space="preserve"> </w:t>
      </w:r>
      <w:r>
        <w:rPr>
          <w:w w:val="105"/>
        </w:rPr>
        <w:t>como</w:t>
      </w:r>
      <w:r>
        <w:rPr>
          <w:spacing w:val="-16"/>
          <w:w w:val="105"/>
        </w:rPr>
        <w:t xml:space="preserve"> </w:t>
      </w:r>
      <w:r>
        <w:rPr>
          <w:w w:val="105"/>
        </w:rPr>
        <w:t>aplicada.</w:t>
      </w:r>
      <w:r>
        <w:rPr>
          <w:spacing w:val="-16"/>
          <w:w w:val="105"/>
        </w:rPr>
        <w:t xml:space="preserve"> </w:t>
      </w:r>
      <w:r>
        <w:rPr>
          <w:w w:val="105"/>
        </w:rPr>
        <w:t>Seu</w:t>
      </w:r>
      <w:r>
        <w:rPr>
          <w:spacing w:val="-16"/>
          <w:w w:val="105"/>
        </w:rPr>
        <w:t xml:space="preserve"> </w:t>
      </w:r>
      <w:r>
        <w:rPr>
          <w:w w:val="105"/>
        </w:rPr>
        <w:t xml:space="preserve">foco </w:t>
      </w:r>
      <w:r>
        <w:t>transcende a ampliação do conhecimento teórico, buscando utilizar tal embasamento para solucionar</w:t>
      </w:r>
      <w:r>
        <w:rPr>
          <w:spacing w:val="-4"/>
        </w:rPr>
        <w:t xml:space="preserve"> </w:t>
      </w:r>
      <w:r>
        <w:t>problemas</w:t>
      </w:r>
      <w:r>
        <w:rPr>
          <w:spacing w:val="-4"/>
        </w:rPr>
        <w:t xml:space="preserve"> </w:t>
      </w:r>
      <w:r>
        <w:t>concretos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satisfazer</w:t>
      </w:r>
      <w:r>
        <w:rPr>
          <w:spacing w:val="-4"/>
        </w:rPr>
        <w:t xml:space="preserve"> </w:t>
      </w:r>
      <w:r>
        <w:t>necessidades</w:t>
      </w:r>
      <w:r>
        <w:rPr>
          <w:spacing w:val="-4"/>
        </w:rPr>
        <w:t xml:space="preserve"> </w:t>
      </w:r>
      <w:r>
        <w:t>específicas,</w:t>
      </w:r>
      <w:r>
        <w:rPr>
          <w:spacing w:val="-4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consonância</w:t>
      </w:r>
      <w:r>
        <w:rPr>
          <w:spacing w:val="-4"/>
        </w:rPr>
        <w:t xml:space="preserve"> </w:t>
      </w:r>
      <w:r>
        <w:t xml:space="preserve">com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definição</w:t>
      </w:r>
      <w:r>
        <w:rPr>
          <w:spacing w:val="-5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hyperlink w:anchor="_bookmark86" w:history="1">
        <w:r>
          <w:rPr>
            <w:w w:val="105"/>
          </w:rPr>
          <w:t>Gil</w:t>
        </w:r>
      </w:hyperlink>
      <w:r>
        <w:rPr>
          <w:spacing w:val="-5"/>
          <w:w w:val="105"/>
        </w:rPr>
        <w:t xml:space="preserve"> </w:t>
      </w:r>
      <w:r>
        <w:rPr>
          <w:w w:val="105"/>
        </w:rPr>
        <w:t>(</w:t>
      </w:r>
      <w:hyperlink w:anchor="_bookmark86" w:history="1">
        <w:r>
          <w:rPr>
            <w:w w:val="105"/>
          </w:rPr>
          <w:t>2010</w:t>
        </w:r>
      </w:hyperlink>
      <w:r>
        <w:rPr>
          <w:w w:val="105"/>
        </w:rPr>
        <w:t>),</w:t>
      </w:r>
      <w:r>
        <w:rPr>
          <w:spacing w:val="-5"/>
          <w:w w:val="105"/>
        </w:rPr>
        <w:t xml:space="preserve"> </w:t>
      </w:r>
      <w:r>
        <w:rPr>
          <w:w w:val="105"/>
        </w:rPr>
        <w:t>que</w:t>
      </w:r>
      <w:r>
        <w:rPr>
          <w:spacing w:val="-5"/>
          <w:w w:val="105"/>
        </w:rPr>
        <w:t xml:space="preserve"> </w:t>
      </w:r>
      <w:r>
        <w:rPr>
          <w:w w:val="105"/>
        </w:rPr>
        <w:t>destaca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geração</w:t>
      </w:r>
      <w:r>
        <w:rPr>
          <w:spacing w:val="-5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conhecimentos</w:t>
      </w:r>
      <w:r>
        <w:rPr>
          <w:spacing w:val="-5"/>
          <w:w w:val="105"/>
        </w:rPr>
        <w:t xml:space="preserve"> </w:t>
      </w:r>
      <w:r>
        <w:rPr>
          <w:w w:val="105"/>
        </w:rPr>
        <w:t>dirigidos</w:t>
      </w:r>
      <w:r>
        <w:rPr>
          <w:spacing w:val="-5"/>
          <w:w w:val="105"/>
        </w:rPr>
        <w:t xml:space="preserve"> </w:t>
      </w:r>
      <w:r>
        <w:rPr>
          <w:w w:val="105"/>
        </w:rPr>
        <w:t>à</w:t>
      </w:r>
      <w:r>
        <w:rPr>
          <w:spacing w:val="-5"/>
          <w:w w:val="105"/>
        </w:rPr>
        <w:t xml:space="preserve"> </w:t>
      </w:r>
      <w:r>
        <w:rPr>
          <w:w w:val="105"/>
        </w:rPr>
        <w:t>aplicação prática e interesses locais.</w:t>
      </w:r>
    </w:p>
    <w:p w14:paraId="6BB4F3D7" w14:textId="77777777" w:rsidR="006131AD" w:rsidRDefault="00000000">
      <w:pPr>
        <w:pStyle w:val="Corpodetexto"/>
        <w:spacing w:line="340" w:lineRule="auto"/>
        <w:ind w:left="140" w:right="108" w:firstLine="708"/>
        <w:jc w:val="both"/>
      </w:pPr>
      <w:r>
        <w:rPr>
          <w:w w:val="105"/>
        </w:rPr>
        <w:t>Do</w:t>
      </w:r>
      <w:r>
        <w:rPr>
          <w:spacing w:val="-17"/>
          <w:w w:val="105"/>
        </w:rPr>
        <w:t xml:space="preserve"> </w:t>
      </w:r>
      <w:r>
        <w:rPr>
          <w:w w:val="105"/>
        </w:rPr>
        <w:t>ponto</w:t>
      </w:r>
      <w:r>
        <w:rPr>
          <w:spacing w:val="-16"/>
          <w:w w:val="105"/>
        </w:rPr>
        <w:t xml:space="preserve"> </w:t>
      </w:r>
      <w:r>
        <w:rPr>
          <w:w w:val="105"/>
        </w:rPr>
        <w:t>de</w:t>
      </w:r>
      <w:r>
        <w:rPr>
          <w:spacing w:val="-16"/>
          <w:w w:val="105"/>
        </w:rPr>
        <w:t xml:space="preserve"> </w:t>
      </w:r>
      <w:r>
        <w:rPr>
          <w:w w:val="105"/>
        </w:rPr>
        <w:t>vista</w:t>
      </w:r>
      <w:r>
        <w:rPr>
          <w:spacing w:val="-16"/>
          <w:w w:val="105"/>
        </w:rPr>
        <w:t xml:space="preserve"> </w:t>
      </w:r>
      <w:r>
        <w:rPr>
          <w:w w:val="105"/>
        </w:rPr>
        <w:t>da</w:t>
      </w:r>
      <w:r>
        <w:rPr>
          <w:spacing w:val="-16"/>
          <w:w w:val="105"/>
        </w:rPr>
        <w:t xml:space="preserve"> </w:t>
      </w:r>
      <w:r>
        <w:rPr>
          <w:w w:val="105"/>
        </w:rPr>
        <w:t>abordagem,</w:t>
      </w:r>
      <w:r>
        <w:rPr>
          <w:spacing w:val="-16"/>
          <w:w w:val="105"/>
        </w:rPr>
        <w:t xml:space="preserve"> </w:t>
      </w:r>
      <w:r>
        <w:rPr>
          <w:w w:val="105"/>
        </w:rPr>
        <w:t>o</w:t>
      </w:r>
      <w:r>
        <w:rPr>
          <w:spacing w:val="-16"/>
          <w:w w:val="105"/>
        </w:rPr>
        <w:t xml:space="preserve"> </w:t>
      </w:r>
      <w:r>
        <w:rPr>
          <w:w w:val="105"/>
        </w:rPr>
        <w:t>estudo</w:t>
      </w:r>
      <w:r>
        <w:rPr>
          <w:spacing w:val="-16"/>
          <w:w w:val="105"/>
        </w:rPr>
        <w:t xml:space="preserve"> </w:t>
      </w:r>
      <w:r>
        <w:rPr>
          <w:w w:val="105"/>
        </w:rPr>
        <w:t>é</w:t>
      </w:r>
      <w:r>
        <w:rPr>
          <w:spacing w:val="-16"/>
          <w:w w:val="105"/>
        </w:rPr>
        <w:t xml:space="preserve"> </w:t>
      </w:r>
      <w:r>
        <w:rPr>
          <w:w w:val="105"/>
        </w:rPr>
        <w:t>quantitativo,</w:t>
      </w:r>
      <w:r>
        <w:rPr>
          <w:spacing w:val="-16"/>
          <w:w w:val="105"/>
        </w:rPr>
        <w:t xml:space="preserve"> </w:t>
      </w:r>
      <w:r>
        <w:rPr>
          <w:w w:val="105"/>
        </w:rPr>
        <w:t>priorizando</w:t>
      </w:r>
      <w:r>
        <w:rPr>
          <w:spacing w:val="-16"/>
          <w:w w:val="105"/>
        </w:rPr>
        <w:t xml:space="preserve"> </w:t>
      </w:r>
      <w:r>
        <w:rPr>
          <w:w w:val="105"/>
        </w:rPr>
        <w:t>a</w:t>
      </w:r>
      <w:r>
        <w:rPr>
          <w:spacing w:val="-16"/>
          <w:w w:val="105"/>
        </w:rPr>
        <w:t xml:space="preserve"> </w:t>
      </w:r>
      <w:r>
        <w:rPr>
          <w:w w:val="105"/>
        </w:rPr>
        <w:t>objetividade e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tradução</w:t>
      </w:r>
      <w:r>
        <w:rPr>
          <w:spacing w:val="-2"/>
          <w:w w:val="105"/>
        </w:rPr>
        <w:t xml:space="preserve"> </w:t>
      </w:r>
      <w:r>
        <w:rPr>
          <w:w w:val="105"/>
        </w:rPr>
        <w:t>de</w:t>
      </w:r>
      <w:r>
        <w:rPr>
          <w:spacing w:val="-2"/>
          <w:w w:val="105"/>
        </w:rPr>
        <w:t xml:space="preserve"> </w:t>
      </w:r>
      <w:r>
        <w:rPr>
          <w:w w:val="105"/>
        </w:rPr>
        <w:t>informações</w:t>
      </w:r>
      <w:r>
        <w:rPr>
          <w:spacing w:val="-2"/>
          <w:w w:val="105"/>
        </w:rPr>
        <w:t xml:space="preserve"> </w:t>
      </w:r>
      <w:r>
        <w:rPr>
          <w:w w:val="105"/>
        </w:rPr>
        <w:t>em</w:t>
      </w:r>
      <w:r>
        <w:rPr>
          <w:spacing w:val="-2"/>
          <w:w w:val="105"/>
        </w:rPr>
        <w:t xml:space="preserve"> </w:t>
      </w:r>
      <w:r>
        <w:rPr>
          <w:w w:val="105"/>
        </w:rPr>
        <w:t>números.</w:t>
      </w:r>
      <w:r>
        <w:rPr>
          <w:spacing w:val="-2"/>
          <w:w w:val="105"/>
        </w:rPr>
        <w:t xml:space="preserve"> </w:t>
      </w:r>
      <w:r>
        <w:rPr>
          <w:w w:val="105"/>
        </w:rPr>
        <w:t>Conforme</w:t>
      </w:r>
      <w:r>
        <w:rPr>
          <w:spacing w:val="-2"/>
          <w:w w:val="105"/>
        </w:rPr>
        <w:t xml:space="preserve"> </w:t>
      </w:r>
      <w:hyperlink w:anchor="_bookmark108" w:history="1">
        <w:r>
          <w:rPr>
            <w:w w:val="105"/>
          </w:rPr>
          <w:t>Richardson</w:t>
        </w:r>
      </w:hyperlink>
      <w:r>
        <w:rPr>
          <w:spacing w:val="-2"/>
          <w:w w:val="105"/>
        </w:rPr>
        <w:t xml:space="preserve"> </w:t>
      </w:r>
      <w:r>
        <w:rPr>
          <w:w w:val="105"/>
        </w:rPr>
        <w:t>(</w:t>
      </w:r>
      <w:hyperlink w:anchor="_bookmark108" w:history="1">
        <w:r>
          <w:rPr>
            <w:w w:val="105"/>
          </w:rPr>
          <w:t>1999</w:t>
        </w:r>
      </w:hyperlink>
      <w:r>
        <w:rPr>
          <w:w w:val="105"/>
        </w:rPr>
        <w:t>),</w:t>
      </w:r>
      <w:r>
        <w:rPr>
          <w:spacing w:val="-2"/>
          <w:w w:val="105"/>
        </w:rPr>
        <w:t xml:space="preserve"> </w:t>
      </w:r>
      <w:r>
        <w:rPr>
          <w:w w:val="105"/>
        </w:rPr>
        <w:t>essa</w:t>
      </w:r>
      <w:r>
        <w:rPr>
          <w:spacing w:val="-2"/>
          <w:w w:val="105"/>
        </w:rPr>
        <w:t xml:space="preserve"> </w:t>
      </w:r>
      <w:r>
        <w:rPr>
          <w:w w:val="105"/>
        </w:rPr>
        <w:t>metodolo-gia garante a precisão dos dados e valida as hipóteses através de técnicas estatísticas, abrangendo desde a coleta até o tratamento complexo das informações.</w:t>
      </w:r>
    </w:p>
    <w:p w14:paraId="17FB74D2" w14:textId="77777777" w:rsidR="006131AD" w:rsidRDefault="00000000">
      <w:pPr>
        <w:pStyle w:val="Corpodetexto"/>
        <w:spacing w:line="340" w:lineRule="auto"/>
        <w:ind w:left="140" w:right="142" w:firstLine="708"/>
        <w:jc w:val="both"/>
      </w:pPr>
      <w:r>
        <w:rPr>
          <w:w w:val="105"/>
        </w:rPr>
        <w:t xml:space="preserve">Em relação aos objetivos, a investigação define-se como descritiva. Ao propor </w:t>
      </w:r>
      <w:r>
        <w:t>analisar e comparar o desempenho de carteiras — contrapondo o uso de Machine Learning a</w:t>
      </w:r>
      <w:r>
        <w:rPr>
          <w:spacing w:val="-8"/>
        </w:rPr>
        <w:t xml:space="preserve"> </w:t>
      </w:r>
      <w:r>
        <w:t>modelos</w:t>
      </w:r>
      <w:r>
        <w:rPr>
          <w:spacing w:val="-8"/>
        </w:rPr>
        <w:t xml:space="preserve"> </w:t>
      </w:r>
      <w:r>
        <w:t>tradicionais</w:t>
      </w:r>
      <w:r>
        <w:rPr>
          <w:spacing w:val="-8"/>
        </w:rPr>
        <w:t xml:space="preserve"> </w:t>
      </w:r>
      <w:r>
        <w:t>—,</w:t>
      </w:r>
      <w:r>
        <w:rPr>
          <w:spacing w:val="-8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estudo</w:t>
      </w:r>
      <w:r>
        <w:rPr>
          <w:spacing w:val="-8"/>
        </w:rPr>
        <w:t xml:space="preserve"> </w:t>
      </w:r>
      <w:r>
        <w:t>visa</w:t>
      </w:r>
      <w:r>
        <w:rPr>
          <w:spacing w:val="-8"/>
        </w:rPr>
        <w:t xml:space="preserve"> </w:t>
      </w:r>
      <w:r>
        <w:t>descrever</w:t>
      </w:r>
      <w:r>
        <w:rPr>
          <w:spacing w:val="-8"/>
        </w:rPr>
        <w:t xml:space="preserve"> </w:t>
      </w:r>
      <w:r>
        <w:t>características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fenômeno</w:t>
      </w:r>
      <w:r>
        <w:rPr>
          <w:spacing w:val="-8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 xml:space="preserve">estabelecer </w:t>
      </w:r>
      <w:r>
        <w:rPr>
          <w:w w:val="105"/>
        </w:rPr>
        <w:t xml:space="preserve">relações entre variáveis. Essa classificação fundamenta-se em </w:t>
      </w:r>
      <w:hyperlink w:anchor="_bookmark86" w:history="1">
        <w:r>
          <w:rPr>
            <w:w w:val="105"/>
          </w:rPr>
          <w:t>Gil</w:t>
        </w:r>
      </w:hyperlink>
      <w:r>
        <w:rPr>
          <w:w w:val="105"/>
        </w:rPr>
        <w:t xml:space="preserve"> (</w:t>
      </w:r>
      <w:hyperlink w:anchor="_bookmark86" w:history="1">
        <w:r>
          <w:rPr>
            <w:w w:val="105"/>
          </w:rPr>
          <w:t>2010</w:t>
        </w:r>
      </w:hyperlink>
      <w:r>
        <w:rPr>
          <w:w w:val="105"/>
        </w:rPr>
        <w:t xml:space="preserve">), para quem a </w:t>
      </w:r>
      <w:r>
        <w:t xml:space="preserve">pesquisa descritiva tem como foco principal a correlação de variáveis sem necessariamente </w:t>
      </w:r>
      <w:r>
        <w:rPr>
          <w:w w:val="105"/>
        </w:rPr>
        <w:t>aprofundar-se nas causas primárias.</w:t>
      </w:r>
    </w:p>
    <w:p w14:paraId="24BD5D8E" w14:textId="77777777" w:rsidR="006131AD" w:rsidRDefault="00000000">
      <w:pPr>
        <w:pStyle w:val="Corpodetexto"/>
        <w:spacing w:line="340" w:lineRule="auto"/>
        <w:ind w:left="140" w:right="108" w:firstLine="708"/>
        <w:jc w:val="both"/>
      </w:pPr>
      <w:r>
        <w:t xml:space="preserve">Quanto aos procedimentos técnicos, o trabalho assume caráter experimental, pois envolve a manipulação direta dos modelos de investimento para analisar os efeitos produzi-dos (retorno e risco) sob condições controladas, satisfazendo os critérios de manipulação e controle de variáveis descritos por </w:t>
      </w:r>
      <w:hyperlink w:anchor="_bookmark86" w:history="1">
        <w:r>
          <w:t>Gil</w:t>
        </w:r>
      </w:hyperlink>
      <w:r>
        <w:t xml:space="preserve"> (</w:t>
      </w:r>
      <w:hyperlink w:anchor="_bookmark86" w:history="1">
        <w:r>
          <w:t>2010</w:t>
        </w:r>
      </w:hyperlink>
      <w:r>
        <w:t>).</w:t>
      </w:r>
    </w:p>
    <w:p w14:paraId="0FBACC15" w14:textId="77777777" w:rsidR="006131AD" w:rsidRDefault="006131AD">
      <w:pPr>
        <w:pStyle w:val="Corpodetexto"/>
        <w:spacing w:before="95"/>
      </w:pPr>
    </w:p>
    <w:p w14:paraId="0C33FDA6" w14:textId="77777777" w:rsidR="006131AD" w:rsidRDefault="00000000">
      <w:pPr>
        <w:pStyle w:val="Ttulo2"/>
        <w:numPr>
          <w:ilvl w:val="1"/>
          <w:numId w:val="1"/>
        </w:numPr>
        <w:tabs>
          <w:tab w:val="left" w:pos="676"/>
        </w:tabs>
      </w:pPr>
      <w:bookmarkStart w:id="201" w:name="Coleta_de_dados"/>
      <w:bookmarkStart w:id="202" w:name="_bookmark56"/>
      <w:bookmarkEnd w:id="201"/>
      <w:bookmarkEnd w:id="202"/>
      <w:r>
        <w:rPr>
          <w:w w:val="105"/>
        </w:rPr>
        <w:t>Coleta</w:t>
      </w:r>
      <w:r>
        <w:rPr>
          <w:spacing w:val="-11"/>
          <w:w w:val="105"/>
        </w:rPr>
        <w:t xml:space="preserve"> </w:t>
      </w:r>
      <w:r>
        <w:rPr>
          <w:w w:val="105"/>
        </w:rPr>
        <w:t>de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dados</w:t>
      </w:r>
    </w:p>
    <w:p w14:paraId="41968FBD" w14:textId="77777777" w:rsidR="006131AD" w:rsidRDefault="006131AD">
      <w:pPr>
        <w:pStyle w:val="Corpodetexto"/>
        <w:spacing w:before="89"/>
        <w:rPr>
          <w:b/>
        </w:rPr>
      </w:pPr>
    </w:p>
    <w:p w14:paraId="4815159C" w14:textId="77777777" w:rsidR="006131AD" w:rsidRDefault="00000000">
      <w:pPr>
        <w:pStyle w:val="Corpodetexto"/>
        <w:spacing w:line="340" w:lineRule="auto"/>
        <w:ind w:left="140" w:right="146" w:firstLine="708"/>
        <w:jc w:val="both"/>
      </w:pPr>
      <w:r>
        <w:t>A</w:t>
      </w:r>
      <w:r>
        <w:rPr>
          <w:spacing w:val="-2"/>
        </w:rPr>
        <w:t xml:space="preserve"> </w:t>
      </w:r>
      <w:r>
        <w:t>operacionalização</w:t>
      </w:r>
      <w:r>
        <w:rPr>
          <w:spacing w:val="-2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pesquisa</w:t>
      </w:r>
      <w:r>
        <w:rPr>
          <w:spacing w:val="-2"/>
        </w:rPr>
        <w:t xml:space="preserve"> </w:t>
      </w:r>
      <w:r>
        <w:t>dar-se-á</w:t>
      </w:r>
      <w:r>
        <w:rPr>
          <w:spacing w:val="-2"/>
        </w:rPr>
        <w:t xml:space="preserve"> </w:t>
      </w:r>
      <w:r>
        <w:t>pela</w:t>
      </w:r>
      <w:r>
        <w:rPr>
          <w:spacing w:val="-2"/>
        </w:rPr>
        <w:t xml:space="preserve"> </w:t>
      </w:r>
      <w:r>
        <w:t>coleta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dados</w:t>
      </w:r>
      <w:r>
        <w:rPr>
          <w:spacing w:val="-2"/>
        </w:rPr>
        <w:t xml:space="preserve"> </w:t>
      </w:r>
      <w:r>
        <w:t>oriundos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 xml:space="preserve">múltiplas </w:t>
      </w:r>
      <w:r>
        <w:rPr>
          <w:w w:val="105"/>
        </w:rPr>
        <w:t>fontes, incluindo dados primários extraídos via APIs das corretoras Binance e Kraken, e dados secundários obtidos no banco de dados Kaggle.</w:t>
      </w:r>
    </w:p>
    <w:p w14:paraId="6BEAD43E" w14:textId="77777777" w:rsidR="006131AD" w:rsidRDefault="006131AD">
      <w:pPr>
        <w:pStyle w:val="Corpodetexto"/>
        <w:spacing w:before="105"/>
      </w:pPr>
    </w:p>
    <w:p w14:paraId="2ADD2ECF" w14:textId="77777777" w:rsidR="006131AD" w:rsidRDefault="00000000">
      <w:pPr>
        <w:pStyle w:val="Ttulo2"/>
        <w:numPr>
          <w:ilvl w:val="1"/>
          <w:numId w:val="1"/>
        </w:numPr>
        <w:tabs>
          <w:tab w:val="left" w:pos="676"/>
        </w:tabs>
      </w:pPr>
      <w:bookmarkStart w:id="203" w:name="Estratégias_comparadas"/>
      <w:bookmarkStart w:id="204" w:name="_bookmark57"/>
      <w:bookmarkEnd w:id="203"/>
      <w:bookmarkEnd w:id="204"/>
      <w:r>
        <w:t>Estratégias</w:t>
      </w:r>
      <w:r>
        <w:rPr>
          <w:spacing w:val="37"/>
        </w:rPr>
        <w:t xml:space="preserve"> </w:t>
      </w:r>
      <w:r>
        <w:rPr>
          <w:spacing w:val="-2"/>
        </w:rPr>
        <w:t>comparadas</w:t>
      </w:r>
    </w:p>
    <w:p w14:paraId="02597E6A" w14:textId="77777777" w:rsidR="006131AD" w:rsidRDefault="006131AD">
      <w:pPr>
        <w:pStyle w:val="Corpodetexto"/>
        <w:spacing w:before="90"/>
        <w:rPr>
          <w:b/>
        </w:rPr>
      </w:pPr>
    </w:p>
    <w:p w14:paraId="3E53595D" w14:textId="77777777" w:rsidR="006131AD" w:rsidRDefault="00000000">
      <w:pPr>
        <w:pStyle w:val="Corpodetexto"/>
        <w:spacing w:line="340" w:lineRule="auto"/>
        <w:ind w:left="140" w:right="114" w:firstLine="708"/>
        <w:jc w:val="both"/>
      </w:pPr>
      <w:r>
        <w:rPr>
          <w:w w:val="105"/>
        </w:rPr>
        <w:t xml:space="preserve">A análise comparará duas vertentes: a estratégia alvo (método Adaboost+MV) e </w:t>
      </w:r>
      <w:r>
        <w:t xml:space="preserve">uma Base Line, ou referência (estratégia 1/N, que pressupõe divisão igualitária entre ativos), </w:t>
      </w:r>
      <w:r>
        <w:rPr>
          <w:w w:val="105"/>
        </w:rPr>
        <w:t>para verificar se o modelo proposto supera a média de mercado.</w:t>
      </w:r>
    </w:p>
    <w:p w14:paraId="1E9808C0" w14:textId="77777777" w:rsidR="006131AD" w:rsidRDefault="006131AD">
      <w:pPr>
        <w:pStyle w:val="Corpodetexto"/>
        <w:spacing w:line="340" w:lineRule="auto"/>
        <w:jc w:val="both"/>
        <w:sectPr w:rsidR="006131AD">
          <w:pgSz w:w="11910" w:h="16840"/>
          <w:pgMar w:top="1580" w:right="992" w:bottom="280" w:left="1559" w:header="1038" w:footer="0" w:gutter="0"/>
          <w:cols w:space="720"/>
        </w:sectPr>
      </w:pPr>
    </w:p>
    <w:p w14:paraId="49946E90" w14:textId="77777777" w:rsidR="006131AD" w:rsidRDefault="00000000">
      <w:pPr>
        <w:pStyle w:val="Ttulo2"/>
        <w:numPr>
          <w:ilvl w:val="1"/>
          <w:numId w:val="1"/>
        </w:numPr>
        <w:tabs>
          <w:tab w:val="left" w:pos="676"/>
        </w:tabs>
        <w:spacing w:before="135"/>
      </w:pPr>
      <w:bookmarkStart w:id="205" w:name="Procedimentos_de_análise"/>
      <w:bookmarkStart w:id="206" w:name="_bookmark58"/>
      <w:bookmarkEnd w:id="205"/>
      <w:bookmarkEnd w:id="206"/>
      <w:r>
        <w:lastRenderedPageBreak/>
        <w:t>Procedimentos</w:t>
      </w:r>
      <w:r>
        <w:rPr>
          <w:spacing w:val="27"/>
        </w:rPr>
        <w:t xml:space="preserve"> </w:t>
      </w:r>
      <w:r>
        <w:t>de</w:t>
      </w:r>
      <w:r>
        <w:rPr>
          <w:spacing w:val="27"/>
        </w:rPr>
        <w:t xml:space="preserve"> </w:t>
      </w:r>
      <w:r>
        <w:rPr>
          <w:spacing w:val="-2"/>
        </w:rPr>
        <w:t>análise</w:t>
      </w:r>
    </w:p>
    <w:p w14:paraId="5E6268B8" w14:textId="77777777" w:rsidR="006131AD" w:rsidRDefault="006131AD">
      <w:pPr>
        <w:pStyle w:val="Corpodetexto"/>
        <w:spacing w:before="90"/>
        <w:rPr>
          <w:b/>
        </w:rPr>
      </w:pPr>
    </w:p>
    <w:p w14:paraId="005855F5" w14:textId="77777777" w:rsidR="006131AD" w:rsidRDefault="00000000">
      <w:pPr>
        <w:pStyle w:val="Corpodetexto"/>
        <w:spacing w:line="340" w:lineRule="auto"/>
        <w:ind w:left="140" w:right="114" w:firstLine="708"/>
        <w:jc w:val="both"/>
      </w:pPr>
      <w:r>
        <w:t>O</w:t>
      </w:r>
      <w:r>
        <w:rPr>
          <w:spacing w:val="-1"/>
        </w:rPr>
        <w:t xml:space="preserve"> </w:t>
      </w:r>
      <w:r>
        <w:t>treinamento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modelo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aprendizado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máquina</w:t>
      </w:r>
      <w:r>
        <w:rPr>
          <w:spacing w:val="-1"/>
        </w:rPr>
        <w:t xml:space="preserve"> </w:t>
      </w:r>
      <w:r>
        <w:t>ocorrerá</w:t>
      </w:r>
      <w:r>
        <w:rPr>
          <w:spacing w:val="-1"/>
        </w:rPr>
        <w:t xml:space="preserve"> </w:t>
      </w:r>
      <w:r>
        <w:t>com</w:t>
      </w:r>
      <w:r>
        <w:rPr>
          <w:spacing w:val="-1"/>
        </w:rPr>
        <w:t xml:space="preserve"> </w:t>
      </w:r>
      <w:r>
        <w:t>dados</w:t>
      </w:r>
      <w:r>
        <w:rPr>
          <w:spacing w:val="-1"/>
        </w:rPr>
        <w:t xml:space="preserve"> </w:t>
      </w:r>
      <w:r>
        <w:t>in-sample, ou seja, dados usados para treinar o modelo, em período t a t+1.</w:t>
      </w:r>
    </w:p>
    <w:p w14:paraId="57E635D3" w14:textId="77777777" w:rsidR="006131AD" w:rsidRDefault="00000000">
      <w:pPr>
        <w:pStyle w:val="Corpodetexto"/>
        <w:spacing w:line="340" w:lineRule="auto"/>
        <w:ind w:left="140" w:right="146" w:firstLine="708"/>
        <w:jc w:val="both"/>
      </w:pPr>
      <w:r>
        <w:t>Sendo a avaliação de desempenho realizada com dados out-sample, ou seja, dados não utilizados no treinamento do modelo (t+2...t+n), garantindo a verificação do aprendizado fora da amostra de treino.</w:t>
      </w:r>
    </w:p>
    <w:p w14:paraId="35ABC4BC" w14:textId="77777777" w:rsidR="006131AD" w:rsidRDefault="006131AD">
      <w:pPr>
        <w:pStyle w:val="Corpodetexto"/>
        <w:spacing w:line="340" w:lineRule="auto"/>
        <w:jc w:val="both"/>
        <w:sectPr w:rsidR="006131AD">
          <w:pgSz w:w="11910" w:h="16840"/>
          <w:pgMar w:top="1580" w:right="992" w:bottom="280" w:left="1559" w:header="1038" w:footer="0" w:gutter="0"/>
          <w:cols w:space="720"/>
        </w:sectPr>
      </w:pPr>
    </w:p>
    <w:p w14:paraId="19A7236F" w14:textId="77777777" w:rsidR="006131AD" w:rsidRDefault="00000000">
      <w:pPr>
        <w:pStyle w:val="Ttulo1"/>
        <w:numPr>
          <w:ilvl w:val="0"/>
          <w:numId w:val="1"/>
        </w:numPr>
        <w:tabs>
          <w:tab w:val="left" w:pos="392"/>
        </w:tabs>
        <w:ind w:left="392" w:hanging="252"/>
      </w:pPr>
      <w:bookmarkStart w:id="207" w:name="Cronograma"/>
      <w:bookmarkStart w:id="208" w:name="_bookmark59"/>
      <w:bookmarkEnd w:id="207"/>
      <w:bookmarkEnd w:id="208"/>
      <w:r>
        <w:rPr>
          <w:spacing w:val="-2"/>
          <w:w w:val="105"/>
        </w:rPr>
        <w:lastRenderedPageBreak/>
        <w:t>CRONOGRAMA</w:t>
      </w:r>
    </w:p>
    <w:p w14:paraId="3C072993" w14:textId="77777777" w:rsidR="006131AD" w:rsidRDefault="006131AD">
      <w:pPr>
        <w:pStyle w:val="Corpodetexto"/>
        <w:rPr>
          <w:b/>
        </w:rPr>
      </w:pPr>
    </w:p>
    <w:p w14:paraId="79D2B47B" w14:textId="77777777" w:rsidR="006131AD" w:rsidRDefault="006131AD">
      <w:pPr>
        <w:pStyle w:val="Corpodetexto"/>
        <w:rPr>
          <w:b/>
        </w:rPr>
      </w:pPr>
    </w:p>
    <w:p w14:paraId="2362C8D9" w14:textId="77777777" w:rsidR="006131AD" w:rsidRDefault="006131AD">
      <w:pPr>
        <w:pStyle w:val="Corpodetexto"/>
        <w:rPr>
          <w:b/>
        </w:rPr>
      </w:pPr>
    </w:p>
    <w:p w14:paraId="1FBFF18B" w14:textId="77777777" w:rsidR="006131AD" w:rsidRDefault="006131AD">
      <w:pPr>
        <w:pStyle w:val="Corpodetexto"/>
        <w:spacing w:before="16"/>
        <w:rPr>
          <w:b/>
        </w:rPr>
      </w:pPr>
    </w:p>
    <w:p w14:paraId="21A22AA1" w14:textId="77777777" w:rsidR="006131AD" w:rsidRDefault="00000000">
      <w:pPr>
        <w:pStyle w:val="Corpodetexto"/>
        <w:spacing w:before="1"/>
        <w:ind w:left="593"/>
      </w:pPr>
      <w:bookmarkStart w:id="209" w:name="_bookmark60"/>
      <w:bookmarkEnd w:id="209"/>
      <w:r>
        <w:rPr>
          <w:w w:val="105"/>
        </w:rPr>
        <w:t>Quadro</w:t>
      </w:r>
      <w:r>
        <w:rPr>
          <w:spacing w:val="-8"/>
          <w:w w:val="105"/>
        </w:rPr>
        <w:t xml:space="preserve"> </w:t>
      </w:r>
      <w:r>
        <w:rPr>
          <w:w w:val="105"/>
        </w:rPr>
        <w:t>1</w:t>
      </w:r>
      <w:r>
        <w:rPr>
          <w:spacing w:val="-8"/>
          <w:w w:val="105"/>
        </w:rPr>
        <w:t xml:space="preserve"> </w:t>
      </w:r>
      <w:r>
        <w:rPr>
          <w:w w:val="105"/>
        </w:rPr>
        <w:t>–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cronograma</w:t>
      </w:r>
    </w:p>
    <w:p w14:paraId="654A20C0" w14:textId="77777777" w:rsidR="006131AD" w:rsidRDefault="00000000">
      <w:pPr>
        <w:pStyle w:val="Corpodetexto"/>
        <w:spacing w:before="9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9376" behindDoc="1" locked="0" layoutInCell="1" allowOverlap="1" wp14:anchorId="33FD3FB4" wp14:editId="1581B363">
            <wp:simplePos x="0" y="0"/>
            <wp:positionH relativeFrom="page">
              <wp:posOffset>1366748</wp:posOffset>
            </wp:positionH>
            <wp:positionV relativeFrom="paragraph">
              <wp:posOffset>130798</wp:posOffset>
            </wp:positionV>
            <wp:extent cx="5175504" cy="1522476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5504" cy="1522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D763C7" w14:textId="77777777" w:rsidR="006131AD" w:rsidRDefault="006131AD">
      <w:pPr>
        <w:pStyle w:val="Corpodetexto"/>
      </w:pPr>
    </w:p>
    <w:p w14:paraId="4D1BB710" w14:textId="77777777" w:rsidR="006131AD" w:rsidRDefault="006131AD">
      <w:pPr>
        <w:pStyle w:val="Corpodetexto"/>
        <w:spacing w:before="90"/>
      </w:pPr>
    </w:p>
    <w:p w14:paraId="3B4ABEA0" w14:textId="77777777" w:rsidR="006131AD" w:rsidRDefault="00000000">
      <w:pPr>
        <w:ind w:left="593"/>
        <w:rPr>
          <w:sz w:val="19"/>
        </w:rPr>
      </w:pPr>
      <w:r>
        <w:rPr>
          <w:sz w:val="19"/>
        </w:rPr>
        <w:t>Fonte:</w:t>
      </w:r>
      <w:r>
        <w:rPr>
          <w:spacing w:val="-10"/>
          <w:sz w:val="19"/>
        </w:rPr>
        <w:t xml:space="preserve"> </w:t>
      </w:r>
      <w:r>
        <w:rPr>
          <w:sz w:val="19"/>
        </w:rPr>
        <w:t>Autoria</w:t>
      </w:r>
      <w:r>
        <w:rPr>
          <w:spacing w:val="-10"/>
          <w:sz w:val="19"/>
        </w:rPr>
        <w:t xml:space="preserve"> </w:t>
      </w:r>
      <w:r>
        <w:rPr>
          <w:sz w:val="19"/>
        </w:rPr>
        <w:t>Própria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(2026).</w:t>
      </w:r>
    </w:p>
    <w:p w14:paraId="3D7FC37C" w14:textId="77777777" w:rsidR="006131AD" w:rsidRDefault="006131AD">
      <w:pPr>
        <w:rPr>
          <w:sz w:val="19"/>
        </w:rPr>
        <w:sectPr w:rsidR="006131AD">
          <w:pgSz w:w="11910" w:h="16840"/>
          <w:pgMar w:top="1580" w:right="992" w:bottom="280" w:left="1559" w:header="1038" w:footer="0" w:gutter="0"/>
          <w:cols w:space="720"/>
        </w:sectPr>
      </w:pPr>
    </w:p>
    <w:p w14:paraId="697B5133" w14:textId="77777777" w:rsidR="006131AD" w:rsidRDefault="00000000">
      <w:pPr>
        <w:pStyle w:val="Ttulo1"/>
        <w:ind w:right="397" w:firstLine="0"/>
        <w:jc w:val="center"/>
      </w:pPr>
      <w:r>
        <w:rPr>
          <w:spacing w:val="-2"/>
          <w:w w:val="105"/>
        </w:rPr>
        <w:lastRenderedPageBreak/>
        <w:t>REFERÊNCIAS</w:t>
      </w:r>
    </w:p>
    <w:p w14:paraId="3AE6F39C" w14:textId="77777777" w:rsidR="006131AD" w:rsidRDefault="006131AD">
      <w:pPr>
        <w:pStyle w:val="Corpodetexto"/>
        <w:rPr>
          <w:b/>
        </w:rPr>
      </w:pPr>
    </w:p>
    <w:p w14:paraId="491C7898" w14:textId="77777777" w:rsidR="006131AD" w:rsidRDefault="006131AD">
      <w:pPr>
        <w:pStyle w:val="Corpodetexto"/>
        <w:rPr>
          <w:b/>
        </w:rPr>
      </w:pPr>
    </w:p>
    <w:p w14:paraId="644B3FA6" w14:textId="77777777" w:rsidR="006131AD" w:rsidRDefault="006131AD">
      <w:pPr>
        <w:pStyle w:val="Corpodetexto"/>
        <w:spacing w:before="74"/>
        <w:rPr>
          <w:b/>
        </w:rPr>
      </w:pPr>
    </w:p>
    <w:p w14:paraId="35D5BABE" w14:textId="77777777" w:rsidR="006131AD" w:rsidRDefault="00000000">
      <w:pPr>
        <w:pStyle w:val="Corpodetexto"/>
        <w:spacing w:line="273" w:lineRule="auto"/>
        <w:ind w:left="140"/>
      </w:pPr>
      <w:bookmarkStart w:id="210" w:name="Referências"/>
      <w:bookmarkStart w:id="211" w:name="_bookmark61"/>
      <w:bookmarkStart w:id="212" w:name="_bookmark62"/>
      <w:bookmarkEnd w:id="210"/>
      <w:bookmarkEnd w:id="211"/>
      <w:bookmarkEnd w:id="212"/>
      <w:r>
        <w:t>ADIL,</w:t>
      </w:r>
      <w:r>
        <w:rPr>
          <w:spacing w:val="-7"/>
        </w:rPr>
        <w:t xml:space="preserve"> </w:t>
      </w:r>
      <w:r>
        <w:t>M.;</w:t>
      </w:r>
      <w:r>
        <w:rPr>
          <w:spacing w:val="-7"/>
        </w:rPr>
        <w:t xml:space="preserve"> </w:t>
      </w:r>
      <w:r>
        <w:t>SINGH,</w:t>
      </w:r>
      <w:r>
        <w:rPr>
          <w:spacing w:val="-7"/>
        </w:rPr>
        <w:t xml:space="preserve"> </w:t>
      </w:r>
      <w:r>
        <w:t>Y.;</w:t>
      </w:r>
      <w:r>
        <w:rPr>
          <w:spacing w:val="-7"/>
        </w:rPr>
        <w:t xml:space="preserve"> </w:t>
      </w:r>
      <w:r>
        <w:t>ANSARI,</w:t>
      </w:r>
      <w:r>
        <w:rPr>
          <w:spacing w:val="-7"/>
        </w:rPr>
        <w:t xml:space="preserve"> </w:t>
      </w:r>
      <w:r>
        <w:t>M.</w:t>
      </w:r>
      <w:r>
        <w:rPr>
          <w:spacing w:val="-7"/>
        </w:rPr>
        <w:t xml:space="preserve"> </w:t>
      </w:r>
      <w:r>
        <w:t>S.</w:t>
      </w:r>
      <w:r>
        <w:rPr>
          <w:spacing w:val="-7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financial</w:t>
      </w:r>
      <w:r>
        <w:rPr>
          <w:spacing w:val="-7"/>
        </w:rPr>
        <w:t xml:space="preserve"> </w:t>
      </w:r>
      <w:r>
        <w:t>literacy</w:t>
      </w:r>
      <w:r>
        <w:rPr>
          <w:spacing w:val="-7"/>
        </w:rPr>
        <w:t xml:space="preserve"> </w:t>
      </w:r>
      <w:r>
        <w:t>moderate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association</w:t>
      </w:r>
      <w:r>
        <w:rPr>
          <w:spacing w:val="-7"/>
        </w:rPr>
        <w:t xml:space="preserve"> </w:t>
      </w:r>
      <w:r>
        <w:t xml:space="preserve">between </w:t>
      </w:r>
      <w:r>
        <w:rPr>
          <w:w w:val="105"/>
        </w:rPr>
        <w:t>behaviour</w:t>
      </w:r>
      <w:r>
        <w:rPr>
          <w:spacing w:val="-10"/>
          <w:w w:val="105"/>
        </w:rPr>
        <w:t xml:space="preserve"> </w:t>
      </w:r>
      <w:r>
        <w:rPr>
          <w:w w:val="105"/>
        </w:rPr>
        <w:t>biases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investment</w:t>
      </w:r>
      <w:r>
        <w:rPr>
          <w:spacing w:val="-10"/>
          <w:w w:val="105"/>
        </w:rPr>
        <w:t xml:space="preserve"> </w:t>
      </w:r>
      <w:r>
        <w:rPr>
          <w:w w:val="105"/>
        </w:rPr>
        <w:t>decision?</w:t>
      </w:r>
      <w:r>
        <w:rPr>
          <w:spacing w:val="-10"/>
          <w:w w:val="105"/>
        </w:rPr>
        <w:t xml:space="preserve"> </w:t>
      </w:r>
      <w:r>
        <w:rPr>
          <w:w w:val="105"/>
        </w:rPr>
        <w:t>v.</w:t>
      </w:r>
      <w:r>
        <w:rPr>
          <w:spacing w:val="-10"/>
          <w:w w:val="105"/>
        </w:rPr>
        <w:t xml:space="preserve"> </w:t>
      </w:r>
      <w:r>
        <w:rPr>
          <w:w w:val="105"/>
        </w:rPr>
        <w:t>7,</w:t>
      </w:r>
      <w:r>
        <w:rPr>
          <w:spacing w:val="-10"/>
          <w:w w:val="105"/>
        </w:rPr>
        <w:t xml:space="preserve"> </w:t>
      </w:r>
      <w:r>
        <w:rPr>
          <w:w w:val="105"/>
        </w:rPr>
        <w:t>n.</w:t>
      </w:r>
      <w:r>
        <w:rPr>
          <w:spacing w:val="-9"/>
          <w:w w:val="105"/>
        </w:rPr>
        <w:t xml:space="preserve"> </w:t>
      </w:r>
      <w:r>
        <w:rPr>
          <w:w w:val="105"/>
        </w:rPr>
        <w:t>1,</w:t>
      </w:r>
      <w:r>
        <w:rPr>
          <w:spacing w:val="-10"/>
          <w:w w:val="105"/>
        </w:rPr>
        <w:t xml:space="preserve"> </w:t>
      </w:r>
      <w:r>
        <w:rPr>
          <w:w w:val="105"/>
        </w:rPr>
        <w:t>p.</w:t>
      </w:r>
      <w:r>
        <w:rPr>
          <w:spacing w:val="-11"/>
          <w:w w:val="105"/>
        </w:rPr>
        <w:t xml:space="preserve"> </w:t>
      </w:r>
      <w:r>
        <w:rPr>
          <w:w w:val="105"/>
        </w:rPr>
        <w:t>17–30,</w:t>
      </w:r>
      <w:r>
        <w:rPr>
          <w:spacing w:val="-9"/>
          <w:w w:val="105"/>
        </w:rPr>
        <w:t xml:space="preserve"> </w:t>
      </w:r>
      <w:r>
        <w:rPr>
          <w:w w:val="105"/>
        </w:rPr>
        <w:t>2022.</w:t>
      </w:r>
      <w:r>
        <w:rPr>
          <w:spacing w:val="12"/>
          <w:w w:val="105"/>
        </w:rPr>
        <w:t xml:space="preserve"> </w:t>
      </w:r>
      <w:r>
        <w:rPr>
          <w:w w:val="105"/>
        </w:rPr>
        <w:t>Citado</w:t>
      </w:r>
      <w:r>
        <w:rPr>
          <w:spacing w:val="-9"/>
          <w:w w:val="105"/>
        </w:rPr>
        <w:t xml:space="preserve"> </w:t>
      </w:r>
      <w:r>
        <w:rPr>
          <w:w w:val="105"/>
        </w:rPr>
        <w:t>2</w:t>
      </w:r>
      <w:r>
        <w:rPr>
          <w:spacing w:val="-10"/>
          <w:w w:val="105"/>
        </w:rPr>
        <w:t xml:space="preserve"> </w:t>
      </w:r>
      <w:r>
        <w:rPr>
          <w:w w:val="105"/>
        </w:rPr>
        <w:t>vezes</w:t>
      </w:r>
      <w:r>
        <w:rPr>
          <w:spacing w:val="-11"/>
          <w:w w:val="105"/>
        </w:rPr>
        <w:t xml:space="preserve"> </w:t>
      </w:r>
      <w:r>
        <w:rPr>
          <w:spacing w:val="-5"/>
          <w:w w:val="105"/>
        </w:rPr>
        <w:t>nas</w:t>
      </w:r>
    </w:p>
    <w:p w14:paraId="6369D307" w14:textId="77777777" w:rsidR="006131AD" w:rsidRDefault="00000000">
      <w:pPr>
        <w:pStyle w:val="Corpodetexto"/>
        <w:spacing w:before="1"/>
        <w:ind w:left="140"/>
      </w:pPr>
      <w:r>
        <w:rPr>
          <w:w w:val="105"/>
        </w:rPr>
        <w:t>páginas</w:t>
      </w:r>
      <w:r>
        <w:rPr>
          <w:spacing w:val="-9"/>
          <w:w w:val="105"/>
        </w:rPr>
        <w:t xml:space="preserve"> </w:t>
      </w:r>
      <w:hyperlink w:anchor="_bookmark11" w:history="1">
        <w:r>
          <w:rPr>
            <w:w w:val="105"/>
          </w:rPr>
          <w:t>12</w:t>
        </w:r>
      </w:hyperlink>
      <w:r>
        <w:rPr>
          <w:spacing w:val="-9"/>
          <w:w w:val="105"/>
        </w:rPr>
        <w:t xml:space="preserve"> </w:t>
      </w:r>
      <w:r>
        <w:rPr>
          <w:w w:val="105"/>
        </w:rPr>
        <w:t>e</w:t>
      </w:r>
      <w:r>
        <w:rPr>
          <w:spacing w:val="-8"/>
          <w:w w:val="105"/>
        </w:rPr>
        <w:t xml:space="preserve"> </w:t>
      </w:r>
      <w:hyperlink w:anchor="_bookmark13" w:history="1">
        <w:r>
          <w:rPr>
            <w:spacing w:val="-5"/>
            <w:w w:val="105"/>
          </w:rPr>
          <w:t>13</w:t>
        </w:r>
      </w:hyperlink>
      <w:r>
        <w:rPr>
          <w:spacing w:val="-5"/>
          <w:w w:val="105"/>
        </w:rPr>
        <w:t>.</w:t>
      </w:r>
    </w:p>
    <w:p w14:paraId="6DD1A2BC" w14:textId="77777777" w:rsidR="006131AD" w:rsidRDefault="00000000">
      <w:pPr>
        <w:pStyle w:val="Corpodetexto"/>
        <w:spacing w:before="229" w:line="273" w:lineRule="auto"/>
        <w:ind w:left="140"/>
      </w:pPr>
      <w:bookmarkStart w:id="213" w:name="_bookmark63"/>
      <w:bookmarkEnd w:id="213"/>
      <w:r>
        <w:rPr>
          <w:w w:val="105"/>
        </w:rPr>
        <w:t>AHMED, W. M. A. Is there a risk-return trade-off in cryptocurrency markets? the case of bitcoin. v. 108, p. art. 105886, 2020.</w:t>
      </w:r>
      <w:r>
        <w:rPr>
          <w:spacing w:val="25"/>
          <w:w w:val="105"/>
        </w:rPr>
        <w:t xml:space="preserve"> </w:t>
      </w:r>
      <w:r>
        <w:rPr>
          <w:w w:val="105"/>
        </w:rPr>
        <w:t xml:space="preserve">Citado 2 vezes nas páginas </w:t>
      </w:r>
      <w:hyperlink w:anchor="_bookmark15" w:history="1">
        <w:r>
          <w:rPr>
            <w:w w:val="105"/>
          </w:rPr>
          <w:t>14</w:t>
        </w:r>
      </w:hyperlink>
      <w:r>
        <w:rPr>
          <w:w w:val="105"/>
        </w:rPr>
        <w:t xml:space="preserve"> e </w:t>
      </w:r>
      <w:hyperlink w:anchor="_bookmark18" w:history="1">
        <w:r>
          <w:rPr>
            <w:w w:val="105"/>
          </w:rPr>
          <w:t>15</w:t>
        </w:r>
      </w:hyperlink>
      <w:r>
        <w:rPr>
          <w:w w:val="105"/>
        </w:rPr>
        <w:t>.</w:t>
      </w:r>
    </w:p>
    <w:p w14:paraId="1E5CF56B" w14:textId="77777777" w:rsidR="006131AD" w:rsidRDefault="00000000">
      <w:pPr>
        <w:pStyle w:val="Corpodetexto"/>
        <w:spacing w:before="194" w:line="273" w:lineRule="auto"/>
        <w:ind w:left="134" w:right="146" w:firstLine="5"/>
        <w:jc w:val="both"/>
      </w:pPr>
      <w:bookmarkStart w:id="214" w:name="_bookmark64"/>
      <w:bookmarkEnd w:id="214"/>
      <w:r>
        <w:rPr>
          <w:w w:val="105"/>
        </w:rPr>
        <w:t xml:space="preserve">Al-Mansour, B. Y.; ELKRGHLI, S.; ALMANSOUR, A. Y. Behavioral finance factors and </w:t>
      </w:r>
      <w:r>
        <w:t>investment decisions: A mediating role of risk perception. v. 11, n. 2, p. 1–20, 2023.</w:t>
      </w:r>
      <w:r>
        <w:rPr>
          <w:spacing w:val="25"/>
        </w:rPr>
        <w:t xml:space="preserve"> </w:t>
      </w:r>
      <w:r>
        <w:t xml:space="preserve">Citado 2 </w:t>
      </w:r>
      <w:r>
        <w:rPr>
          <w:w w:val="105"/>
        </w:rPr>
        <w:t xml:space="preserve">vezes nas páginas </w:t>
      </w:r>
      <w:hyperlink w:anchor="_bookmark11" w:history="1">
        <w:r>
          <w:rPr>
            <w:w w:val="105"/>
          </w:rPr>
          <w:t>12</w:t>
        </w:r>
      </w:hyperlink>
      <w:r>
        <w:rPr>
          <w:w w:val="105"/>
        </w:rPr>
        <w:t xml:space="preserve"> e </w:t>
      </w:r>
      <w:hyperlink w:anchor="_bookmark13" w:history="1">
        <w:r>
          <w:rPr>
            <w:w w:val="105"/>
          </w:rPr>
          <w:t>13</w:t>
        </w:r>
      </w:hyperlink>
      <w:r>
        <w:rPr>
          <w:w w:val="105"/>
        </w:rPr>
        <w:t>.</w:t>
      </w:r>
    </w:p>
    <w:p w14:paraId="6F3FCBBB" w14:textId="77777777" w:rsidR="006131AD" w:rsidRDefault="00000000">
      <w:pPr>
        <w:pStyle w:val="Corpodetexto"/>
        <w:spacing w:before="194" w:line="273" w:lineRule="auto"/>
        <w:ind w:left="140"/>
      </w:pPr>
      <w:bookmarkStart w:id="215" w:name="_bookmark65"/>
      <w:bookmarkEnd w:id="215"/>
      <w:r>
        <w:rPr>
          <w:w w:val="105"/>
        </w:rPr>
        <w:t>AQUART, P.; KöPKE, S.; WEINHARDT, C. Machine learning for cryptocurrency market prediction and trading. v. 8, p. 331–352, 2022.</w:t>
      </w:r>
      <w:r>
        <w:rPr>
          <w:spacing w:val="27"/>
          <w:w w:val="105"/>
        </w:rPr>
        <w:t xml:space="preserve"> </w:t>
      </w:r>
      <w:r>
        <w:rPr>
          <w:w w:val="105"/>
        </w:rPr>
        <w:t xml:space="preserve">Citado na página </w:t>
      </w:r>
      <w:hyperlink w:anchor="_bookmark1" w:history="1">
        <w:r>
          <w:rPr>
            <w:w w:val="105"/>
          </w:rPr>
          <w:t>9</w:t>
        </w:r>
      </w:hyperlink>
      <w:r>
        <w:rPr>
          <w:w w:val="105"/>
        </w:rPr>
        <w:t>.</w:t>
      </w:r>
    </w:p>
    <w:p w14:paraId="7D77B82B" w14:textId="77777777" w:rsidR="006131AD" w:rsidRDefault="00000000">
      <w:pPr>
        <w:pStyle w:val="Corpodetexto"/>
        <w:spacing w:before="193" w:line="273" w:lineRule="auto"/>
        <w:ind w:left="140" w:right="146"/>
        <w:jc w:val="both"/>
      </w:pPr>
      <w:bookmarkStart w:id="216" w:name="_bookmark66"/>
      <w:bookmarkEnd w:id="216"/>
      <w:r>
        <w:t xml:space="preserve">BABAEI, G.; GIUDICI, P.; RAFFINETTI, E. Explainable artificial intelligence for crypto asset </w:t>
      </w:r>
      <w:r>
        <w:rPr>
          <w:w w:val="105"/>
        </w:rPr>
        <w:t>allocation. v. 47, p. art. 102941, 2022.</w:t>
      </w:r>
      <w:r>
        <w:rPr>
          <w:spacing w:val="25"/>
          <w:w w:val="105"/>
        </w:rPr>
        <w:t xml:space="preserve"> </w:t>
      </w:r>
      <w:r>
        <w:rPr>
          <w:w w:val="105"/>
        </w:rPr>
        <w:t xml:space="preserve">Citado 2 vezes nas páginas </w:t>
      </w:r>
      <w:hyperlink w:anchor="_bookmark22" w:history="1">
        <w:r>
          <w:rPr>
            <w:w w:val="105"/>
          </w:rPr>
          <w:t>18</w:t>
        </w:r>
      </w:hyperlink>
      <w:r>
        <w:rPr>
          <w:w w:val="105"/>
        </w:rPr>
        <w:t xml:space="preserve"> e </w:t>
      </w:r>
      <w:hyperlink w:anchor="_bookmark30" w:history="1">
        <w:r>
          <w:rPr>
            <w:w w:val="105"/>
          </w:rPr>
          <w:t>22</w:t>
        </w:r>
      </w:hyperlink>
      <w:r>
        <w:rPr>
          <w:w w:val="105"/>
        </w:rPr>
        <w:t>.</w:t>
      </w:r>
    </w:p>
    <w:p w14:paraId="74E157C2" w14:textId="77777777" w:rsidR="006131AD" w:rsidRDefault="00000000">
      <w:pPr>
        <w:pStyle w:val="Corpodetexto"/>
        <w:spacing w:before="194"/>
        <w:ind w:left="140"/>
      </w:pPr>
      <w:bookmarkStart w:id="217" w:name="_bookmark67"/>
      <w:bookmarkEnd w:id="217"/>
      <w:r>
        <w:t>BAKRY, W.</w:t>
      </w:r>
      <w:r>
        <w:rPr>
          <w:spacing w:val="1"/>
        </w:rPr>
        <w:t xml:space="preserve"> </w:t>
      </w:r>
      <w:r>
        <w:t>et al.</w:t>
      </w:r>
      <w:r>
        <w:rPr>
          <w:spacing w:val="1"/>
        </w:rPr>
        <w:t xml:space="preserve"> </w:t>
      </w:r>
      <w:r>
        <w:t>Bitcoin and</w:t>
      </w:r>
      <w:r>
        <w:rPr>
          <w:spacing w:val="1"/>
        </w:rPr>
        <w:t xml:space="preserve"> </w:t>
      </w:r>
      <w:r>
        <w:t>portfolio</w:t>
      </w:r>
      <w:r>
        <w:rPr>
          <w:spacing w:val="1"/>
        </w:rPr>
        <w:t xml:space="preserve"> </w:t>
      </w:r>
      <w:r>
        <w:t>diversification: A</w:t>
      </w:r>
      <w:r>
        <w:rPr>
          <w:spacing w:val="1"/>
        </w:rPr>
        <w:t xml:space="preserve"> </w:t>
      </w:r>
      <w:r>
        <w:t>portfolio optimization</w:t>
      </w:r>
      <w:r>
        <w:rPr>
          <w:spacing w:val="1"/>
        </w:rPr>
        <w:t xml:space="preserve"> </w:t>
      </w:r>
      <w:r>
        <w:t>approach. v.</w:t>
      </w:r>
      <w:r>
        <w:rPr>
          <w:spacing w:val="1"/>
        </w:rPr>
        <w:t xml:space="preserve"> </w:t>
      </w:r>
      <w:r>
        <w:rPr>
          <w:spacing w:val="-5"/>
        </w:rPr>
        <w:t>14,</w:t>
      </w:r>
    </w:p>
    <w:p w14:paraId="03F09D59" w14:textId="77777777" w:rsidR="006131AD" w:rsidRDefault="00000000">
      <w:pPr>
        <w:pStyle w:val="Corpodetexto"/>
        <w:spacing w:before="36"/>
        <w:ind w:left="140"/>
      </w:pPr>
      <w:r>
        <w:rPr>
          <w:w w:val="105"/>
        </w:rPr>
        <w:t>p.</w:t>
      </w:r>
      <w:r>
        <w:rPr>
          <w:spacing w:val="-10"/>
          <w:w w:val="105"/>
        </w:rPr>
        <w:t xml:space="preserve"> </w:t>
      </w:r>
      <w:r>
        <w:rPr>
          <w:w w:val="105"/>
        </w:rPr>
        <w:t>art.</w:t>
      </w:r>
      <w:r>
        <w:rPr>
          <w:spacing w:val="-9"/>
          <w:w w:val="105"/>
        </w:rPr>
        <w:t xml:space="preserve"> </w:t>
      </w:r>
      <w:r>
        <w:rPr>
          <w:w w:val="105"/>
        </w:rPr>
        <w:t>282,</w:t>
      </w:r>
      <w:r>
        <w:rPr>
          <w:spacing w:val="-9"/>
          <w:w w:val="105"/>
        </w:rPr>
        <w:t xml:space="preserve"> </w:t>
      </w:r>
      <w:r>
        <w:rPr>
          <w:w w:val="105"/>
        </w:rPr>
        <w:t>2021.</w:t>
      </w:r>
      <w:r>
        <w:rPr>
          <w:spacing w:val="12"/>
          <w:w w:val="105"/>
        </w:rPr>
        <w:t xml:space="preserve"> </w:t>
      </w:r>
      <w:r>
        <w:rPr>
          <w:w w:val="105"/>
        </w:rPr>
        <w:t>Citado</w:t>
      </w:r>
      <w:r>
        <w:rPr>
          <w:spacing w:val="-9"/>
          <w:w w:val="105"/>
        </w:rPr>
        <w:t xml:space="preserve"> </w:t>
      </w:r>
      <w:r>
        <w:rPr>
          <w:w w:val="105"/>
        </w:rPr>
        <w:t>3</w:t>
      </w:r>
      <w:r>
        <w:rPr>
          <w:spacing w:val="-9"/>
          <w:w w:val="105"/>
        </w:rPr>
        <w:t xml:space="preserve"> </w:t>
      </w:r>
      <w:r>
        <w:rPr>
          <w:w w:val="105"/>
        </w:rPr>
        <w:t>vezes</w:t>
      </w:r>
      <w:r>
        <w:rPr>
          <w:spacing w:val="-9"/>
          <w:w w:val="105"/>
        </w:rPr>
        <w:t xml:space="preserve"> </w:t>
      </w:r>
      <w:r>
        <w:rPr>
          <w:w w:val="105"/>
        </w:rPr>
        <w:t>nas</w:t>
      </w:r>
      <w:r>
        <w:rPr>
          <w:spacing w:val="-10"/>
          <w:w w:val="105"/>
        </w:rPr>
        <w:t xml:space="preserve"> </w:t>
      </w:r>
      <w:r>
        <w:rPr>
          <w:w w:val="105"/>
        </w:rPr>
        <w:t>páginas</w:t>
      </w:r>
      <w:r>
        <w:rPr>
          <w:spacing w:val="-9"/>
          <w:w w:val="105"/>
        </w:rPr>
        <w:t xml:space="preserve"> </w:t>
      </w:r>
      <w:hyperlink w:anchor="_bookmark33" w:history="1">
        <w:r>
          <w:rPr>
            <w:w w:val="105"/>
          </w:rPr>
          <w:t>23</w:t>
        </w:r>
      </w:hyperlink>
      <w:r>
        <w:rPr>
          <w:w w:val="105"/>
        </w:rPr>
        <w:t>,</w:t>
      </w:r>
      <w:r>
        <w:rPr>
          <w:spacing w:val="-9"/>
          <w:w w:val="105"/>
        </w:rPr>
        <w:t xml:space="preserve"> </w:t>
      </w:r>
      <w:hyperlink w:anchor="_bookmark37" w:history="1">
        <w:r>
          <w:rPr>
            <w:w w:val="105"/>
          </w:rPr>
          <w:t>24</w:t>
        </w:r>
      </w:hyperlink>
      <w:r>
        <w:rPr>
          <w:spacing w:val="-9"/>
          <w:w w:val="105"/>
        </w:rPr>
        <w:t xml:space="preserve"> </w:t>
      </w:r>
      <w:r>
        <w:rPr>
          <w:w w:val="105"/>
        </w:rPr>
        <w:t>e</w:t>
      </w:r>
      <w:r>
        <w:rPr>
          <w:spacing w:val="-9"/>
          <w:w w:val="105"/>
        </w:rPr>
        <w:t xml:space="preserve"> </w:t>
      </w:r>
      <w:hyperlink w:anchor="_bookmark39" w:history="1">
        <w:r>
          <w:rPr>
            <w:spacing w:val="-5"/>
            <w:w w:val="105"/>
          </w:rPr>
          <w:t>25</w:t>
        </w:r>
      </w:hyperlink>
      <w:r>
        <w:rPr>
          <w:spacing w:val="-5"/>
          <w:w w:val="105"/>
        </w:rPr>
        <w:t>.</w:t>
      </w:r>
    </w:p>
    <w:p w14:paraId="40D11A27" w14:textId="77777777" w:rsidR="006131AD" w:rsidRDefault="00000000">
      <w:pPr>
        <w:pStyle w:val="Corpodetexto"/>
        <w:spacing w:before="229" w:line="273" w:lineRule="auto"/>
        <w:ind w:left="133" w:right="102" w:firstLine="6"/>
        <w:jc w:val="both"/>
      </w:pPr>
      <w:bookmarkStart w:id="218" w:name="_bookmark68"/>
      <w:bookmarkEnd w:id="218"/>
      <w:r>
        <w:rPr>
          <w:w w:val="105"/>
        </w:rPr>
        <w:t>BALLIS, A.; DRAKOS, K. Testing for herding in the cryptocurrency market. v. 33, p. art. 101210, 2020.</w:t>
      </w:r>
      <w:r>
        <w:rPr>
          <w:spacing w:val="32"/>
          <w:w w:val="105"/>
        </w:rPr>
        <w:t xml:space="preserve"> </w:t>
      </w:r>
      <w:r>
        <w:rPr>
          <w:w w:val="105"/>
        </w:rPr>
        <w:t xml:space="preserve">Citado 3 vezes nas páginas </w:t>
      </w:r>
      <w:hyperlink w:anchor="_bookmark15" w:history="1">
        <w:r>
          <w:rPr>
            <w:w w:val="105"/>
          </w:rPr>
          <w:t>14</w:t>
        </w:r>
      </w:hyperlink>
      <w:r>
        <w:rPr>
          <w:w w:val="105"/>
        </w:rPr>
        <w:t xml:space="preserve">, </w:t>
      </w:r>
      <w:hyperlink w:anchor="_bookmark20" w:history="1">
        <w:r>
          <w:rPr>
            <w:w w:val="105"/>
          </w:rPr>
          <w:t>16</w:t>
        </w:r>
      </w:hyperlink>
      <w:r>
        <w:rPr>
          <w:w w:val="105"/>
        </w:rPr>
        <w:t xml:space="preserve"> e </w:t>
      </w:r>
      <w:hyperlink w:anchor="_bookmark23" w:history="1">
        <w:r>
          <w:rPr>
            <w:w w:val="105"/>
          </w:rPr>
          <w:t>19</w:t>
        </w:r>
      </w:hyperlink>
      <w:r>
        <w:rPr>
          <w:w w:val="105"/>
        </w:rPr>
        <w:t>.</w:t>
      </w:r>
    </w:p>
    <w:p w14:paraId="30E51433" w14:textId="77777777" w:rsidR="006131AD" w:rsidRDefault="00000000">
      <w:pPr>
        <w:pStyle w:val="Corpodetexto"/>
        <w:spacing w:before="193" w:line="273" w:lineRule="auto"/>
        <w:ind w:left="140" w:right="102"/>
        <w:jc w:val="both"/>
      </w:pPr>
      <w:bookmarkStart w:id="219" w:name="_bookmark69"/>
      <w:bookmarkEnd w:id="219"/>
      <w:r>
        <w:t xml:space="preserve">BAUR, D. G.; HOANG, L. T. A crypto safe haven against bitcoin. v. 38, p. art. 101431, 2021. Citado na página </w:t>
      </w:r>
      <w:hyperlink w:anchor="_bookmark18" w:history="1">
        <w:r>
          <w:t>15</w:t>
        </w:r>
      </w:hyperlink>
      <w:r>
        <w:t>.</w:t>
      </w:r>
    </w:p>
    <w:p w14:paraId="5F44ADAF" w14:textId="77777777" w:rsidR="006131AD" w:rsidRDefault="00000000">
      <w:pPr>
        <w:pStyle w:val="Corpodetexto"/>
        <w:spacing w:before="194" w:line="273" w:lineRule="auto"/>
        <w:ind w:left="140" w:right="146"/>
        <w:jc w:val="both"/>
      </w:pPr>
      <w:bookmarkStart w:id="220" w:name="_bookmark70"/>
      <w:bookmarkEnd w:id="220"/>
      <w:r>
        <w:t>BELCASTRO, L. et al. Enhancing cryptocurrency price forecasting by integrating machine learning with social media and market data. v. 16, n. 12, p. art. 542, 2023.</w:t>
      </w:r>
      <w:r>
        <w:rPr>
          <w:spacing w:val="33"/>
        </w:rPr>
        <w:t xml:space="preserve"> </w:t>
      </w:r>
      <w:r>
        <w:t xml:space="preserve">Citado na página </w:t>
      </w:r>
      <w:hyperlink w:anchor="_bookmark1" w:history="1">
        <w:r>
          <w:rPr>
            <w:spacing w:val="-6"/>
          </w:rPr>
          <w:t>9</w:t>
        </w:r>
      </w:hyperlink>
      <w:r>
        <w:rPr>
          <w:spacing w:val="-6"/>
        </w:rPr>
        <w:t>.</w:t>
      </w:r>
    </w:p>
    <w:p w14:paraId="68C80583" w14:textId="77777777" w:rsidR="006131AD" w:rsidRDefault="00000000">
      <w:pPr>
        <w:pStyle w:val="Corpodetexto"/>
        <w:spacing w:before="194"/>
        <w:ind w:left="140"/>
      </w:pPr>
      <w:bookmarkStart w:id="221" w:name="_bookmark71"/>
      <w:bookmarkEnd w:id="221"/>
      <w:r>
        <w:t>BRAUNEIS,</w:t>
      </w:r>
      <w:r>
        <w:rPr>
          <w:spacing w:val="6"/>
        </w:rPr>
        <w:t xml:space="preserve"> </w:t>
      </w:r>
      <w:r>
        <w:t>A.;</w:t>
      </w:r>
      <w:r>
        <w:rPr>
          <w:spacing w:val="6"/>
        </w:rPr>
        <w:t xml:space="preserve"> </w:t>
      </w:r>
      <w:r>
        <w:t>MESTEL,</w:t>
      </w:r>
      <w:r>
        <w:rPr>
          <w:spacing w:val="6"/>
        </w:rPr>
        <w:t xml:space="preserve"> </w:t>
      </w:r>
      <w:r>
        <w:t>R.</w:t>
      </w:r>
      <w:r>
        <w:rPr>
          <w:spacing w:val="6"/>
        </w:rPr>
        <w:t xml:space="preserve"> </w:t>
      </w:r>
      <w:r>
        <w:t>Cryptocurrency-portfolios</w:t>
      </w:r>
      <w:r>
        <w:rPr>
          <w:spacing w:val="6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mean-variance</w:t>
      </w:r>
      <w:r>
        <w:rPr>
          <w:spacing w:val="6"/>
        </w:rPr>
        <w:t xml:space="preserve"> </w:t>
      </w:r>
      <w:r>
        <w:t>framework.</w:t>
      </w:r>
      <w:r>
        <w:rPr>
          <w:spacing w:val="6"/>
        </w:rPr>
        <w:t xml:space="preserve"> </w:t>
      </w:r>
      <w:r>
        <w:t>v.</w:t>
      </w:r>
      <w:r>
        <w:rPr>
          <w:spacing w:val="6"/>
        </w:rPr>
        <w:t xml:space="preserve"> </w:t>
      </w:r>
      <w:r>
        <w:rPr>
          <w:spacing w:val="-5"/>
        </w:rPr>
        <w:t>28,</w:t>
      </w:r>
    </w:p>
    <w:p w14:paraId="5C8864DB" w14:textId="77777777" w:rsidR="006131AD" w:rsidRDefault="00000000">
      <w:pPr>
        <w:pStyle w:val="Corpodetexto"/>
        <w:spacing w:before="36"/>
        <w:ind w:left="140"/>
      </w:pPr>
      <w:r>
        <w:rPr>
          <w:w w:val="105"/>
        </w:rPr>
        <w:t>p.</w:t>
      </w:r>
      <w:r>
        <w:rPr>
          <w:spacing w:val="-11"/>
          <w:w w:val="105"/>
        </w:rPr>
        <w:t xml:space="preserve"> </w:t>
      </w:r>
      <w:r>
        <w:rPr>
          <w:w w:val="105"/>
        </w:rPr>
        <w:t>259–264,</w:t>
      </w:r>
      <w:r>
        <w:rPr>
          <w:spacing w:val="-10"/>
          <w:w w:val="105"/>
        </w:rPr>
        <w:t xml:space="preserve"> </w:t>
      </w:r>
      <w:r>
        <w:rPr>
          <w:w w:val="105"/>
        </w:rPr>
        <w:t>2019.</w:t>
      </w:r>
      <w:r>
        <w:rPr>
          <w:spacing w:val="11"/>
          <w:w w:val="105"/>
        </w:rPr>
        <w:t xml:space="preserve"> </w:t>
      </w:r>
      <w:r>
        <w:rPr>
          <w:w w:val="105"/>
        </w:rPr>
        <w:t>Citado</w:t>
      </w:r>
      <w:r>
        <w:rPr>
          <w:spacing w:val="-10"/>
          <w:w w:val="105"/>
        </w:rPr>
        <w:t xml:space="preserve"> </w:t>
      </w:r>
      <w:r>
        <w:rPr>
          <w:w w:val="105"/>
        </w:rPr>
        <w:t>6</w:t>
      </w:r>
      <w:r>
        <w:rPr>
          <w:spacing w:val="-10"/>
          <w:w w:val="105"/>
        </w:rPr>
        <w:t xml:space="preserve"> </w:t>
      </w:r>
      <w:r>
        <w:rPr>
          <w:w w:val="105"/>
        </w:rPr>
        <w:t>vezes</w:t>
      </w:r>
      <w:r>
        <w:rPr>
          <w:spacing w:val="-10"/>
          <w:w w:val="105"/>
        </w:rPr>
        <w:t xml:space="preserve"> </w:t>
      </w:r>
      <w:r>
        <w:rPr>
          <w:w w:val="105"/>
        </w:rPr>
        <w:t>nas</w:t>
      </w:r>
      <w:r>
        <w:rPr>
          <w:spacing w:val="-11"/>
          <w:w w:val="105"/>
        </w:rPr>
        <w:t xml:space="preserve"> </w:t>
      </w:r>
      <w:r>
        <w:rPr>
          <w:w w:val="105"/>
        </w:rPr>
        <w:t>páginas</w:t>
      </w:r>
      <w:r>
        <w:rPr>
          <w:spacing w:val="-10"/>
          <w:w w:val="105"/>
        </w:rPr>
        <w:t xml:space="preserve"> </w:t>
      </w:r>
      <w:hyperlink w:anchor="_bookmark21" w:history="1">
        <w:r>
          <w:rPr>
            <w:w w:val="105"/>
          </w:rPr>
          <w:t>17</w:t>
        </w:r>
      </w:hyperlink>
      <w:r>
        <w:rPr>
          <w:w w:val="105"/>
        </w:rPr>
        <w:t>,</w:t>
      </w:r>
      <w:r>
        <w:rPr>
          <w:spacing w:val="-10"/>
          <w:w w:val="105"/>
        </w:rPr>
        <w:t xml:space="preserve"> </w:t>
      </w:r>
      <w:hyperlink w:anchor="_bookmark43" w:history="1">
        <w:r>
          <w:rPr>
            <w:w w:val="105"/>
          </w:rPr>
          <w:t>27</w:t>
        </w:r>
      </w:hyperlink>
      <w:r>
        <w:rPr>
          <w:w w:val="105"/>
        </w:rPr>
        <w:t>,</w:t>
      </w:r>
      <w:r>
        <w:rPr>
          <w:spacing w:val="-10"/>
          <w:w w:val="105"/>
        </w:rPr>
        <w:t xml:space="preserve"> </w:t>
      </w:r>
      <w:hyperlink w:anchor="_bookmark45" w:history="1">
        <w:r>
          <w:rPr>
            <w:w w:val="105"/>
          </w:rPr>
          <w:t>28</w:t>
        </w:r>
      </w:hyperlink>
      <w:r>
        <w:rPr>
          <w:w w:val="105"/>
        </w:rPr>
        <w:t>,</w:t>
      </w:r>
      <w:r>
        <w:rPr>
          <w:spacing w:val="-11"/>
          <w:w w:val="105"/>
        </w:rPr>
        <w:t xml:space="preserve"> </w:t>
      </w:r>
      <w:hyperlink w:anchor="_bookmark46" w:history="1">
        <w:r>
          <w:rPr>
            <w:w w:val="105"/>
          </w:rPr>
          <w:t>29</w:t>
        </w:r>
      </w:hyperlink>
      <w:r>
        <w:rPr>
          <w:w w:val="105"/>
        </w:rPr>
        <w:t>,</w:t>
      </w:r>
      <w:r>
        <w:rPr>
          <w:spacing w:val="-10"/>
          <w:w w:val="105"/>
        </w:rPr>
        <w:t xml:space="preserve"> </w:t>
      </w:r>
      <w:hyperlink w:anchor="_bookmark50" w:history="1">
        <w:r>
          <w:rPr>
            <w:w w:val="105"/>
          </w:rPr>
          <w:t>31</w:t>
        </w:r>
      </w:hyperlink>
      <w:r>
        <w:rPr>
          <w:spacing w:val="-10"/>
          <w:w w:val="105"/>
        </w:rPr>
        <w:t xml:space="preserve"> </w:t>
      </w:r>
      <w:r>
        <w:rPr>
          <w:w w:val="105"/>
        </w:rPr>
        <w:t>e</w:t>
      </w:r>
      <w:r>
        <w:rPr>
          <w:spacing w:val="-10"/>
          <w:w w:val="105"/>
        </w:rPr>
        <w:t xml:space="preserve"> </w:t>
      </w:r>
      <w:hyperlink w:anchor="_bookmark51" w:history="1">
        <w:r>
          <w:rPr>
            <w:spacing w:val="-5"/>
            <w:w w:val="105"/>
          </w:rPr>
          <w:t>32</w:t>
        </w:r>
      </w:hyperlink>
      <w:r>
        <w:rPr>
          <w:spacing w:val="-5"/>
          <w:w w:val="105"/>
        </w:rPr>
        <w:t>.</w:t>
      </w:r>
    </w:p>
    <w:p w14:paraId="7791FF78" w14:textId="77777777" w:rsidR="006131AD" w:rsidRDefault="00000000">
      <w:pPr>
        <w:pStyle w:val="Corpodetexto"/>
        <w:spacing w:before="228" w:line="273" w:lineRule="auto"/>
        <w:ind w:left="140" w:right="146"/>
        <w:jc w:val="both"/>
      </w:pPr>
      <w:bookmarkStart w:id="222" w:name="_bookmark72"/>
      <w:bookmarkEnd w:id="222"/>
      <w:r>
        <w:t>BUSARI, G. A.; LIM, D. H. Crude oil price prediction: A comparison between adaboost-lstm and</w:t>
      </w:r>
      <w:r>
        <w:rPr>
          <w:spacing w:val="-4"/>
        </w:rPr>
        <w:t xml:space="preserve"> </w:t>
      </w:r>
      <w:r>
        <w:t>adaboost-gru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improving</w:t>
      </w:r>
      <w:r>
        <w:rPr>
          <w:spacing w:val="-5"/>
        </w:rPr>
        <w:t xml:space="preserve"> </w:t>
      </w:r>
      <w:r>
        <w:t>forecasting</w:t>
      </w:r>
      <w:r>
        <w:rPr>
          <w:spacing w:val="-4"/>
        </w:rPr>
        <w:t xml:space="preserve"> </w:t>
      </w:r>
      <w:r>
        <w:t>performance.</w:t>
      </w:r>
      <w:r>
        <w:rPr>
          <w:spacing w:val="-4"/>
        </w:rPr>
        <w:t xml:space="preserve"> </w:t>
      </w:r>
      <w:r>
        <w:t>v.</w:t>
      </w:r>
      <w:r>
        <w:rPr>
          <w:spacing w:val="-4"/>
        </w:rPr>
        <w:t xml:space="preserve"> </w:t>
      </w:r>
      <w:r>
        <w:t>155,</w:t>
      </w:r>
      <w:r>
        <w:rPr>
          <w:spacing w:val="-5"/>
        </w:rPr>
        <w:t xml:space="preserve"> </w:t>
      </w:r>
      <w:r>
        <w:t>p.</w:t>
      </w:r>
      <w:r>
        <w:rPr>
          <w:spacing w:val="-4"/>
        </w:rPr>
        <w:t xml:space="preserve"> </w:t>
      </w:r>
      <w:r>
        <w:t>art.</w:t>
      </w:r>
      <w:r>
        <w:rPr>
          <w:spacing w:val="-5"/>
        </w:rPr>
        <w:t xml:space="preserve"> </w:t>
      </w:r>
      <w:r>
        <w:t>107513,</w:t>
      </w:r>
      <w:r>
        <w:rPr>
          <w:spacing w:val="-4"/>
        </w:rPr>
        <w:t xml:space="preserve"> </w:t>
      </w:r>
      <w:r>
        <w:t xml:space="preserve">2021. Citado 2 vezes nas páginas </w:t>
      </w:r>
      <w:hyperlink w:anchor="_bookmark26" w:history="1">
        <w:r>
          <w:t>20</w:t>
        </w:r>
      </w:hyperlink>
      <w:r>
        <w:t xml:space="preserve"> e </w:t>
      </w:r>
      <w:hyperlink w:anchor="_bookmark28" w:history="1">
        <w:r>
          <w:t>21</w:t>
        </w:r>
      </w:hyperlink>
      <w:r>
        <w:t>.</w:t>
      </w:r>
    </w:p>
    <w:p w14:paraId="37029D99" w14:textId="77777777" w:rsidR="006131AD" w:rsidRDefault="00000000">
      <w:pPr>
        <w:pStyle w:val="Corpodetexto"/>
        <w:spacing w:before="195" w:line="273" w:lineRule="auto"/>
        <w:ind w:left="140"/>
      </w:pPr>
      <w:bookmarkStart w:id="223" w:name="_bookmark73"/>
      <w:bookmarkEnd w:id="223"/>
      <w:r>
        <w:t>CHARFEDDINE, L.; BENLAGHA, N.; MAOUCHI, Y. Investigating the dynamic relationship</w:t>
      </w:r>
      <w:r>
        <w:rPr>
          <w:spacing w:val="80"/>
        </w:rPr>
        <w:t xml:space="preserve"> </w:t>
      </w:r>
      <w:r>
        <w:t>between</w:t>
      </w:r>
      <w:r>
        <w:rPr>
          <w:spacing w:val="4"/>
        </w:rPr>
        <w:t xml:space="preserve"> </w:t>
      </w:r>
      <w:r>
        <w:t>cryptocurrencies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conventional</w:t>
      </w:r>
      <w:r>
        <w:rPr>
          <w:spacing w:val="4"/>
        </w:rPr>
        <w:t xml:space="preserve"> </w:t>
      </w:r>
      <w:r>
        <w:t>assets:</w:t>
      </w:r>
      <w:r>
        <w:rPr>
          <w:spacing w:val="4"/>
        </w:rPr>
        <w:t xml:space="preserve"> </w:t>
      </w:r>
      <w:r>
        <w:t>Implications</w:t>
      </w:r>
      <w:r>
        <w:rPr>
          <w:spacing w:val="4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financial</w:t>
      </w:r>
      <w:r>
        <w:rPr>
          <w:spacing w:val="4"/>
        </w:rPr>
        <w:t xml:space="preserve"> </w:t>
      </w:r>
      <w:r>
        <w:t>investors.</w:t>
      </w:r>
      <w:r>
        <w:rPr>
          <w:spacing w:val="4"/>
        </w:rPr>
        <w:t xml:space="preserve"> </w:t>
      </w:r>
      <w:r>
        <w:t>v.</w:t>
      </w:r>
      <w:r>
        <w:rPr>
          <w:spacing w:val="4"/>
        </w:rPr>
        <w:t xml:space="preserve"> </w:t>
      </w:r>
      <w:r>
        <w:rPr>
          <w:spacing w:val="-5"/>
        </w:rPr>
        <w:t>85,</w:t>
      </w:r>
    </w:p>
    <w:p w14:paraId="7A64CBEC" w14:textId="77777777" w:rsidR="006131AD" w:rsidRDefault="00000000">
      <w:pPr>
        <w:pStyle w:val="Corpodetexto"/>
        <w:spacing w:before="1"/>
        <w:ind w:left="140"/>
      </w:pPr>
      <w:r>
        <w:rPr>
          <w:w w:val="105"/>
        </w:rPr>
        <w:t>p.</w:t>
      </w:r>
      <w:r>
        <w:rPr>
          <w:spacing w:val="-11"/>
          <w:w w:val="105"/>
        </w:rPr>
        <w:t xml:space="preserve"> </w:t>
      </w:r>
      <w:r>
        <w:rPr>
          <w:w w:val="105"/>
        </w:rPr>
        <w:t>198–217,</w:t>
      </w:r>
      <w:r>
        <w:rPr>
          <w:spacing w:val="-10"/>
          <w:w w:val="105"/>
        </w:rPr>
        <w:t xml:space="preserve"> </w:t>
      </w:r>
      <w:r>
        <w:rPr>
          <w:w w:val="105"/>
        </w:rPr>
        <w:t>2020.</w:t>
      </w:r>
      <w:r>
        <w:rPr>
          <w:spacing w:val="11"/>
          <w:w w:val="105"/>
        </w:rPr>
        <w:t xml:space="preserve"> </w:t>
      </w:r>
      <w:r>
        <w:rPr>
          <w:w w:val="105"/>
        </w:rPr>
        <w:t>Citado</w:t>
      </w:r>
      <w:r>
        <w:rPr>
          <w:spacing w:val="-10"/>
          <w:w w:val="105"/>
        </w:rPr>
        <w:t xml:space="preserve"> </w:t>
      </w:r>
      <w:r>
        <w:rPr>
          <w:w w:val="105"/>
        </w:rPr>
        <w:t>6</w:t>
      </w:r>
      <w:r>
        <w:rPr>
          <w:spacing w:val="-10"/>
          <w:w w:val="105"/>
        </w:rPr>
        <w:t xml:space="preserve"> </w:t>
      </w:r>
      <w:r>
        <w:rPr>
          <w:w w:val="105"/>
        </w:rPr>
        <w:t>vezes</w:t>
      </w:r>
      <w:r>
        <w:rPr>
          <w:spacing w:val="-10"/>
          <w:w w:val="105"/>
        </w:rPr>
        <w:t xml:space="preserve"> </w:t>
      </w:r>
      <w:r>
        <w:rPr>
          <w:w w:val="105"/>
        </w:rPr>
        <w:t>nas</w:t>
      </w:r>
      <w:r>
        <w:rPr>
          <w:spacing w:val="-11"/>
          <w:w w:val="105"/>
        </w:rPr>
        <w:t xml:space="preserve"> </w:t>
      </w:r>
      <w:r>
        <w:rPr>
          <w:w w:val="105"/>
        </w:rPr>
        <w:t>páginas</w:t>
      </w:r>
      <w:r>
        <w:rPr>
          <w:spacing w:val="-10"/>
          <w:w w:val="105"/>
        </w:rPr>
        <w:t xml:space="preserve"> </w:t>
      </w:r>
      <w:hyperlink w:anchor="_bookmark11" w:history="1">
        <w:r>
          <w:rPr>
            <w:w w:val="105"/>
          </w:rPr>
          <w:t>12</w:t>
        </w:r>
      </w:hyperlink>
      <w:r>
        <w:rPr>
          <w:w w:val="105"/>
        </w:rPr>
        <w:t>,</w:t>
      </w:r>
      <w:r>
        <w:rPr>
          <w:spacing w:val="-10"/>
          <w:w w:val="105"/>
        </w:rPr>
        <w:t xml:space="preserve"> </w:t>
      </w:r>
      <w:hyperlink w:anchor="_bookmark13" w:history="1">
        <w:r>
          <w:rPr>
            <w:w w:val="105"/>
          </w:rPr>
          <w:t>13</w:t>
        </w:r>
      </w:hyperlink>
      <w:r>
        <w:rPr>
          <w:w w:val="105"/>
        </w:rPr>
        <w:t>,</w:t>
      </w:r>
      <w:r>
        <w:rPr>
          <w:spacing w:val="-10"/>
          <w:w w:val="105"/>
        </w:rPr>
        <w:t xml:space="preserve"> </w:t>
      </w:r>
      <w:hyperlink w:anchor="_bookmark15" w:history="1">
        <w:r>
          <w:rPr>
            <w:w w:val="105"/>
          </w:rPr>
          <w:t>14</w:t>
        </w:r>
      </w:hyperlink>
      <w:r>
        <w:rPr>
          <w:w w:val="105"/>
        </w:rPr>
        <w:t>,</w:t>
      </w:r>
      <w:r>
        <w:rPr>
          <w:spacing w:val="-11"/>
          <w:w w:val="105"/>
        </w:rPr>
        <w:t xml:space="preserve"> </w:t>
      </w:r>
      <w:hyperlink w:anchor="_bookmark18" w:history="1">
        <w:r>
          <w:rPr>
            <w:w w:val="105"/>
          </w:rPr>
          <w:t>15</w:t>
        </w:r>
      </w:hyperlink>
      <w:r>
        <w:rPr>
          <w:w w:val="105"/>
        </w:rPr>
        <w:t>,</w:t>
      </w:r>
      <w:r>
        <w:rPr>
          <w:spacing w:val="-10"/>
          <w:w w:val="105"/>
        </w:rPr>
        <w:t xml:space="preserve"> </w:t>
      </w:r>
      <w:hyperlink w:anchor="_bookmark20" w:history="1">
        <w:r>
          <w:rPr>
            <w:w w:val="105"/>
          </w:rPr>
          <w:t>16</w:t>
        </w:r>
      </w:hyperlink>
      <w:r>
        <w:rPr>
          <w:spacing w:val="-10"/>
          <w:w w:val="105"/>
        </w:rPr>
        <w:t xml:space="preserve"> </w:t>
      </w:r>
      <w:r>
        <w:rPr>
          <w:w w:val="105"/>
        </w:rPr>
        <w:t>e</w:t>
      </w:r>
      <w:r>
        <w:rPr>
          <w:spacing w:val="-10"/>
          <w:w w:val="105"/>
        </w:rPr>
        <w:t xml:space="preserve"> </w:t>
      </w:r>
      <w:hyperlink w:anchor="_bookmark22" w:history="1">
        <w:r>
          <w:rPr>
            <w:spacing w:val="-5"/>
            <w:w w:val="105"/>
          </w:rPr>
          <w:t>18</w:t>
        </w:r>
      </w:hyperlink>
      <w:r>
        <w:rPr>
          <w:spacing w:val="-5"/>
          <w:w w:val="105"/>
        </w:rPr>
        <w:t>.</w:t>
      </w:r>
    </w:p>
    <w:p w14:paraId="07F018AB" w14:textId="77777777" w:rsidR="006131AD" w:rsidRDefault="00000000">
      <w:pPr>
        <w:pStyle w:val="Corpodetexto"/>
        <w:spacing w:before="228" w:line="273" w:lineRule="auto"/>
        <w:ind w:left="131" w:right="140" w:firstLine="8"/>
        <w:jc w:val="both"/>
      </w:pPr>
      <w:bookmarkStart w:id="224" w:name="_bookmark74"/>
      <w:bookmarkEnd w:id="224"/>
      <w:r>
        <w:rPr>
          <w:w w:val="105"/>
        </w:rPr>
        <w:t>CHAWEEWANCHON, A.; CHAYSIRI, R. Markowitz mean-variance portfolio optimization with</w:t>
      </w:r>
      <w:r>
        <w:rPr>
          <w:spacing w:val="-17"/>
          <w:w w:val="105"/>
        </w:rPr>
        <w:t xml:space="preserve"> </w:t>
      </w:r>
      <w:r>
        <w:rPr>
          <w:w w:val="105"/>
        </w:rPr>
        <w:t>predictive</w:t>
      </w:r>
      <w:r>
        <w:rPr>
          <w:spacing w:val="-16"/>
          <w:w w:val="105"/>
        </w:rPr>
        <w:t xml:space="preserve"> </w:t>
      </w:r>
      <w:r>
        <w:rPr>
          <w:w w:val="105"/>
        </w:rPr>
        <w:t>stock</w:t>
      </w:r>
      <w:r>
        <w:rPr>
          <w:spacing w:val="-16"/>
          <w:w w:val="105"/>
        </w:rPr>
        <w:t xml:space="preserve"> </w:t>
      </w:r>
      <w:r>
        <w:rPr>
          <w:w w:val="105"/>
        </w:rPr>
        <w:t>selection</w:t>
      </w:r>
      <w:r>
        <w:rPr>
          <w:spacing w:val="-16"/>
          <w:w w:val="105"/>
        </w:rPr>
        <w:t xml:space="preserve"> </w:t>
      </w:r>
      <w:r>
        <w:rPr>
          <w:w w:val="105"/>
        </w:rPr>
        <w:t>using</w:t>
      </w:r>
      <w:r>
        <w:rPr>
          <w:spacing w:val="-16"/>
          <w:w w:val="105"/>
        </w:rPr>
        <w:t xml:space="preserve"> </w:t>
      </w:r>
      <w:r>
        <w:rPr>
          <w:w w:val="105"/>
        </w:rPr>
        <w:t>machine</w:t>
      </w:r>
      <w:r>
        <w:rPr>
          <w:spacing w:val="-16"/>
          <w:w w:val="105"/>
        </w:rPr>
        <w:t xml:space="preserve"> </w:t>
      </w:r>
      <w:r>
        <w:rPr>
          <w:w w:val="105"/>
        </w:rPr>
        <w:t>learning.</w:t>
      </w:r>
      <w:r>
        <w:rPr>
          <w:spacing w:val="-16"/>
          <w:w w:val="105"/>
        </w:rPr>
        <w:t xml:space="preserve"> </w:t>
      </w:r>
      <w:r>
        <w:rPr>
          <w:w w:val="105"/>
        </w:rPr>
        <w:t>v.</w:t>
      </w:r>
      <w:r>
        <w:rPr>
          <w:spacing w:val="-16"/>
          <w:w w:val="105"/>
        </w:rPr>
        <w:t xml:space="preserve"> </w:t>
      </w:r>
      <w:r>
        <w:rPr>
          <w:w w:val="105"/>
        </w:rPr>
        <w:t>10,</w:t>
      </w:r>
      <w:r>
        <w:rPr>
          <w:spacing w:val="-16"/>
          <w:w w:val="105"/>
        </w:rPr>
        <w:t xml:space="preserve"> </w:t>
      </w:r>
      <w:r>
        <w:rPr>
          <w:w w:val="105"/>
        </w:rPr>
        <w:t>n.</w:t>
      </w:r>
      <w:r>
        <w:rPr>
          <w:spacing w:val="-16"/>
          <w:w w:val="105"/>
        </w:rPr>
        <w:t xml:space="preserve"> </w:t>
      </w:r>
      <w:r>
        <w:rPr>
          <w:w w:val="105"/>
        </w:rPr>
        <w:t>3,</w:t>
      </w:r>
      <w:r>
        <w:rPr>
          <w:spacing w:val="-16"/>
          <w:w w:val="105"/>
        </w:rPr>
        <w:t xml:space="preserve"> </w:t>
      </w:r>
      <w:r>
        <w:rPr>
          <w:w w:val="105"/>
        </w:rPr>
        <w:t>p.</w:t>
      </w:r>
      <w:r>
        <w:rPr>
          <w:spacing w:val="-16"/>
          <w:w w:val="105"/>
        </w:rPr>
        <w:t xml:space="preserve"> </w:t>
      </w:r>
      <w:r>
        <w:rPr>
          <w:w w:val="105"/>
        </w:rPr>
        <w:t>art.</w:t>
      </w:r>
      <w:r>
        <w:rPr>
          <w:spacing w:val="-16"/>
          <w:w w:val="105"/>
        </w:rPr>
        <w:t xml:space="preserve"> </w:t>
      </w:r>
      <w:r>
        <w:rPr>
          <w:w w:val="105"/>
        </w:rPr>
        <w:t>64,</w:t>
      </w:r>
      <w:r>
        <w:rPr>
          <w:spacing w:val="-16"/>
          <w:w w:val="105"/>
        </w:rPr>
        <w:t xml:space="preserve"> </w:t>
      </w:r>
      <w:r>
        <w:rPr>
          <w:w w:val="105"/>
        </w:rPr>
        <w:t>2022.</w:t>
      </w:r>
      <w:r>
        <w:rPr>
          <w:spacing w:val="-8"/>
          <w:w w:val="105"/>
        </w:rPr>
        <w:t xml:space="preserve"> </w:t>
      </w:r>
      <w:r>
        <w:rPr>
          <w:w w:val="105"/>
        </w:rPr>
        <w:t>Citado</w:t>
      </w:r>
      <w:r>
        <w:rPr>
          <w:spacing w:val="-16"/>
          <w:w w:val="105"/>
        </w:rPr>
        <w:t xml:space="preserve"> </w:t>
      </w:r>
      <w:r>
        <w:rPr>
          <w:w w:val="105"/>
        </w:rPr>
        <w:t xml:space="preserve">7 vezes nas páginas </w:t>
      </w:r>
      <w:hyperlink w:anchor="_bookmark30" w:history="1">
        <w:r>
          <w:rPr>
            <w:w w:val="105"/>
          </w:rPr>
          <w:t>22</w:t>
        </w:r>
      </w:hyperlink>
      <w:r>
        <w:rPr>
          <w:w w:val="105"/>
        </w:rPr>
        <w:t xml:space="preserve">, </w:t>
      </w:r>
      <w:hyperlink w:anchor="_bookmark33" w:history="1">
        <w:r>
          <w:rPr>
            <w:w w:val="105"/>
          </w:rPr>
          <w:t>23</w:t>
        </w:r>
      </w:hyperlink>
      <w:r>
        <w:rPr>
          <w:w w:val="105"/>
        </w:rPr>
        <w:t xml:space="preserve">, </w:t>
      </w:r>
      <w:hyperlink w:anchor="_bookmark37" w:history="1">
        <w:r>
          <w:rPr>
            <w:w w:val="105"/>
          </w:rPr>
          <w:t>24</w:t>
        </w:r>
      </w:hyperlink>
      <w:r>
        <w:rPr>
          <w:w w:val="105"/>
        </w:rPr>
        <w:t xml:space="preserve">, </w:t>
      </w:r>
      <w:hyperlink w:anchor="_bookmark46" w:history="1">
        <w:r>
          <w:rPr>
            <w:w w:val="105"/>
          </w:rPr>
          <w:t>29</w:t>
        </w:r>
      </w:hyperlink>
      <w:r>
        <w:rPr>
          <w:w w:val="105"/>
        </w:rPr>
        <w:t xml:space="preserve">, </w:t>
      </w:r>
      <w:hyperlink w:anchor="_bookmark48" w:history="1">
        <w:r>
          <w:rPr>
            <w:w w:val="105"/>
          </w:rPr>
          <w:t>30</w:t>
        </w:r>
      </w:hyperlink>
      <w:r>
        <w:rPr>
          <w:w w:val="105"/>
        </w:rPr>
        <w:t xml:space="preserve">, </w:t>
      </w:r>
      <w:hyperlink w:anchor="_bookmark50" w:history="1">
        <w:r>
          <w:rPr>
            <w:w w:val="105"/>
          </w:rPr>
          <w:t>31</w:t>
        </w:r>
      </w:hyperlink>
      <w:r>
        <w:rPr>
          <w:w w:val="105"/>
        </w:rPr>
        <w:t xml:space="preserve"> e </w:t>
      </w:r>
      <w:hyperlink w:anchor="_bookmark51" w:history="1">
        <w:r>
          <w:rPr>
            <w:w w:val="105"/>
          </w:rPr>
          <w:t>32</w:t>
        </w:r>
      </w:hyperlink>
      <w:r>
        <w:rPr>
          <w:w w:val="105"/>
        </w:rPr>
        <w:t>.</w:t>
      </w:r>
    </w:p>
    <w:p w14:paraId="20EF1C3C" w14:textId="77777777" w:rsidR="006131AD" w:rsidRDefault="00000000">
      <w:pPr>
        <w:pStyle w:val="Corpodetexto"/>
        <w:spacing w:before="194" w:line="273" w:lineRule="auto"/>
        <w:ind w:left="140" w:right="140"/>
        <w:jc w:val="both"/>
      </w:pPr>
      <w:bookmarkStart w:id="225" w:name="_bookmark75"/>
      <w:bookmarkEnd w:id="225"/>
      <w:r>
        <w:rPr>
          <w:w w:val="105"/>
        </w:rPr>
        <w:t>CHEN,</w:t>
      </w:r>
      <w:r>
        <w:rPr>
          <w:spacing w:val="-12"/>
          <w:w w:val="105"/>
        </w:rPr>
        <w:t xml:space="preserve"> </w:t>
      </w:r>
      <w:r>
        <w:rPr>
          <w:w w:val="105"/>
        </w:rPr>
        <w:t>W.</w:t>
      </w:r>
      <w:r>
        <w:rPr>
          <w:spacing w:val="-12"/>
          <w:w w:val="105"/>
        </w:rPr>
        <w:t xml:space="preserve"> </w:t>
      </w:r>
      <w:r>
        <w:rPr>
          <w:w w:val="105"/>
        </w:rPr>
        <w:t>et</w:t>
      </w:r>
      <w:r>
        <w:rPr>
          <w:spacing w:val="-12"/>
          <w:w w:val="105"/>
        </w:rPr>
        <w:t xml:space="preserve"> </w:t>
      </w:r>
      <w:r>
        <w:rPr>
          <w:w w:val="105"/>
        </w:rPr>
        <w:t>al.</w:t>
      </w:r>
      <w:r>
        <w:rPr>
          <w:spacing w:val="-12"/>
          <w:w w:val="105"/>
        </w:rPr>
        <w:t xml:space="preserve"> </w:t>
      </w:r>
      <w:r>
        <w:rPr>
          <w:w w:val="105"/>
        </w:rPr>
        <w:t>Mean-variance</w:t>
      </w:r>
      <w:r>
        <w:rPr>
          <w:spacing w:val="-12"/>
          <w:w w:val="105"/>
        </w:rPr>
        <w:t xml:space="preserve"> </w:t>
      </w:r>
      <w:r>
        <w:rPr>
          <w:w w:val="105"/>
        </w:rPr>
        <w:t>portfolio</w:t>
      </w:r>
      <w:r>
        <w:rPr>
          <w:spacing w:val="-12"/>
          <w:w w:val="105"/>
        </w:rPr>
        <w:t xml:space="preserve"> </w:t>
      </w:r>
      <w:r>
        <w:rPr>
          <w:w w:val="105"/>
        </w:rPr>
        <w:t>optimization</w:t>
      </w:r>
      <w:r>
        <w:rPr>
          <w:spacing w:val="-12"/>
          <w:w w:val="105"/>
        </w:rPr>
        <w:t xml:space="preserve"> </w:t>
      </w:r>
      <w:r>
        <w:rPr>
          <w:w w:val="105"/>
        </w:rPr>
        <w:t>using</w:t>
      </w:r>
      <w:r>
        <w:rPr>
          <w:spacing w:val="-12"/>
          <w:w w:val="105"/>
        </w:rPr>
        <w:t xml:space="preserve"> </w:t>
      </w:r>
      <w:r>
        <w:rPr>
          <w:w w:val="105"/>
        </w:rPr>
        <w:t>machine</w:t>
      </w:r>
      <w:r>
        <w:rPr>
          <w:spacing w:val="-12"/>
          <w:w w:val="105"/>
        </w:rPr>
        <w:t xml:space="preserve"> </w:t>
      </w:r>
      <w:r>
        <w:rPr>
          <w:w w:val="105"/>
        </w:rPr>
        <w:t>learning-based</w:t>
      </w:r>
      <w:r>
        <w:rPr>
          <w:spacing w:val="-12"/>
          <w:w w:val="105"/>
        </w:rPr>
        <w:t xml:space="preserve"> </w:t>
      </w:r>
      <w:r>
        <w:rPr>
          <w:w w:val="105"/>
        </w:rPr>
        <w:t>stock price</w:t>
      </w:r>
      <w:r>
        <w:rPr>
          <w:spacing w:val="2"/>
          <w:w w:val="105"/>
        </w:rPr>
        <w:t xml:space="preserve"> </w:t>
      </w:r>
      <w:r>
        <w:rPr>
          <w:w w:val="105"/>
        </w:rPr>
        <w:t>prediction.</w:t>
      </w:r>
      <w:r>
        <w:rPr>
          <w:spacing w:val="2"/>
          <w:w w:val="105"/>
        </w:rPr>
        <w:t xml:space="preserve"> </w:t>
      </w:r>
      <w:r>
        <w:rPr>
          <w:w w:val="105"/>
        </w:rPr>
        <w:t>v.</w:t>
      </w:r>
      <w:r>
        <w:rPr>
          <w:spacing w:val="3"/>
          <w:w w:val="105"/>
        </w:rPr>
        <w:t xml:space="preserve"> </w:t>
      </w:r>
      <w:r>
        <w:rPr>
          <w:w w:val="105"/>
        </w:rPr>
        <w:t>100,</w:t>
      </w:r>
      <w:r>
        <w:rPr>
          <w:spacing w:val="2"/>
          <w:w w:val="105"/>
        </w:rPr>
        <w:t xml:space="preserve"> </w:t>
      </w:r>
      <w:r>
        <w:rPr>
          <w:w w:val="105"/>
        </w:rPr>
        <w:t>p.</w:t>
      </w:r>
      <w:r>
        <w:rPr>
          <w:spacing w:val="2"/>
          <w:w w:val="105"/>
        </w:rPr>
        <w:t xml:space="preserve"> </w:t>
      </w:r>
      <w:r>
        <w:rPr>
          <w:w w:val="105"/>
        </w:rPr>
        <w:t>art.</w:t>
      </w:r>
      <w:r>
        <w:rPr>
          <w:spacing w:val="3"/>
          <w:w w:val="105"/>
        </w:rPr>
        <w:t xml:space="preserve"> </w:t>
      </w:r>
      <w:r>
        <w:rPr>
          <w:w w:val="105"/>
        </w:rPr>
        <w:t>106943,</w:t>
      </w:r>
      <w:r>
        <w:rPr>
          <w:spacing w:val="2"/>
          <w:w w:val="105"/>
        </w:rPr>
        <w:t xml:space="preserve"> </w:t>
      </w:r>
      <w:r>
        <w:rPr>
          <w:w w:val="105"/>
        </w:rPr>
        <w:t>2021.</w:t>
      </w:r>
      <w:r>
        <w:rPr>
          <w:spacing w:val="37"/>
          <w:w w:val="105"/>
        </w:rPr>
        <w:t xml:space="preserve"> </w:t>
      </w:r>
      <w:r>
        <w:rPr>
          <w:w w:val="105"/>
        </w:rPr>
        <w:t>Citado</w:t>
      </w:r>
      <w:r>
        <w:rPr>
          <w:spacing w:val="2"/>
          <w:w w:val="105"/>
        </w:rPr>
        <w:t xml:space="preserve"> </w:t>
      </w:r>
      <w:r>
        <w:rPr>
          <w:w w:val="105"/>
        </w:rPr>
        <w:t>5</w:t>
      </w:r>
      <w:r>
        <w:rPr>
          <w:spacing w:val="2"/>
          <w:w w:val="105"/>
        </w:rPr>
        <w:t xml:space="preserve"> </w:t>
      </w:r>
      <w:r>
        <w:rPr>
          <w:w w:val="105"/>
        </w:rPr>
        <w:t>vezes</w:t>
      </w:r>
      <w:r>
        <w:rPr>
          <w:spacing w:val="3"/>
          <w:w w:val="105"/>
        </w:rPr>
        <w:t xml:space="preserve"> </w:t>
      </w:r>
      <w:r>
        <w:rPr>
          <w:w w:val="105"/>
        </w:rPr>
        <w:t>nas</w:t>
      </w:r>
      <w:r>
        <w:rPr>
          <w:spacing w:val="2"/>
          <w:w w:val="105"/>
        </w:rPr>
        <w:t xml:space="preserve"> </w:t>
      </w:r>
      <w:r>
        <w:rPr>
          <w:w w:val="105"/>
        </w:rPr>
        <w:t>páginas</w:t>
      </w:r>
      <w:r>
        <w:rPr>
          <w:spacing w:val="3"/>
          <w:w w:val="105"/>
        </w:rPr>
        <w:t xml:space="preserve"> </w:t>
      </w:r>
      <w:hyperlink w:anchor="_bookmark41" w:history="1">
        <w:r>
          <w:rPr>
            <w:w w:val="105"/>
          </w:rPr>
          <w:t>26</w:t>
        </w:r>
      </w:hyperlink>
      <w:r>
        <w:rPr>
          <w:w w:val="105"/>
        </w:rPr>
        <w:t>,</w:t>
      </w:r>
      <w:r>
        <w:rPr>
          <w:spacing w:val="2"/>
          <w:w w:val="105"/>
        </w:rPr>
        <w:t xml:space="preserve"> </w:t>
      </w:r>
      <w:hyperlink w:anchor="_bookmark43" w:history="1">
        <w:r>
          <w:rPr>
            <w:w w:val="105"/>
          </w:rPr>
          <w:t>27</w:t>
        </w:r>
      </w:hyperlink>
      <w:r>
        <w:rPr>
          <w:w w:val="105"/>
        </w:rPr>
        <w:t>,</w:t>
      </w:r>
      <w:r>
        <w:rPr>
          <w:spacing w:val="2"/>
          <w:w w:val="105"/>
        </w:rPr>
        <w:t xml:space="preserve"> </w:t>
      </w:r>
      <w:hyperlink w:anchor="_bookmark50" w:history="1">
        <w:r>
          <w:rPr>
            <w:w w:val="105"/>
          </w:rPr>
          <w:t>31</w:t>
        </w:r>
      </w:hyperlink>
      <w:r>
        <w:rPr>
          <w:w w:val="105"/>
        </w:rPr>
        <w:t>,</w:t>
      </w:r>
      <w:r>
        <w:rPr>
          <w:spacing w:val="3"/>
          <w:w w:val="105"/>
        </w:rPr>
        <w:t xml:space="preserve"> </w:t>
      </w:r>
      <w:hyperlink w:anchor="_bookmark51" w:history="1">
        <w:r>
          <w:rPr>
            <w:spacing w:val="-5"/>
            <w:w w:val="105"/>
          </w:rPr>
          <w:t>32</w:t>
        </w:r>
      </w:hyperlink>
    </w:p>
    <w:p w14:paraId="101AE18C" w14:textId="77777777" w:rsidR="006131AD" w:rsidRDefault="00000000">
      <w:pPr>
        <w:pStyle w:val="Corpodetexto"/>
        <w:spacing w:before="1"/>
        <w:ind w:left="140"/>
      </w:pPr>
      <w:r>
        <w:rPr>
          <w:w w:val="105"/>
        </w:rPr>
        <w:t>e</w:t>
      </w:r>
      <w:r>
        <w:rPr>
          <w:spacing w:val="-4"/>
          <w:w w:val="105"/>
        </w:rPr>
        <w:t xml:space="preserve"> </w:t>
      </w:r>
      <w:hyperlink w:anchor="_bookmark52" w:history="1">
        <w:r>
          <w:rPr>
            <w:spacing w:val="-5"/>
            <w:w w:val="105"/>
          </w:rPr>
          <w:t>33</w:t>
        </w:r>
      </w:hyperlink>
      <w:r>
        <w:rPr>
          <w:spacing w:val="-5"/>
          <w:w w:val="105"/>
        </w:rPr>
        <w:t>.</w:t>
      </w:r>
    </w:p>
    <w:p w14:paraId="724B70BA" w14:textId="77777777" w:rsidR="006131AD" w:rsidRDefault="006131AD">
      <w:pPr>
        <w:pStyle w:val="Corpodetexto"/>
        <w:sectPr w:rsidR="006131AD">
          <w:pgSz w:w="11910" w:h="16840"/>
          <w:pgMar w:top="1580" w:right="992" w:bottom="280" w:left="1559" w:header="1038" w:footer="0" w:gutter="0"/>
          <w:cols w:space="720"/>
        </w:sectPr>
      </w:pPr>
    </w:p>
    <w:p w14:paraId="53308A9A" w14:textId="77777777" w:rsidR="006131AD" w:rsidRDefault="00000000">
      <w:pPr>
        <w:pStyle w:val="Corpodetexto"/>
        <w:spacing w:before="135"/>
        <w:ind w:left="140"/>
        <w:jc w:val="both"/>
      </w:pPr>
      <w:bookmarkStart w:id="226" w:name="_bookmark76"/>
      <w:bookmarkEnd w:id="226"/>
      <w:r>
        <w:rPr>
          <w:w w:val="105"/>
        </w:rPr>
        <w:lastRenderedPageBreak/>
        <w:t>CHEVALLIER,</w:t>
      </w:r>
      <w:r>
        <w:rPr>
          <w:spacing w:val="-12"/>
          <w:w w:val="105"/>
        </w:rPr>
        <w:t xml:space="preserve"> </w:t>
      </w:r>
      <w:r>
        <w:rPr>
          <w:w w:val="105"/>
        </w:rPr>
        <w:t>J.;</w:t>
      </w:r>
      <w:r>
        <w:rPr>
          <w:spacing w:val="-11"/>
          <w:w w:val="105"/>
        </w:rPr>
        <w:t xml:space="preserve"> </w:t>
      </w:r>
      <w:r>
        <w:rPr>
          <w:w w:val="105"/>
        </w:rPr>
        <w:t>GUéGAN,</w:t>
      </w:r>
      <w:r>
        <w:rPr>
          <w:spacing w:val="-11"/>
          <w:w w:val="105"/>
        </w:rPr>
        <w:t xml:space="preserve"> </w:t>
      </w:r>
      <w:r>
        <w:rPr>
          <w:w w:val="105"/>
        </w:rPr>
        <w:t>D.;</w:t>
      </w:r>
      <w:r>
        <w:rPr>
          <w:spacing w:val="-11"/>
          <w:w w:val="105"/>
        </w:rPr>
        <w:t xml:space="preserve"> </w:t>
      </w:r>
      <w:r>
        <w:rPr>
          <w:w w:val="105"/>
        </w:rPr>
        <w:t>GOUTTE,</w:t>
      </w:r>
      <w:r>
        <w:rPr>
          <w:spacing w:val="-11"/>
          <w:w w:val="105"/>
        </w:rPr>
        <w:t xml:space="preserve"> </w:t>
      </w:r>
      <w:r>
        <w:rPr>
          <w:w w:val="105"/>
        </w:rPr>
        <w:t>S.</w:t>
      </w:r>
      <w:r>
        <w:rPr>
          <w:spacing w:val="-11"/>
          <w:w w:val="105"/>
        </w:rPr>
        <w:t xml:space="preserve"> </w:t>
      </w:r>
      <w:r>
        <w:rPr>
          <w:w w:val="105"/>
        </w:rPr>
        <w:t>Is</w:t>
      </w:r>
      <w:r>
        <w:rPr>
          <w:spacing w:val="-12"/>
          <w:w w:val="105"/>
        </w:rPr>
        <w:t xml:space="preserve"> </w:t>
      </w:r>
      <w:r>
        <w:rPr>
          <w:w w:val="105"/>
        </w:rPr>
        <w:t>it</w:t>
      </w:r>
      <w:r>
        <w:rPr>
          <w:spacing w:val="-11"/>
          <w:w w:val="105"/>
        </w:rPr>
        <w:t xml:space="preserve"> </w:t>
      </w:r>
      <w:r>
        <w:rPr>
          <w:w w:val="105"/>
        </w:rPr>
        <w:t>possible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forecast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price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bitcoin?</w:t>
      </w:r>
    </w:p>
    <w:p w14:paraId="08421987" w14:textId="77777777" w:rsidR="006131AD" w:rsidRDefault="00000000">
      <w:pPr>
        <w:pStyle w:val="Corpodetexto"/>
        <w:spacing w:before="36"/>
        <w:ind w:left="134"/>
      </w:pPr>
      <w:r>
        <w:rPr>
          <w:w w:val="105"/>
        </w:rPr>
        <w:t>v.</w:t>
      </w:r>
      <w:r>
        <w:rPr>
          <w:spacing w:val="-11"/>
          <w:w w:val="105"/>
        </w:rPr>
        <w:t xml:space="preserve"> </w:t>
      </w:r>
      <w:r>
        <w:rPr>
          <w:w w:val="105"/>
        </w:rPr>
        <w:t>3,</w:t>
      </w:r>
      <w:r>
        <w:rPr>
          <w:spacing w:val="-11"/>
          <w:w w:val="105"/>
        </w:rPr>
        <w:t xml:space="preserve"> </w:t>
      </w:r>
      <w:r>
        <w:rPr>
          <w:w w:val="105"/>
        </w:rPr>
        <w:t>n.</w:t>
      </w:r>
      <w:r>
        <w:rPr>
          <w:spacing w:val="-10"/>
          <w:w w:val="105"/>
        </w:rPr>
        <w:t xml:space="preserve"> </w:t>
      </w:r>
      <w:r>
        <w:rPr>
          <w:w w:val="105"/>
        </w:rPr>
        <w:t>2,</w:t>
      </w:r>
      <w:r>
        <w:rPr>
          <w:spacing w:val="-11"/>
          <w:w w:val="105"/>
        </w:rPr>
        <w:t xml:space="preserve"> </w:t>
      </w:r>
      <w:r>
        <w:rPr>
          <w:w w:val="105"/>
        </w:rPr>
        <w:t>p.</w:t>
      </w:r>
      <w:r>
        <w:rPr>
          <w:spacing w:val="-11"/>
          <w:w w:val="105"/>
        </w:rPr>
        <w:t xml:space="preserve"> </w:t>
      </w:r>
      <w:r>
        <w:rPr>
          <w:w w:val="105"/>
        </w:rPr>
        <w:t>377–420,</w:t>
      </w:r>
      <w:r>
        <w:rPr>
          <w:spacing w:val="-10"/>
          <w:w w:val="105"/>
        </w:rPr>
        <w:t xml:space="preserve"> </w:t>
      </w:r>
      <w:r>
        <w:rPr>
          <w:w w:val="105"/>
        </w:rPr>
        <w:t>2021.</w:t>
      </w:r>
      <w:r>
        <w:rPr>
          <w:spacing w:val="10"/>
          <w:w w:val="105"/>
        </w:rPr>
        <w:t xml:space="preserve"> </w:t>
      </w:r>
      <w:r>
        <w:rPr>
          <w:w w:val="105"/>
        </w:rPr>
        <w:t>Citado</w:t>
      </w:r>
      <w:r>
        <w:rPr>
          <w:spacing w:val="-10"/>
          <w:w w:val="105"/>
        </w:rPr>
        <w:t xml:space="preserve"> </w:t>
      </w:r>
      <w:r>
        <w:rPr>
          <w:w w:val="105"/>
        </w:rPr>
        <w:t>3</w:t>
      </w:r>
      <w:r>
        <w:rPr>
          <w:spacing w:val="-11"/>
          <w:w w:val="105"/>
        </w:rPr>
        <w:t xml:space="preserve"> </w:t>
      </w:r>
      <w:r>
        <w:rPr>
          <w:w w:val="105"/>
        </w:rPr>
        <w:t>vezes</w:t>
      </w:r>
      <w:r>
        <w:rPr>
          <w:spacing w:val="-10"/>
          <w:w w:val="105"/>
        </w:rPr>
        <w:t xml:space="preserve"> </w:t>
      </w:r>
      <w:r>
        <w:rPr>
          <w:w w:val="105"/>
        </w:rPr>
        <w:t>nas</w:t>
      </w:r>
      <w:r>
        <w:rPr>
          <w:spacing w:val="-11"/>
          <w:w w:val="105"/>
        </w:rPr>
        <w:t xml:space="preserve"> </w:t>
      </w:r>
      <w:r>
        <w:rPr>
          <w:w w:val="105"/>
        </w:rPr>
        <w:t>páginas</w:t>
      </w:r>
      <w:r>
        <w:rPr>
          <w:spacing w:val="-11"/>
          <w:w w:val="105"/>
        </w:rPr>
        <w:t xml:space="preserve"> </w:t>
      </w:r>
      <w:hyperlink w:anchor="_bookmark15" w:history="1">
        <w:r>
          <w:rPr>
            <w:w w:val="105"/>
          </w:rPr>
          <w:t>14</w:t>
        </w:r>
      </w:hyperlink>
      <w:r>
        <w:rPr>
          <w:w w:val="105"/>
        </w:rPr>
        <w:t>,</w:t>
      </w:r>
      <w:r>
        <w:rPr>
          <w:spacing w:val="-10"/>
          <w:w w:val="105"/>
        </w:rPr>
        <w:t xml:space="preserve"> </w:t>
      </w:r>
      <w:hyperlink w:anchor="_bookmark20" w:history="1">
        <w:r>
          <w:rPr>
            <w:w w:val="105"/>
          </w:rPr>
          <w:t>16</w:t>
        </w:r>
      </w:hyperlink>
      <w:r>
        <w:rPr>
          <w:spacing w:val="-11"/>
          <w:w w:val="105"/>
        </w:rPr>
        <w:t xml:space="preserve"> </w:t>
      </w:r>
      <w:r>
        <w:rPr>
          <w:w w:val="105"/>
        </w:rPr>
        <w:t>e</w:t>
      </w:r>
      <w:r>
        <w:rPr>
          <w:spacing w:val="-10"/>
          <w:w w:val="105"/>
        </w:rPr>
        <w:t xml:space="preserve"> </w:t>
      </w:r>
      <w:hyperlink w:anchor="_bookmark22" w:history="1">
        <w:r>
          <w:rPr>
            <w:spacing w:val="-5"/>
            <w:w w:val="105"/>
          </w:rPr>
          <w:t>18</w:t>
        </w:r>
      </w:hyperlink>
      <w:r>
        <w:rPr>
          <w:spacing w:val="-5"/>
          <w:w w:val="105"/>
        </w:rPr>
        <w:t>.</w:t>
      </w:r>
    </w:p>
    <w:p w14:paraId="6ADA12E0" w14:textId="77777777" w:rsidR="006131AD" w:rsidRDefault="00000000">
      <w:pPr>
        <w:spacing w:before="229" w:line="273" w:lineRule="auto"/>
        <w:ind w:left="140" w:right="146"/>
        <w:jc w:val="both"/>
      </w:pPr>
      <w:bookmarkStart w:id="227" w:name="_bookmark77"/>
      <w:bookmarkEnd w:id="227"/>
      <w:r>
        <w:rPr>
          <w:w w:val="105"/>
        </w:rPr>
        <w:t>CLARA,</w:t>
      </w:r>
      <w:r>
        <w:rPr>
          <w:spacing w:val="-2"/>
          <w:w w:val="105"/>
        </w:rPr>
        <w:t xml:space="preserve"> </w:t>
      </w:r>
      <w:r>
        <w:rPr>
          <w:w w:val="105"/>
        </w:rPr>
        <w:t>A.</w:t>
      </w:r>
      <w:r>
        <w:rPr>
          <w:spacing w:val="-2"/>
          <w:w w:val="105"/>
        </w:rPr>
        <w:t xml:space="preserve"> </w:t>
      </w:r>
      <w:r>
        <w:rPr>
          <w:b/>
          <w:w w:val="105"/>
        </w:rPr>
        <w:t>A</w:t>
      </w:r>
      <w:r>
        <w:rPr>
          <w:b/>
          <w:spacing w:val="-2"/>
          <w:w w:val="105"/>
        </w:rPr>
        <w:t xml:space="preserve"> </w:t>
      </w:r>
      <w:r>
        <w:rPr>
          <w:b/>
          <w:w w:val="105"/>
        </w:rPr>
        <w:t>Survey</w:t>
      </w:r>
      <w:r>
        <w:rPr>
          <w:b/>
          <w:spacing w:val="-2"/>
          <w:w w:val="105"/>
        </w:rPr>
        <w:t xml:space="preserve"> </w:t>
      </w:r>
      <w:r>
        <w:rPr>
          <w:b/>
          <w:w w:val="105"/>
        </w:rPr>
        <w:t>of</w:t>
      </w:r>
      <w:r>
        <w:rPr>
          <w:b/>
          <w:spacing w:val="-2"/>
          <w:w w:val="105"/>
        </w:rPr>
        <w:t xml:space="preserve"> </w:t>
      </w:r>
      <w:r>
        <w:rPr>
          <w:b/>
          <w:w w:val="105"/>
        </w:rPr>
        <w:t>Applications,</w:t>
      </w:r>
      <w:r>
        <w:rPr>
          <w:b/>
          <w:spacing w:val="-2"/>
          <w:w w:val="105"/>
        </w:rPr>
        <w:t xml:space="preserve"> </w:t>
      </w:r>
      <w:r>
        <w:rPr>
          <w:b/>
          <w:w w:val="105"/>
        </w:rPr>
        <w:t>Challenges,</w:t>
      </w:r>
      <w:r>
        <w:rPr>
          <w:b/>
          <w:spacing w:val="-2"/>
          <w:w w:val="105"/>
        </w:rPr>
        <w:t xml:space="preserve"> </w:t>
      </w:r>
      <w:r>
        <w:rPr>
          <w:b/>
          <w:w w:val="105"/>
        </w:rPr>
        <w:t>and</w:t>
      </w:r>
      <w:r>
        <w:rPr>
          <w:b/>
          <w:spacing w:val="-2"/>
          <w:w w:val="105"/>
        </w:rPr>
        <w:t xml:space="preserve"> </w:t>
      </w:r>
      <w:r>
        <w:rPr>
          <w:b/>
          <w:w w:val="105"/>
        </w:rPr>
        <w:t>Future</w:t>
      </w:r>
      <w:r>
        <w:rPr>
          <w:b/>
          <w:spacing w:val="-2"/>
          <w:w w:val="105"/>
        </w:rPr>
        <w:t xml:space="preserve"> </w:t>
      </w:r>
      <w:r>
        <w:rPr>
          <w:b/>
          <w:w w:val="105"/>
        </w:rPr>
        <w:t>Directions</w:t>
      </w:r>
      <w:r>
        <w:rPr>
          <w:b/>
          <w:spacing w:val="-2"/>
          <w:w w:val="105"/>
        </w:rPr>
        <w:t xml:space="preserve"> </w:t>
      </w:r>
      <w:r>
        <w:rPr>
          <w:b/>
          <w:w w:val="105"/>
        </w:rPr>
        <w:t>in</w:t>
      </w:r>
      <w:r>
        <w:rPr>
          <w:b/>
          <w:spacing w:val="-2"/>
          <w:w w:val="105"/>
        </w:rPr>
        <w:t xml:space="preserve"> </w:t>
      </w:r>
      <w:r>
        <w:rPr>
          <w:b/>
          <w:w w:val="105"/>
        </w:rPr>
        <w:t>Machine Learning</w:t>
      </w:r>
      <w:r>
        <w:rPr>
          <w:w w:val="105"/>
        </w:rPr>
        <w:t>.</w:t>
      </w:r>
      <w:r>
        <w:rPr>
          <w:spacing w:val="-12"/>
          <w:w w:val="105"/>
        </w:rPr>
        <w:t xml:space="preserve"> </w:t>
      </w:r>
      <w:r>
        <w:rPr>
          <w:w w:val="105"/>
        </w:rPr>
        <w:t>2024.</w:t>
      </w:r>
      <w:r>
        <w:rPr>
          <w:spacing w:val="-12"/>
          <w:w w:val="105"/>
        </w:rPr>
        <w:t xml:space="preserve"> </w:t>
      </w:r>
      <w:r>
        <w:rPr>
          <w:w w:val="105"/>
        </w:rPr>
        <w:t>ResearchGate.</w:t>
      </w:r>
      <w:r>
        <w:rPr>
          <w:spacing w:val="-12"/>
          <w:w w:val="105"/>
        </w:rPr>
        <w:t xml:space="preserve"> </w:t>
      </w:r>
      <w:r>
        <w:rPr>
          <w:w w:val="105"/>
        </w:rPr>
        <w:t>Disponível</w:t>
      </w:r>
      <w:r>
        <w:rPr>
          <w:spacing w:val="-12"/>
          <w:w w:val="105"/>
        </w:rPr>
        <w:t xml:space="preserve"> </w:t>
      </w:r>
      <w:r>
        <w:rPr>
          <w:w w:val="105"/>
        </w:rPr>
        <w:t>em:</w:t>
      </w:r>
      <w:r>
        <w:rPr>
          <w:spacing w:val="-12"/>
          <w:w w:val="105"/>
        </w:rPr>
        <w:t xml:space="preserve"> </w:t>
      </w:r>
      <w:hyperlink r:id="rId15">
        <w:r>
          <w:rPr>
            <w:w w:val="105"/>
          </w:rPr>
          <w:t>&lt;https://www.researchgate.net&gt;</w:t>
        </w:r>
      </w:hyperlink>
      <w:r>
        <w:rPr>
          <w:w w:val="105"/>
        </w:rPr>
        <w:t>.</w:t>
      </w:r>
      <w:r>
        <w:rPr>
          <w:spacing w:val="-12"/>
          <w:w w:val="105"/>
        </w:rPr>
        <w:t xml:space="preserve"> </w:t>
      </w:r>
      <w:r>
        <w:rPr>
          <w:w w:val="105"/>
        </w:rPr>
        <w:t>Acesso em: 13 de outubro de 2025.</w:t>
      </w:r>
      <w:r>
        <w:rPr>
          <w:spacing w:val="36"/>
          <w:w w:val="105"/>
        </w:rPr>
        <w:t xml:space="preserve"> </w:t>
      </w:r>
      <w:r>
        <w:rPr>
          <w:w w:val="105"/>
        </w:rPr>
        <w:t xml:space="preserve">Citado na página </w:t>
      </w:r>
      <w:hyperlink w:anchor="_bookmark9" w:history="1">
        <w:r>
          <w:rPr>
            <w:w w:val="105"/>
          </w:rPr>
          <w:t>11</w:t>
        </w:r>
      </w:hyperlink>
      <w:r>
        <w:rPr>
          <w:w w:val="105"/>
        </w:rPr>
        <w:t>.</w:t>
      </w:r>
    </w:p>
    <w:p w14:paraId="4B131C7A" w14:textId="77777777" w:rsidR="006131AD" w:rsidRDefault="00000000">
      <w:pPr>
        <w:pStyle w:val="Corpodetexto"/>
        <w:spacing w:before="194" w:line="273" w:lineRule="auto"/>
        <w:ind w:left="140" w:right="114"/>
        <w:jc w:val="both"/>
      </w:pPr>
      <w:bookmarkStart w:id="228" w:name="_bookmark78"/>
      <w:bookmarkEnd w:id="228"/>
      <w:r>
        <w:rPr>
          <w:w w:val="105"/>
        </w:rPr>
        <w:t>CORBET, S.; LARKIN, C.; LUCEY, B. The contagion effects of the covid-19 pandemic: Evidence</w:t>
      </w:r>
      <w:r>
        <w:rPr>
          <w:spacing w:val="-5"/>
          <w:w w:val="105"/>
        </w:rPr>
        <w:t xml:space="preserve"> </w:t>
      </w:r>
      <w:r>
        <w:rPr>
          <w:w w:val="105"/>
        </w:rPr>
        <w:t>from</w:t>
      </w:r>
      <w:r>
        <w:rPr>
          <w:spacing w:val="-5"/>
          <w:w w:val="105"/>
        </w:rPr>
        <w:t xml:space="preserve"> </w:t>
      </w:r>
      <w:r>
        <w:rPr>
          <w:w w:val="105"/>
        </w:rPr>
        <w:t>gold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cryptocurrencies.</w:t>
      </w:r>
      <w:r>
        <w:rPr>
          <w:spacing w:val="-5"/>
          <w:w w:val="105"/>
        </w:rPr>
        <w:t xml:space="preserve"> </w:t>
      </w:r>
      <w:r>
        <w:rPr>
          <w:w w:val="105"/>
        </w:rPr>
        <w:t>v.</w:t>
      </w:r>
      <w:r>
        <w:rPr>
          <w:spacing w:val="-5"/>
          <w:w w:val="105"/>
        </w:rPr>
        <w:t xml:space="preserve"> </w:t>
      </w:r>
      <w:r>
        <w:rPr>
          <w:w w:val="105"/>
        </w:rPr>
        <w:t>35,</w:t>
      </w:r>
      <w:r>
        <w:rPr>
          <w:spacing w:val="-5"/>
          <w:w w:val="105"/>
        </w:rPr>
        <w:t xml:space="preserve"> </w:t>
      </w:r>
      <w:r>
        <w:rPr>
          <w:w w:val="105"/>
        </w:rPr>
        <w:t>p.</w:t>
      </w:r>
      <w:r>
        <w:rPr>
          <w:spacing w:val="-5"/>
          <w:w w:val="105"/>
        </w:rPr>
        <w:t xml:space="preserve"> </w:t>
      </w:r>
      <w:r>
        <w:rPr>
          <w:w w:val="105"/>
        </w:rPr>
        <w:t>art.</w:t>
      </w:r>
      <w:r>
        <w:rPr>
          <w:spacing w:val="-5"/>
          <w:w w:val="105"/>
        </w:rPr>
        <w:t xml:space="preserve"> </w:t>
      </w:r>
      <w:r>
        <w:rPr>
          <w:w w:val="105"/>
        </w:rPr>
        <w:t>101554,</w:t>
      </w:r>
      <w:r>
        <w:rPr>
          <w:spacing w:val="-5"/>
          <w:w w:val="105"/>
        </w:rPr>
        <w:t xml:space="preserve"> </w:t>
      </w:r>
      <w:r>
        <w:rPr>
          <w:w w:val="105"/>
        </w:rPr>
        <w:t>2020.</w:t>
      </w:r>
      <w:r>
        <w:rPr>
          <w:spacing w:val="19"/>
          <w:w w:val="105"/>
        </w:rPr>
        <w:t xml:space="preserve"> </w:t>
      </w:r>
      <w:r>
        <w:rPr>
          <w:w w:val="105"/>
        </w:rPr>
        <w:t>Citado</w:t>
      </w:r>
      <w:r>
        <w:rPr>
          <w:spacing w:val="-5"/>
          <w:w w:val="105"/>
        </w:rPr>
        <w:t xml:space="preserve"> </w:t>
      </w:r>
      <w:r>
        <w:rPr>
          <w:w w:val="105"/>
        </w:rPr>
        <w:t>2</w:t>
      </w:r>
      <w:r>
        <w:rPr>
          <w:spacing w:val="-5"/>
          <w:w w:val="105"/>
        </w:rPr>
        <w:t xml:space="preserve"> </w:t>
      </w:r>
      <w:r>
        <w:rPr>
          <w:w w:val="105"/>
        </w:rPr>
        <w:t>vezes</w:t>
      </w:r>
      <w:r>
        <w:rPr>
          <w:spacing w:val="-5"/>
          <w:w w:val="105"/>
        </w:rPr>
        <w:t xml:space="preserve"> </w:t>
      </w:r>
      <w:r>
        <w:rPr>
          <w:w w:val="105"/>
        </w:rPr>
        <w:t xml:space="preserve">nas páginas </w:t>
      </w:r>
      <w:hyperlink w:anchor="_bookmark20" w:history="1">
        <w:r>
          <w:rPr>
            <w:w w:val="105"/>
          </w:rPr>
          <w:t>16</w:t>
        </w:r>
      </w:hyperlink>
      <w:r>
        <w:rPr>
          <w:w w:val="105"/>
        </w:rPr>
        <w:t xml:space="preserve"> e </w:t>
      </w:r>
      <w:hyperlink w:anchor="_bookmark21" w:history="1">
        <w:r>
          <w:rPr>
            <w:w w:val="105"/>
          </w:rPr>
          <w:t>17</w:t>
        </w:r>
      </w:hyperlink>
      <w:r>
        <w:rPr>
          <w:w w:val="105"/>
        </w:rPr>
        <w:t>.</w:t>
      </w:r>
    </w:p>
    <w:p w14:paraId="37384CF6" w14:textId="77777777" w:rsidR="006131AD" w:rsidRDefault="00000000">
      <w:pPr>
        <w:pStyle w:val="Corpodetexto"/>
        <w:spacing w:before="194" w:line="273" w:lineRule="auto"/>
        <w:ind w:left="140" w:right="146"/>
        <w:jc w:val="both"/>
      </w:pPr>
      <w:bookmarkStart w:id="229" w:name="_bookmark79"/>
      <w:bookmarkEnd w:id="229"/>
      <w:r>
        <w:t>DERBENTSEV,</w:t>
      </w:r>
      <w:r>
        <w:rPr>
          <w:spacing w:val="-1"/>
        </w:rPr>
        <w:t xml:space="preserve"> </w:t>
      </w:r>
      <w:r>
        <w:t>V.</w:t>
      </w:r>
      <w:r>
        <w:rPr>
          <w:spacing w:val="-1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al.</w:t>
      </w:r>
      <w:r>
        <w:rPr>
          <w:spacing w:val="-1"/>
        </w:rPr>
        <w:t xml:space="preserve"> </w:t>
      </w:r>
      <w:r>
        <w:t>Comparative</w:t>
      </w:r>
      <w:r>
        <w:rPr>
          <w:spacing w:val="-1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ensemble</w:t>
      </w:r>
      <w:r>
        <w:rPr>
          <w:spacing w:val="-1"/>
        </w:rPr>
        <w:t xml:space="preserve"> </w:t>
      </w:r>
      <w:r>
        <w:t xml:space="preserve">algorithms </w:t>
      </w:r>
      <w:r>
        <w:rPr>
          <w:w w:val="105"/>
        </w:rPr>
        <w:t>for</w:t>
      </w:r>
      <w:r>
        <w:rPr>
          <w:spacing w:val="6"/>
          <w:w w:val="105"/>
        </w:rPr>
        <w:t xml:space="preserve"> </w:t>
      </w:r>
      <w:r>
        <w:rPr>
          <w:w w:val="105"/>
        </w:rPr>
        <w:t>forecasting</w:t>
      </w:r>
      <w:r>
        <w:rPr>
          <w:spacing w:val="7"/>
          <w:w w:val="105"/>
        </w:rPr>
        <w:t xml:space="preserve"> </w:t>
      </w:r>
      <w:r>
        <w:rPr>
          <w:w w:val="105"/>
        </w:rPr>
        <w:t>cryptocurrency</w:t>
      </w:r>
      <w:r>
        <w:rPr>
          <w:spacing w:val="7"/>
          <w:w w:val="105"/>
        </w:rPr>
        <w:t xml:space="preserve"> </w:t>
      </w:r>
      <w:r>
        <w:rPr>
          <w:w w:val="105"/>
        </w:rPr>
        <w:t>prices.</w:t>
      </w:r>
      <w:r>
        <w:rPr>
          <w:spacing w:val="6"/>
          <w:w w:val="105"/>
        </w:rPr>
        <w:t xml:space="preserve"> </w:t>
      </w:r>
      <w:r>
        <w:rPr>
          <w:w w:val="105"/>
        </w:rPr>
        <w:t>v.</w:t>
      </w:r>
      <w:r>
        <w:rPr>
          <w:spacing w:val="7"/>
          <w:w w:val="105"/>
        </w:rPr>
        <w:t xml:space="preserve"> </w:t>
      </w:r>
      <w:r>
        <w:rPr>
          <w:w w:val="105"/>
        </w:rPr>
        <w:t>34,</w:t>
      </w:r>
      <w:r>
        <w:rPr>
          <w:spacing w:val="7"/>
          <w:w w:val="105"/>
        </w:rPr>
        <w:t xml:space="preserve"> </w:t>
      </w:r>
      <w:r>
        <w:rPr>
          <w:w w:val="105"/>
        </w:rPr>
        <w:t>n.</w:t>
      </w:r>
      <w:r>
        <w:rPr>
          <w:spacing w:val="7"/>
          <w:w w:val="105"/>
        </w:rPr>
        <w:t xml:space="preserve"> </w:t>
      </w:r>
      <w:r>
        <w:rPr>
          <w:w w:val="105"/>
        </w:rPr>
        <w:t>1,</w:t>
      </w:r>
      <w:r>
        <w:rPr>
          <w:spacing w:val="6"/>
          <w:w w:val="105"/>
        </w:rPr>
        <w:t xml:space="preserve"> </w:t>
      </w:r>
      <w:r>
        <w:rPr>
          <w:w w:val="105"/>
        </w:rPr>
        <w:t>p.</w:t>
      </w:r>
      <w:r>
        <w:rPr>
          <w:spacing w:val="7"/>
          <w:w w:val="105"/>
        </w:rPr>
        <w:t xml:space="preserve"> </w:t>
      </w:r>
      <w:r>
        <w:rPr>
          <w:w w:val="105"/>
        </w:rPr>
        <w:t>140–148,</w:t>
      </w:r>
      <w:r>
        <w:rPr>
          <w:spacing w:val="7"/>
          <w:w w:val="105"/>
        </w:rPr>
        <w:t xml:space="preserve"> </w:t>
      </w:r>
      <w:r>
        <w:rPr>
          <w:w w:val="105"/>
        </w:rPr>
        <w:t>2021.</w:t>
      </w:r>
      <w:r>
        <w:rPr>
          <w:spacing w:val="54"/>
          <w:w w:val="105"/>
        </w:rPr>
        <w:t xml:space="preserve"> </w:t>
      </w:r>
      <w:r>
        <w:rPr>
          <w:w w:val="105"/>
        </w:rPr>
        <w:t>Citado</w:t>
      </w:r>
      <w:r>
        <w:rPr>
          <w:spacing w:val="6"/>
          <w:w w:val="105"/>
        </w:rPr>
        <w:t xml:space="preserve"> </w:t>
      </w:r>
      <w:r>
        <w:rPr>
          <w:w w:val="105"/>
        </w:rPr>
        <w:t>4</w:t>
      </w:r>
      <w:r>
        <w:rPr>
          <w:spacing w:val="7"/>
          <w:w w:val="105"/>
        </w:rPr>
        <w:t xml:space="preserve"> </w:t>
      </w:r>
      <w:r>
        <w:rPr>
          <w:w w:val="105"/>
        </w:rPr>
        <w:t>vezes</w:t>
      </w:r>
      <w:r>
        <w:rPr>
          <w:spacing w:val="7"/>
          <w:w w:val="105"/>
        </w:rPr>
        <w:t xml:space="preserve"> </w:t>
      </w:r>
      <w:r>
        <w:rPr>
          <w:spacing w:val="-5"/>
          <w:w w:val="105"/>
        </w:rPr>
        <w:t>nas</w:t>
      </w:r>
    </w:p>
    <w:p w14:paraId="05ED4EA4" w14:textId="77777777" w:rsidR="006131AD" w:rsidRDefault="00000000">
      <w:pPr>
        <w:pStyle w:val="Corpodetexto"/>
        <w:spacing w:before="1"/>
        <w:ind w:left="140"/>
      </w:pPr>
      <w:r>
        <w:rPr>
          <w:w w:val="105"/>
        </w:rPr>
        <w:t>páginas</w:t>
      </w:r>
      <w:r>
        <w:rPr>
          <w:spacing w:val="-9"/>
          <w:w w:val="105"/>
        </w:rPr>
        <w:t xml:space="preserve"> </w:t>
      </w:r>
      <w:hyperlink w:anchor="_bookmark23" w:history="1">
        <w:r>
          <w:rPr>
            <w:w w:val="105"/>
          </w:rPr>
          <w:t>19</w:t>
        </w:r>
      </w:hyperlink>
      <w:r>
        <w:rPr>
          <w:w w:val="105"/>
        </w:rPr>
        <w:t>,</w:t>
      </w:r>
      <w:r>
        <w:rPr>
          <w:spacing w:val="-8"/>
          <w:w w:val="105"/>
        </w:rPr>
        <w:t xml:space="preserve"> </w:t>
      </w:r>
      <w:hyperlink w:anchor="_bookmark26" w:history="1">
        <w:r>
          <w:rPr>
            <w:w w:val="105"/>
          </w:rPr>
          <w:t>20</w:t>
        </w:r>
      </w:hyperlink>
      <w:r>
        <w:rPr>
          <w:w w:val="105"/>
        </w:rPr>
        <w:t>,</w:t>
      </w:r>
      <w:r>
        <w:rPr>
          <w:spacing w:val="-8"/>
          <w:w w:val="105"/>
        </w:rPr>
        <w:t xml:space="preserve"> </w:t>
      </w:r>
      <w:hyperlink w:anchor="_bookmark28" w:history="1">
        <w:r>
          <w:rPr>
            <w:w w:val="105"/>
          </w:rPr>
          <w:t>21</w:t>
        </w:r>
      </w:hyperlink>
      <w:r>
        <w:rPr>
          <w:spacing w:val="-8"/>
          <w:w w:val="105"/>
        </w:rPr>
        <w:t xml:space="preserve"> </w:t>
      </w:r>
      <w:r>
        <w:rPr>
          <w:w w:val="105"/>
        </w:rPr>
        <w:t>e</w:t>
      </w:r>
      <w:r>
        <w:rPr>
          <w:spacing w:val="-8"/>
          <w:w w:val="105"/>
        </w:rPr>
        <w:t xml:space="preserve"> </w:t>
      </w:r>
      <w:hyperlink w:anchor="_bookmark30" w:history="1">
        <w:r>
          <w:rPr>
            <w:spacing w:val="-5"/>
            <w:w w:val="105"/>
          </w:rPr>
          <w:t>22</w:t>
        </w:r>
      </w:hyperlink>
      <w:r>
        <w:rPr>
          <w:spacing w:val="-5"/>
          <w:w w:val="105"/>
        </w:rPr>
        <w:t>.</w:t>
      </w:r>
    </w:p>
    <w:p w14:paraId="7BEE91D0" w14:textId="77777777" w:rsidR="006131AD" w:rsidRDefault="00000000">
      <w:pPr>
        <w:spacing w:before="229" w:line="273" w:lineRule="auto"/>
        <w:ind w:left="140" w:right="112"/>
        <w:jc w:val="both"/>
      </w:pPr>
      <w:bookmarkStart w:id="230" w:name="_bookmark80"/>
      <w:bookmarkEnd w:id="230"/>
      <w:r>
        <w:rPr>
          <w:w w:val="105"/>
        </w:rPr>
        <w:t xml:space="preserve">DORAN, M. D. </w:t>
      </w:r>
      <w:r>
        <w:rPr>
          <w:b/>
          <w:w w:val="105"/>
        </w:rPr>
        <w:t>A forensic look at bitcoin cryptocurrency</w:t>
      </w:r>
      <w:r>
        <w:rPr>
          <w:w w:val="105"/>
        </w:rPr>
        <w:t>. Tese (Tese (Doutorado)) — Utica College, 2014.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Citado na página </w:t>
      </w:r>
      <w:hyperlink w:anchor="_bookmark15" w:history="1">
        <w:r>
          <w:rPr>
            <w:w w:val="105"/>
          </w:rPr>
          <w:t>14</w:t>
        </w:r>
      </w:hyperlink>
      <w:r>
        <w:rPr>
          <w:w w:val="105"/>
        </w:rPr>
        <w:t>.</w:t>
      </w:r>
    </w:p>
    <w:p w14:paraId="0A5CC729" w14:textId="77777777" w:rsidR="006131AD" w:rsidRDefault="00000000">
      <w:pPr>
        <w:pStyle w:val="Corpodetexto"/>
        <w:spacing w:before="193" w:line="273" w:lineRule="auto"/>
        <w:ind w:left="140" w:right="108"/>
        <w:jc w:val="both"/>
      </w:pPr>
      <w:bookmarkStart w:id="231" w:name="_bookmark81"/>
      <w:bookmarkEnd w:id="231"/>
      <w:r>
        <w:rPr>
          <w:w w:val="105"/>
        </w:rPr>
        <w:t>DU, J. Mean-variance portfolio optimization with deep learning based-forecasts for coin-tegrated</w:t>
      </w:r>
      <w:r>
        <w:rPr>
          <w:spacing w:val="27"/>
          <w:w w:val="105"/>
        </w:rPr>
        <w:t xml:space="preserve"> </w:t>
      </w:r>
      <w:r>
        <w:rPr>
          <w:w w:val="105"/>
        </w:rPr>
        <w:t>stocks.</w:t>
      </w:r>
      <w:r>
        <w:rPr>
          <w:spacing w:val="27"/>
          <w:w w:val="105"/>
        </w:rPr>
        <w:t xml:space="preserve"> </w:t>
      </w:r>
      <w:r>
        <w:rPr>
          <w:w w:val="105"/>
        </w:rPr>
        <w:t>v.</w:t>
      </w:r>
      <w:r>
        <w:rPr>
          <w:spacing w:val="27"/>
          <w:w w:val="105"/>
        </w:rPr>
        <w:t xml:space="preserve"> </w:t>
      </w:r>
      <w:r>
        <w:rPr>
          <w:w w:val="105"/>
        </w:rPr>
        <w:t>201,</w:t>
      </w:r>
      <w:r>
        <w:rPr>
          <w:spacing w:val="27"/>
          <w:w w:val="105"/>
        </w:rPr>
        <w:t xml:space="preserve"> </w:t>
      </w:r>
      <w:r>
        <w:rPr>
          <w:w w:val="105"/>
        </w:rPr>
        <w:t>p.</w:t>
      </w:r>
      <w:r>
        <w:rPr>
          <w:spacing w:val="27"/>
          <w:w w:val="105"/>
        </w:rPr>
        <w:t xml:space="preserve"> </w:t>
      </w:r>
      <w:r>
        <w:rPr>
          <w:w w:val="105"/>
        </w:rPr>
        <w:t>art.</w:t>
      </w:r>
      <w:r>
        <w:rPr>
          <w:spacing w:val="27"/>
          <w:w w:val="105"/>
        </w:rPr>
        <w:t xml:space="preserve"> </w:t>
      </w:r>
      <w:r>
        <w:rPr>
          <w:w w:val="105"/>
        </w:rPr>
        <w:t>117005,</w:t>
      </w:r>
      <w:r>
        <w:rPr>
          <w:spacing w:val="27"/>
          <w:w w:val="105"/>
        </w:rPr>
        <w:t xml:space="preserve"> </w:t>
      </w:r>
      <w:r>
        <w:rPr>
          <w:w w:val="105"/>
        </w:rPr>
        <w:t>2022.</w:t>
      </w:r>
      <w:r>
        <w:rPr>
          <w:spacing w:val="80"/>
          <w:w w:val="150"/>
        </w:rPr>
        <w:t xml:space="preserve"> </w:t>
      </w:r>
      <w:r>
        <w:rPr>
          <w:w w:val="105"/>
        </w:rPr>
        <w:t>Citado</w:t>
      </w:r>
      <w:r>
        <w:rPr>
          <w:spacing w:val="27"/>
          <w:w w:val="105"/>
        </w:rPr>
        <w:t xml:space="preserve"> </w:t>
      </w:r>
      <w:r>
        <w:rPr>
          <w:w w:val="105"/>
        </w:rPr>
        <w:t>4</w:t>
      </w:r>
      <w:r>
        <w:rPr>
          <w:spacing w:val="27"/>
          <w:w w:val="105"/>
        </w:rPr>
        <w:t xml:space="preserve"> </w:t>
      </w:r>
      <w:r>
        <w:rPr>
          <w:w w:val="105"/>
        </w:rPr>
        <w:t>vezes</w:t>
      </w:r>
      <w:r>
        <w:rPr>
          <w:spacing w:val="27"/>
          <w:w w:val="105"/>
        </w:rPr>
        <w:t xml:space="preserve"> </w:t>
      </w:r>
      <w:r>
        <w:rPr>
          <w:w w:val="105"/>
        </w:rPr>
        <w:t>nas</w:t>
      </w:r>
      <w:r>
        <w:rPr>
          <w:spacing w:val="27"/>
          <w:w w:val="105"/>
        </w:rPr>
        <w:t xml:space="preserve"> </w:t>
      </w:r>
      <w:r>
        <w:rPr>
          <w:w w:val="105"/>
        </w:rPr>
        <w:t>páginas</w:t>
      </w:r>
      <w:r>
        <w:rPr>
          <w:spacing w:val="27"/>
          <w:w w:val="105"/>
        </w:rPr>
        <w:t xml:space="preserve"> </w:t>
      </w:r>
      <w:hyperlink w:anchor="_bookmark46" w:history="1">
        <w:r>
          <w:rPr>
            <w:w w:val="105"/>
          </w:rPr>
          <w:t>29</w:t>
        </w:r>
      </w:hyperlink>
      <w:r>
        <w:rPr>
          <w:w w:val="105"/>
        </w:rPr>
        <w:t>,</w:t>
      </w:r>
      <w:r>
        <w:rPr>
          <w:spacing w:val="27"/>
          <w:w w:val="105"/>
        </w:rPr>
        <w:t xml:space="preserve"> </w:t>
      </w:r>
      <w:hyperlink w:anchor="_bookmark48" w:history="1">
        <w:r>
          <w:rPr>
            <w:w w:val="105"/>
          </w:rPr>
          <w:t>30</w:t>
        </w:r>
      </w:hyperlink>
      <w:r>
        <w:rPr>
          <w:w w:val="105"/>
        </w:rPr>
        <w:t>,</w:t>
      </w:r>
      <w:r>
        <w:rPr>
          <w:spacing w:val="27"/>
          <w:w w:val="105"/>
        </w:rPr>
        <w:t xml:space="preserve"> </w:t>
      </w:r>
      <w:hyperlink w:anchor="_bookmark50" w:history="1">
        <w:r>
          <w:rPr>
            <w:w w:val="105"/>
          </w:rPr>
          <w:t>31</w:t>
        </w:r>
      </w:hyperlink>
    </w:p>
    <w:p w14:paraId="24512745" w14:textId="77777777" w:rsidR="006131AD" w:rsidRDefault="00000000">
      <w:pPr>
        <w:pStyle w:val="Corpodetexto"/>
        <w:spacing w:before="1"/>
        <w:ind w:left="140"/>
      </w:pPr>
      <w:r>
        <w:rPr>
          <w:w w:val="105"/>
        </w:rPr>
        <w:t>e</w:t>
      </w:r>
      <w:r>
        <w:rPr>
          <w:spacing w:val="-4"/>
          <w:w w:val="105"/>
        </w:rPr>
        <w:t xml:space="preserve"> </w:t>
      </w:r>
      <w:hyperlink w:anchor="_bookmark51" w:history="1">
        <w:r>
          <w:rPr>
            <w:spacing w:val="-5"/>
            <w:w w:val="105"/>
          </w:rPr>
          <w:t>32</w:t>
        </w:r>
      </w:hyperlink>
      <w:r>
        <w:rPr>
          <w:spacing w:val="-5"/>
          <w:w w:val="105"/>
        </w:rPr>
        <w:t>.</w:t>
      </w:r>
    </w:p>
    <w:p w14:paraId="585C3E75" w14:textId="77777777" w:rsidR="006131AD" w:rsidRDefault="00000000">
      <w:pPr>
        <w:pStyle w:val="Corpodetexto"/>
        <w:spacing w:before="229" w:line="273" w:lineRule="auto"/>
        <w:ind w:left="140" w:right="143"/>
        <w:jc w:val="both"/>
      </w:pPr>
      <w:bookmarkStart w:id="232" w:name="_bookmark82"/>
      <w:bookmarkEnd w:id="232"/>
      <w:r>
        <w:t>FAKHFEKH, M.; JERIBI, A. Volatility dynamics of crypto-currencies’ returns: Evidence from asymmetric and long memory garch models. v. 51, p. art. 101075, 2020.</w:t>
      </w:r>
      <w:r>
        <w:rPr>
          <w:spacing w:val="29"/>
        </w:rPr>
        <w:t xml:space="preserve"> </w:t>
      </w:r>
      <w:r>
        <w:t xml:space="preserve">Citado 3 vezes nas páginas </w:t>
      </w:r>
      <w:hyperlink w:anchor="_bookmark15" w:history="1">
        <w:r>
          <w:t>14</w:t>
        </w:r>
      </w:hyperlink>
      <w:r>
        <w:t xml:space="preserve">, </w:t>
      </w:r>
      <w:hyperlink w:anchor="_bookmark18" w:history="1">
        <w:r>
          <w:t>15</w:t>
        </w:r>
      </w:hyperlink>
      <w:r>
        <w:t xml:space="preserve"> e </w:t>
      </w:r>
      <w:hyperlink w:anchor="_bookmark21" w:history="1">
        <w:r>
          <w:t>17</w:t>
        </w:r>
      </w:hyperlink>
      <w:r>
        <w:t>.</w:t>
      </w:r>
    </w:p>
    <w:p w14:paraId="65D4F7C7" w14:textId="77777777" w:rsidR="006131AD" w:rsidRDefault="00000000">
      <w:pPr>
        <w:pStyle w:val="Corpodetexto"/>
        <w:spacing w:before="194" w:line="273" w:lineRule="auto"/>
        <w:ind w:left="140" w:right="146"/>
        <w:jc w:val="both"/>
      </w:pPr>
      <w:bookmarkStart w:id="233" w:name="_bookmark83"/>
      <w:bookmarkEnd w:id="233"/>
      <w:r>
        <w:rPr>
          <w:w w:val="105"/>
        </w:rPr>
        <w:t>FAMA,</w:t>
      </w:r>
      <w:r>
        <w:rPr>
          <w:spacing w:val="-12"/>
          <w:w w:val="105"/>
        </w:rPr>
        <w:t xml:space="preserve"> </w:t>
      </w:r>
      <w:r>
        <w:rPr>
          <w:w w:val="105"/>
        </w:rPr>
        <w:t>E.</w:t>
      </w:r>
      <w:r>
        <w:rPr>
          <w:spacing w:val="-12"/>
          <w:w w:val="105"/>
        </w:rPr>
        <w:t xml:space="preserve"> </w:t>
      </w:r>
      <w:r>
        <w:rPr>
          <w:w w:val="105"/>
        </w:rPr>
        <w:t>F.</w:t>
      </w:r>
      <w:r>
        <w:rPr>
          <w:spacing w:val="-12"/>
          <w:w w:val="105"/>
        </w:rPr>
        <w:t xml:space="preserve"> </w:t>
      </w:r>
      <w:r>
        <w:rPr>
          <w:w w:val="105"/>
        </w:rPr>
        <w:t>Efficient</w:t>
      </w:r>
      <w:r>
        <w:rPr>
          <w:spacing w:val="-12"/>
          <w:w w:val="105"/>
        </w:rPr>
        <w:t xml:space="preserve"> </w:t>
      </w:r>
      <w:r>
        <w:rPr>
          <w:w w:val="105"/>
        </w:rPr>
        <w:t>capital</w:t>
      </w:r>
      <w:r>
        <w:rPr>
          <w:spacing w:val="-12"/>
          <w:w w:val="105"/>
        </w:rPr>
        <w:t xml:space="preserve"> </w:t>
      </w:r>
      <w:r>
        <w:rPr>
          <w:w w:val="105"/>
        </w:rPr>
        <w:t>markets: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review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theory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empirical</w:t>
      </w:r>
      <w:r>
        <w:rPr>
          <w:spacing w:val="-12"/>
          <w:w w:val="105"/>
        </w:rPr>
        <w:t xml:space="preserve"> </w:t>
      </w:r>
      <w:r>
        <w:rPr>
          <w:w w:val="105"/>
        </w:rPr>
        <w:t>work.</w:t>
      </w:r>
      <w:r>
        <w:rPr>
          <w:spacing w:val="-12"/>
          <w:w w:val="105"/>
        </w:rPr>
        <w:t xml:space="preserve"> </w:t>
      </w:r>
      <w:r>
        <w:rPr>
          <w:w w:val="105"/>
        </w:rPr>
        <w:t>1970.</w:t>
      </w:r>
      <w:r>
        <w:rPr>
          <w:spacing w:val="10"/>
          <w:w w:val="105"/>
        </w:rPr>
        <w:t xml:space="preserve"> </w:t>
      </w:r>
      <w:r>
        <w:rPr>
          <w:w w:val="105"/>
        </w:rPr>
        <w:t xml:space="preserve">Citado na página </w:t>
      </w:r>
      <w:hyperlink w:anchor="_bookmark9" w:history="1">
        <w:r>
          <w:rPr>
            <w:w w:val="105"/>
          </w:rPr>
          <w:t>11</w:t>
        </w:r>
      </w:hyperlink>
      <w:r>
        <w:rPr>
          <w:w w:val="105"/>
        </w:rPr>
        <w:t>.</w:t>
      </w:r>
    </w:p>
    <w:p w14:paraId="36326F00" w14:textId="77777777" w:rsidR="006131AD" w:rsidRDefault="00000000">
      <w:pPr>
        <w:pStyle w:val="Corpodetexto"/>
        <w:spacing w:before="194" w:line="273" w:lineRule="auto"/>
        <w:ind w:left="134" w:right="146" w:firstLine="5"/>
        <w:jc w:val="both"/>
      </w:pPr>
      <w:bookmarkStart w:id="234" w:name="_bookmark84"/>
      <w:bookmarkEnd w:id="234"/>
      <w:r>
        <w:t>FANG, F. et al. Cryptocurrency trading: a comprehensive survey. v. 8, n. 13, 2022.</w:t>
      </w:r>
      <w:r>
        <w:rPr>
          <w:spacing w:val="34"/>
        </w:rPr>
        <w:t xml:space="preserve"> </w:t>
      </w:r>
      <w:r>
        <w:t xml:space="preserve">Citado 2 vezes nas páginas </w:t>
      </w:r>
      <w:hyperlink w:anchor="_bookmark20" w:history="1">
        <w:r>
          <w:t>16</w:t>
        </w:r>
      </w:hyperlink>
      <w:r>
        <w:t xml:space="preserve"> e </w:t>
      </w:r>
      <w:hyperlink w:anchor="_bookmark22" w:history="1">
        <w:r>
          <w:t>18</w:t>
        </w:r>
      </w:hyperlink>
      <w:r>
        <w:t>.</w:t>
      </w:r>
    </w:p>
    <w:p w14:paraId="47D92772" w14:textId="77777777" w:rsidR="006131AD" w:rsidRDefault="00000000">
      <w:pPr>
        <w:pStyle w:val="Corpodetexto"/>
        <w:spacing w:before="193" w:line="273" w:lineRule="auto"/>
        <w:ind w:left="140" w:right="146"/>
        <w:jc w:val="both"/>
      </w:pPr>
      <w:bookmarkStart w:id="235" w:name="_bookmark85"/>
      <w:bookmarkEnd w:id="235"/>
      <w:r>
        <w:rPr>
          <w:spacing w:val="-2"/>
          <w:w w:val="105"/>
        </w:rPr>
        <w:t>GIANTSIDI,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S.;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TARANTOLA,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C.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Deep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learning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financial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forecasting: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review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 xml:space="preserve">recent </w:t>
      </w:r>
      <w:r>
        <w:rPr>
          <w:w w:val="105"/>
        </w:rPr>
        <w:t>trends.</w:t>
      </w:r>
      <w:r>
        <w:rPr>
          <w:spacing w:val="-1"/>
          <w:w w:val="105"/>
        </w:rPr>
        <w:t xml:space="preserve"> </w:t>
      </w:r>
      <w:r>
        <w:rPr>
          <w:w w:val="105"/>
        </w:rPr>
        <w:t>v.</w:t>
      </w:r>
      <w:r>
        <w:rPr>
          <w:spacing w:val="-1"/>
          <w:w w:val="105"/>
        </w:rPr>
        <w:t xml:space="preserve"> </w:t>
      </w:r>
      <w:r>
        <w:rPr>
          <w:w w:val="105"/>
        </w:rPr>
        <w:t>104,</w:t>
      </w:r>
      <w:r>
        <w:rPr>
          <w:spacing w:val="-1"/>
          <w:w w:val="105"/>
        </w:rPr>
        <w:t xml:space="preserve"> </w:t>
      </w:r>
      <w:r>
        <w:rPr>
          <w:w w:val="105"/>
        </w:rPr>
        <w:t>p.</w:t>
      </w:r>
      <w:r>
        <w:rPr>
          <w:spacing w:val="-1"/>
          <w:w w:val="105"/>
        </w:rPr>
        <w:t xml:space="preserve"> </w:t>
      </w:r>
      <w:r>
        <w:rPr>
          <w:w w:val="105"/>
        </w:rPr>
        <w:t>art.</w:t>
      </w:r>
      <w:r>
        <w:rPr>
          <w:spacing w:val="-1"/>
          <w:w w:val="105"/>
        </w:rPr>
        <w:t xml:space="preserve"> </w:t>
      </w:r>
      <w:r>
        <w:rPr>
          <w:w w:val="105"/>
        </w:rPr>
        <w:t>104719,</w:t>
      </w:r>
      <w:r>
        <w:rPr>
          <w:spacing w:val="-1"/>
          <w:w w:val="105"/>
        </w:rPr>
        <w:t xml:space="preserve"> </w:t>
      </w:r>
      <w:r>
        <w:rPr>
          <w:w w:val="105"/>
        </w:rPr>
        <w:t>2025.</w:t>
      </w:r>
      <w:r>
        <w:rPr>
          <w:spacing w:val="24"/>
          <w:w w:val="105"/>
        </w:rPr>
        <w:t xml:space="preserve"> </w:t>
      </w:r>
      <w:r>
        <w:rPr>
          <w:w w:val="105"/>
        </w:rPr>
        <w:t>Citado</w:t>
      </w:r>
      <w:r>
        <w:rPr>
          <w:spacing w:val="-1"/>
          <w:w w:val="105"/>
        </w:rPr>
        <w:t xml:space="preserve"> </w:t>
      </w:r>
      <w:r>
        <w:rPr>
          <w:w w:val="105"/>
        </w:rPr>
        <w:t>3</w:t>
      </w:r>
      <w:r>
        <w:rPr>
          <w:spacing w:val="-1"/>
          <w:w w:val="105"/>
        </w:rPr>
        <w:t xml:space="preserve"> </w:t>
      </w:r>
      <w:r>
        <w:rPr>
          <w:w w:val="105"/>
        </w:rPr>
        <w:t>vezes</w:t>
      </w:r>
      <w:r>
        <w:rPr>
          <w:spacing w:val="-1"/>
          <w:w w:val="105"/>
        </w:rPr>
        <w:t xml:space="preserve"> </w:t>
      </w:r>
      <w:r>
        <w:rPr>
          <w:w w:val="105"/>
        </w:rPr>
        <w:t>nas</w:t>
      </w:r>
      <w:r>
        <w:rPr>
          <w:spacing w:val="-1"/>
          <w:w w:val="105"/>
        </w:rPr>
        <w:t xml:space="preserve"> </w:t>
      </w:r>
      <w:r>
        <w:rPr>
          <w:w w:val="105"/>
        </w:rPr>
        <w:t>páginas</w:t>
      </w:r>
      <w:r>
        <w:rPr>
          <w:spacing w:val="-1"/>
          <w:w w:val="105"/>
        </w:rPr>
        <w:t xml:space="preserve"> </w:t>
      </w:r>
      <w:hyperlink w:anchor="_bookmark50" w:history="1">
        <w:r>
          <w:rPr>
            <w:w w:val="105"/>
          </w:rPr>
          <w:t>31</w:t>
        </w:r>
      </w:hyperlink>
      <w:r>
        <w:rPr>
          <w:w w:val="105"/>
        </w:rPr>
        <w:t>,</w:t>
      </w:r>
      <w:r>
        <w:rPr>
          <w:spacing w:val="-1"/>
          <w:w w:val="105"/>
        </w:rPr>
        <w:t xml:space="preserve"> </w:t>
      </w:r>
      <w:hyperlink w:anchor="_bookmark51" w:history="1">
        <w:r>
          <w:rPr>
            <w:w w:val="105"/>
          </w:rPr>
          <w:t>32</w:t>
        </w:r>
      </w:hyperlink>
      <w:r>
        <w:rPr>
          <w:spacing w:val="-1"/>
          <w:w w:val="105"/>
        </w:rPr>
        <w:t xml:space="preserve"> </w:t>
      </w:r>
      <w:r>
        <w:rPr>
          <w:w w:val="105"/>
        </w:rPr>
        <w:t>e</w:t>
      </w:r>
      <w:r>
        <w:rPr>
          <w:spacing w:val="-1"/>
          <w:w w:val="105"/>
        </w:rPr>
        <w:t xml:space="preserve"> </w:t>
      </w:r>
      <w:hyperlink w:anchor="_bookmark52" w:history="1">
        <w:r>
          <w:rPr>
            <w:w w:val="105"/>
          </w:rPr>
          <w:t>33</w:t>
        </w:r>
      </w:hyperlink>
      <w:r>
        <w:rPr>
          <w:w w:val="105"/>
        </w:rPr>
        <w:t>.</w:t>
      </w:r>
    </w:p>
    <w:p w14:paraId="70CB0F16" w14:textId="77777777" w:rsidR="006131AD" w:rsidRDefault="00000000">
      <w:pPr>
        <w:spacing w:before="194" w:line="273" w:lineRule="auto"/>
        <w:ind w:left="140" w:right="146"/>
        <w:jc w:val="both"/>
      </w:pPr>
      <w:bookmarkStart w:id="236" w:name="_bookmark86"/>
      <w:bookmarkEnd w:id="236"/>
      <w:r>
        <w:t>GIL,</w:t>
      </w:r>
      <w:r>
        <w:rPr>
          <w:spacing w:val="-1"/>
        </w:rPr>
        <w:t xml:space="preserve"> </w:t>
      </w:r>
      <w:r>
        <w:t>A.</w:t>
      </w:r>
      <w:r>
        <w:rPr>
          <w:spacing w:val="-1"/>
        </w:rPr>
        <w:t xml:space="preserve"> </w:t>
      </w:r>
      <w:r>
        <w:t>C.</w:t>
      </w:r>
      <w:r>
        <w:rPr>
          <w:spacing w:val="-1"/>
        </w:rPr>
        <w:t xml:space="preserve"> </w:t>
      </w:r>
      <w:r>
        <w:rPr>
          <w:b/>
        </w:rPr>
        <w:t>Como</w:t>
      </w:r>
      <w:r>
        <w:rPr>
          <w:b/>
          <w:spacing w:val="-1"/>
        </w:rPr>
        <w:t xml:space="preserve"> </w:t>
      </w:r>
      <w:r>
        <w:rPr>
          <w:b/>
        </w:rPr>
        <w:t>elaborar</w:t>
      </w:r>
      <w:r>
        <w:rPr>
          <w:b/>
          <w:spacing w:val="-1"/>
        </w:rPr>
        <w:t xml:space="preserve"> </w:t>
      </w:r>
      <w:r>
        <w:rPr>
          <w:b/>
        </w:rPr>
        <w:t>projetos</w:t>
      </w:r>
      <w:r>
        <w:rPr>
          <w:b/>
          <w:spacing w:val="-1"/>
        </w:rPr>
        <w:t xml:space="preserve"> </w:t>
      </w:r>
      <w:r>
        <w:rPr>
          <w:b/>
        </w:rPr>
        <w:t>de</w:t>
      </w:r>
      <w:r>
        <w:rPr>
          <w:b/>
          <w:spacing w:val="-1"/>
        </w:rPr>
        <w:t xml:space="preserve"> </w:t>
      </w:r>
      <w:r>
        <w:rPr>
          <w:b/>
        </w:rPr>
        <w:t>pesquisa</w:t>
      </w:r>
      <w:r>
        <w:t>.</w:t>
      </w:r>
      <w:r>
        <w:rPr>
          <w:spacing w:val="-1"/>
        </w:rPr>
        <w:t xml:space="preserve"> </w:t>
      </w:r>
      <w:r>
        <w:t>5.</w:t>
      </w:r>
      <w:r>
        <w:rPr>
          <w:spacing w:val="-1"/>
        </w:rPr>
        <w:t xml:space="preserve"> </w:t>
      </w:r>
      <w:r>
        <w:t>ed.</w:t>
      </w:r>
      <w:r>
        <w:rPr>
          <w:spacing w:val="-1"/>
        </w:rPr>
        <w:t xml:space="preserve"> </w:t>
      </w:r>
      <w:r>
        <w:t>[S.l.]:</w:t>
      </w:r>
      <w:r>
        <w:rPr>
          <w:spacing w:val="-1"/>
        </w:rPr>
        <w:t xml:space="preserve"> </w:t>
      </w:r>
      <w:r>
        <w:t>Atlas,</w:t>
      </w:r>
      <w:r>
        <w:rPr>
          <w:spacing w:val="-1"/>
        </w:rPr>
        <w:t xml:space="preserve"> </w:t>
      </w:r>
      <w:r>
        <w:t>2010. Citado</w:t>
      </w:r>
      <w:r>
        <w:rPr>
          <w:spacing w:val="-1"/>
        </w:rPr>
        <w:t xml:space="preserve"> </w:t>
      </w:r>
      <w:r>
        <w:t>na</w:t>
      </w:r>
      <w:r>
        <w:rPr>
          <w:spacing w:val="-1"/>
        </w:rPr>
        <w:t xml:space="preserve"> </w:t>
      </w:r>
      <w:r>
        <w:t xml:space="preserve">página </w:t>
      </w:r>
      <w:hyperlink w:anchor="_bookmark54" w:history="1">
        <w:r>
          <w:rPr>
            <w:spacing w:val="-4"/>
          </w:rPr>
          <w:t>34</w:t>
        </w:r>
      </w:hyperlink>
      <w:r>
        <w:rPr>
          <w:spacing w:val="-4"/>
        </w:rPr>
        <w:t>.</w:t>
      </w:r>
    </w:p>
    <w:p w14:paraId="390EB48E" w14:textId="77777777" w:rsidR="006131AD" w:rsidRDefault="00000000">
      <w:pPr>
        <w:spacing w:before="194" w:line="273" w:lineRule="auto"/>
        <w:ind w:left="140" w:right="102"/>
        <w:jc w:val="both"/>
      </w:pPr>
      <w:bookmarkStart w:id="237" w:name="_bookmark87"/>
      <w:bookmarkEnd w:id="237"/>
      <w:r>
        <w:rPr>
          <w:w w:val="105"/>
        </w:rPr>
        <w:t xml:space="preserve">GITMAN, L. J. </w:t>
      </w:r>
      <w:r>
        <w:rPr>
          <w:b/>
          <w:w w:val="105"/>
        </w:rPr>
        <w:t>Principles of managerial finance</w:t>
      </w:r>
      <w:r>
        <w:rPr>
          <w:w w:val="105"/>
        </w:rPr>
        <w:t xml:space="preserve">. 10. ed. [S.l.]: Addison-Wesley, 2004. Citado na página </w:t>
      </w:r>
      <w:hyperlink w:anchor="_bookmark1" w:history="1">
        <w:r>
          <w:rPr>
            <w:w w:val="105"/>
          </w:rPr>
          <w:t>9</w:t>
        </w:r>
      </w:hyperlink>
      <w:r>
        <w:rPr>
          <w:w w:val="105"/>
        </w:rPr>
        <w:t>.</w:t>
      </w:r>
    </w:p>
    <w:p w14:paraId="04318547" w14:textId="77777777" w:rsidR="006131AD" w:rsidRDefault="00000000">
      <w:pPr>
        <w:pStyle w:val="Corpodetexto"/>
        <w:spacing w:before="193"/>
        <w:ind w:left="140"/>
      </w:pPr>
      <w:bookmarkStart w:id="238" w:name="_bookmark88"/>
      <w:bookmarkEnd w:id="238"/>
      <w:r>
        <w:rPr>
          <w:w w:val="105"/>
        </w:rPr>
        <w:t>GOODELL,</w:t>
      </w:r>
      <w:r>
        <w:rPr>
          <w:spacing w:val="-2"/>
          <w:w w:val="105"/>
        </w:rPr>
        <w:t xml:space="preserve"> </w:t>
      </w:r>
      <w:r>
        <w:rPr>
          <w:w w:val="105"/>
        </w:rPr>
        <w:t>J.</w:t>
      </w:r>
      <w:r>
        <w:rPr>
          <w:spacing w:val="-1"/>
          <w:w w:val="105"/>
        </w:rPr>
        <w:t xml:space="preserve"> </w:t>
      </w:r>
      <w:r>
        <w:rPr>
          <w:w w:val="105"/>
        </w:rPr>
        <w:t>W.;</w:t>
      </w:r>
      <w:r>
        <w:rPr>
          <w:spacing w:val="-1"/>
          <w:w w:val="105"/>
        </w:rPr>
        <w:t xml:space="preserve"> </w:t>
      </w:r>
      <w:r>
        <w:rPr>
          <w:w w:val="105"/>
        </w:rPr>
        <w:t>GOUTTE,</w:t>
      </w:r>
      <w:r>
        <w:rPr>
          <w:spacing w:val="-2"/>
          <w:w w:val="105"/>
        </w:rPr>
        <w:t xml:space="preserve"> </w:t>
      </w:r>
      <w:r>
        <w:rPr>
          <w:w w:val="105"/>
        </w:rPr>
        <w:t>S.</w:t>
      </w:r>
      <w:r>
        <w:rPr>
          <w:spacing w:val="-1"/>
          <w:w w:val="105"/>
        </w:rPr>
        <w:t xml:space="preserve"> </w:t>
      </w:r>
      <w:r>
        <w:rPr>
          <w:w w:val="105"/>
        </w:rPr>
        <w:t>Diversifying</w:t>
      </w:r>
      <w:r>
        <w:rPr>
          <w:spacing w:val="-1"/>
          <w:w w:val="105"/>
        </w:rPr>
        <w:t xml:space="preserve"> </w:t>
      </w:r>
      <w:r>
        <w:rPr>
          <w:w w:val="105"/>
        </w:rPr>
        <w:t>equity</w:t>
      </w:r>
      <w:r>
        <w:rPr>
          <w:spacing w:val="-1"/>
          <w:w w:val="105"/>
        </w:rPr>
        <w:t xml:space="preserve"> </w:t>
      </w:r>
      <w:r>
        <w:rPr>
          <w:w w:val="105"/>
        </w:rPr>
        <w:t>with</w:t>
      </w:r>
      <w:r>
        <w:rPr>
          <w:spacing w:val="-2"/>
          <w:w w:val="105"/>
        </w:rPr>
        <w:t xml:space="preserve"> </w:t>
      </w:r>
      <w:r>
        <w:rPr>
          <w:w w:val="105"/>
        </w:rPr>
        <w:t>cryptocurrencies</w:t>
      </w:r>
      <w:r>
        <w:rPr>
          <w:spacing w:val="-1"/>
          <w:w w:val="105"/>
        </w:rPr>
        <w:t xml:space="preserve"> </w:t>
      </w:r>
      <w:r>
        <w:rPr>
          <w:w w:val="105"/>
        </w:rPr>
        <w:t>during</w:t>
      </w:r>
      <w:r>
        <w:rPr>
          <w:spacing w:val="-1"/>
          <w:w w:val="105"/>
        </w:rPr>
        <w:t xml:space="preserve"> </w:t>
      </w:r>
      <w:r>
        <w:rPr>
          <w:w w:val="105"/>
        </w:rPr>
        <w:t>covid-</w:t>
      </w:r>
      <w:r>
        <w:rPr>
          <w:spacing w:val="-5"/>
          <w:w w:val="105"/>
        </w:rPr>
        <w:t>19.</w:t>
      </w:r>
    </w:p>
    <w:p w14:paraId="7AD2B886" w14:textId="77777777" w:rsidR="006131AD" w:rsidRDefault="00000000">
      <w:pPr>
        <w:pStyle w:val="Corpodetexto"/>
        <w:spacing w:before="36"/>
        <w:ind w:left="134"/>
      </w:pPr>
      <w:r>
        <w:rPr>
          <w:w w:val="105"/>
        </w:rPr>
        <w:t>v.</w:t>
      </w:r>
      <w:r>
        <w:rPr>
          <w:spacing w:val="-11"/>
          <w:w w:val="105"/>
        </w:rPr>
        <w:t xml:space="preserve"> </w:t>
      </w:r>
      <w:r>
        <w:rPr>
          <w:w w:val="105"/>
        </w:rPr>
        <w:t>76,</w:t>
      </w:r>
      <w:r>
        <w:rPr>
          <w:spacing w:val="-11"/>
          <w:w w:val="105"/>
        </w:rPr>
        <w:t xml:space="preserve"> </w:t>
      </w:r>
      <w:r>
        <w:rPr>
          <w:w w:val="105"/>
        </w:rPr>
        <w:t>p.</w:t>
      </w:r>
      <w:r>
        <w:rPr>
          <w:spacing w:val="-10"/>
          <w:w w:val="105"/>
        </w:rPr>
        <w:t xml:space="preserve"> </w:t>
      </w:r>
      <w:r>
        <w:rPr>
          <w:w w:val="105"/>
        </w:rPr>
        <w:t>art.</w:t>
      </w:r>
      <w:r>
        <w:rPr>
          <w:spacing w:val="-11"/>
          <w:w w:val="105"/>
        </w:rPr>
        <w:t xml:space="preserve"> </w:t>
      </w:r>
      <w:r>
        <w:rPr>
          <w:w w:val="105"/>
        </w:rPr>
        <w:t>101781,</w:t>
      </w:r>
      <w:r>
        <w:rPr>
          <w:spacing w:val="-10"/>
          <w:w w:val="105"/>
        </w:rPr>
        <w:t xml:space="preserve"> </w:t>
      </w:r>
      <w:r>
        <w:rPr>
          <w:w w:val="105"/>
        </w:rPr>
        <w:t>2021.</w:t>
      </w:r>
      <w:r>
        <w:rPr>
          <w:spacing w:val="10"/>
          <w:w w:val="105"/>
        </w:rPr>
        <w:t xml:space="preserve"> </w:t>
      </w:r>
      <w:r>
        <w:rPr>
          <w:w w:val="105"/>
        </w:rPr>
        <w:t>Citado</w:t>
      </w:r>
      <w:r>
        <w:rPr>
          <w:spacing w:val="-10"/>
          <w:w w:val="105"/>
        </w:rPr>
        <w:t xml:space="preserve"> </w:t>
      </w:r>
      <w:r>
        <w:rPr>
          <w:w w:val="105"/>
        </w:rPr>
        <w:t>3</w:t>
      </w:r>
      <w:r>
        <w:rPr>
          <w:spacing w:val="-11"/>
          <w:w w:val="105"/>
        </w:rPr>
        <w:t xml:space="preserve"> </w:t>
      </w:r>
      <w:r>
        <w:rPr>
          <w:w w:val="105"/>
        </w:rPr>
        <w:t>vezes</w:t>
      </w:r>
      <w:r>
        <w:rPr>
          <w:spacing w:val="-10"/>
          <w:w w:val="105"/>
        </w:rPr>
        <w:t xml:space="preserve"> </w:t>
      </w:r>
      <w:r>
        <w:rPr>
          <w:w w:val="105"/>
        </w:rPr>
        <w:t>nas</w:t>
      </w:r>
      <w:r>
        <w:rPr>
          <w:spacing w:val="-11"/>
          <w:w w:val="105"/>
        </w:rPr>
        <w:t xml:space="preserve"> </w:t>
      </w:r>
      <w:r>
        <w:rPr>
          <w:w w:val="105"/>
        </w:rPr>
        <w:t>páginas</w:t>
      </w:r>
      <w:r>
        <w:rPr>
          <w:spacing w:val="-11"/>
          <w:w w:val="105"/>
        </w:rPr>
        <w:t xml:space="preserve"> </w:t>
      </w:r>
      <w:hyperlink w:anchor="_bookmark15" w:history="1">
        <w:r>
          <w:rPr>
            <w:w w:val="105"/>
          </w:rPr>
          <w:t>14</w:t>
        </w:r>
      </w:hyperlink>
      <w:r>
        <w:rPr>
          <w:w w:val="105"/>
        </w:rPr>
        <w:t>,</w:t>
      </w:r>
      <w:r>
        <w:rPr>
          <w:spacing w:val="-10"/>
          <w:w w:val="105"/>
        </w:rPr>
        <w:t xml:space="preserve"> </w:t>
      </w:r>
      <w:hyperlink w:anchor="_bookmark20" w:history="1">
        <w:r>
          <w:rPr>
            <w:w w:val="105"/>
          </w:rPr>
          <w:t>16</w:t>
        </w:r>
      </w:hyperlink>
      <w:r>
        <w:rPr>
          <w:spacing w:val="-11"/>
          <w:w w:val="105"/>
        </w:rPr>
        <w:t xml:space="preserve"> </w:t>
      </w:r>
      <w:r>
        <w:rPr>
          <w:w w:val="105"/>
        </w:rPr>
        <w:t>e</w:t>
      </w:r>
      <w:r>
        <w:rPr>
          <w:spacing w:val="-10"/>
          <w:w w:val="105"/>
        </w:rPr>
        <w:t xml:space="preserve"> </w:t>
      </w:r>
      <w:hyperlink w:anchor="_bookmark21" w:history="1">
        <w:r>
          <w:rPr>
            <w:spacing w:val="-5"/>
            <w:w w:val="105"/>
          </w:rPr>
          <w:t>17</w:t>
        </w:r>
      </w:hyperlink>
      <w:r>
        <w:rPr>
          <w:spacing w:val="-5"/>
          <w:w w:val="105"/>
        </w:rPr>
        <w:t>.</w:t>
      </w:r>
    </w:p>
    <w:p w14:paraId="00FDF4AE" w14:textId="77777777" w:rsidR="006131AD" w:rsidRDefault="00000000">
      <w:pPr>
        <w:pStyle w:val="Corpodetexto"/>
        <w:spacing w:before="229" w:line="273" w:lineRule="auto"/>
        <w:ind w:left="140" w:right="114"/>
        <w:jc w:val="both"/>
      </w:pPr>
      <w:bookmarkStart w:id="239" w:name="_bookmark89"/>
      <w:bookmarkEnd w:id="239"/>
      <w:r>
        <w:rPr>
          <w:w w:val="105"/>
        </w:rPr>
        <w:t>HAMAYEL, M. J.; OWDA, A. Y. A novel cryptocurrency price prediction model using gru, lstm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bi-lstm</w:t>
      </w:r>
      <w:r>
        <w:rPr>
          <w:spacing w:val="-4"/>
          <w:w w:val="105"/>
        </w:rPr>
        <w:t xml:space="preserve"> </w:t>
      </w:r>
      <w:r>
        <w:rPr>
          <w:w w:val="105"/>
        </w:rPr>
        <w:t>machine</w:t>
      </w:r>
      <w:r>
        <w:rPr>
          <w:spacing w:val="-4"/>
          <w:w w:val="105"/>
        </w:rPr>
        <w:t xml:space="preserve"> </w:t>
      </w:r>
      <w:r>
        <w:rPr>
          <w:w w:val="105"/>
        </w:rPr>
        <w:t>learning</w:t>
      </w:r>
      <w:r>
        <w:rPr>
          <w:spacing w:val="-4"/>
          <w:w w:val="105"/>
        </w:rPr>
        <w:t xml:space="preserve"> </w:t>
      </w:r>
      <w:r>
        <w:rPr>
          <w:w w:val="105"/>
        </w:rPr>
        <w:t>algorithms.</w:t>
      </w:r>
      <w:r>
        <w:rPr>
          <w:spacing w:val="-4"/>
          <w:w w:val="105"/>
        </w:rPr>
        <w:t xml:space="preserve"> </w:t>
      </w:r>
      <w:r>
        <w:rPr>
          <w:w w:val="105"/>
        </w:rPr>
        <w:t>v.</w:t>
      </w:r>
      <w:r>
        <w:rPr>
          <w:spacing w:val="-4"/>
          <w:w w:val="105"/>
        </w:rPr>
        <w:t xml:space="preserve"> </w:t>
      </w:r>
      <w:r>
        <w:rPr>
          <w:w w:val="105"/>
        </w:rPr>
        <w:t>2,</w:t>
      </w:r>
      <w:r>
        <w:rPr>
          <w:spacing w:val="-4"/>
          <w:w w:val="105"/>
        </w:rPr>
        <w:t xml:space="preserve"> </w:t>
      </w:r>
      <w:r>
        <w:rPr>
          <w:w w:val="105"/>
        </w:rPr>
        <w:t>p.</w:t>
      </w:r>
      <w:r>
        <w:rPr>
          <w:spacing w:val="-4"/>
          <w:w w:val="105"/>
        </w:rPr>
        <w:t xml:space="preserve"> </w:t>
      </w:r>
      <w:r>
        <w:rPr>
          <w:w w:val="105"/>
        </w:rPr>
        <w:t>477–496,</w:t>
      </w:r>
      <w:r>
        <w:rPr>
          <w:spacing w:val="-4"/>
          <w:w w:val="105"/>
        </w:rPr>
        <w:t xml:space="preserve"> </w:t>
      </w:r>
      <w:r>
        <w:rPr>
          <w:w w:val="105"/>
        </w:rPr>
        <w:t>2021.</w:t>
      </w:r>
      <w:r>
        <w:rPr>
          <w:spacing w:val="20"/>
          <w:w w:val="105"/>
        </w:rPr>
        <w:t xml:space="preserve"> </w:t>
      </w:r>
      <w:r>
        <w:rPr>
          <w:w w:val="105"/>
        </w:rPr>
        <w:t>Citado</w:t>
      </w:r>
      <w:r>
        <w:rPr>
          <w:spacing w:val="-4"/>
          <w:w w:val="105"/>
        </w:rPr>
        <w:t xml:space="preserve"> </w:t>
      </w:r>
      <w:r>
        <w:rPr>
          <w:w w:val="105"/>
        </w:rPr>
        <w:t>3</w:t>
      </w:r>
      <w:r>
        <w:rPr>
          <w:spacing w:val="-4"/>
          <w:w w:val="105"/>
        </w:rPr>
        <w:t xml:space="preserve"> </w:t>
      </w:r>
      <w:r>
        <w:rPr>
          <w:w w:val="105"/>
        </w:rPr>
        <w:t>vezes</w:t>
      </w:r>
      <w:r>
        <w:rPr>
          <w:spacing w:val="-4"/>
          <w:w w:val="105"/>
        </w:rPr>
        <w:t xml:space="preserve"> </w:t>
      </w:r>
      <w:r>
        <w:rPr>
          <w:w w:val="105"/>
        </w:rPr>
        <w:t xml:space="preserve">nas páginas </w:t>
      </w:r>
      <w:hyperlink w:anchor="_bookmark23" w:history="1">
        <w:r>
          <w:rPr>
            <w:w w:val="105"/>
          </w:rPr>
          <w:t>19</w:t>
        </w:r>
      </w:hyperlink>
      <w:r>
        <w:rPr>
          <w:w w:val="105"/>
        </w:rPr>
        <w:t xml:space="preserve">, </w:t>
      </w:r>
      <w:hyperlink w:anchor="_bookmark28" w:history="1">
        <w:r>
          <w:rPr>
            <w:w w:val="105"/>
          </w:rPr>
          <w:t>21</w:t>
        </w:r>
      </w:hyperlink>
      <w:r>
        <w:rPr>
          <w:w w:val="105"/>
        </w:rPr>
        <w:t xml:space="preserve"> e </w:t>
      </w:r>
      <w:hyperlink w:anchor="_bookmark30" w:history="1">
        <w:r>
          <w:rPr>
            <w:w w:val="105"/>
          </w:rPr>
          <w:t>22</w:t>
        </w:r>
      </w:hyperlink>
      <w:r>
        <w:rPr>
          <w:w w:val="105"/>
        </w:rPr>
        <w:t>.</w:t>
      </w:r>
    </w:p>
    <w:p w14:paraId="29A05E66" w14:textId="77777777" w:rsidR="006131AD" w:rsidRDefault="00000000">
      <w:pPr>
        <w:pStyle w:val="Corpodetexto"/>
        <w:spacing w:before="194" w:line="273" w:lineRule="auto"/>
        <w:ind w:left="140" w:right="114"/>
        <w:jc w:val="both"/>
      </w:pPr>
      <w:bookmarkStart w:id="240" w:name="_bookmark90"/>
      <w:bookmarkEnd w:id="240"/>
      <w:r>
        <w:rPr>
          <w:w w:val="105"/>
        </w:rPr>
        <w:t>HARWICK,</w:t>
      </w:r>
      <w:r>
        <w:rPr>
          <w:spacing w:val="-1"/>
          <w:w w:val="105"/>
        </w:rPr>
        <w:t xml:space="preserve"> </w:t>
      </w:r>
      <w:r>
        <w:rPr>
          <w:w w:val="105"/>
        </w:rPr>
        <w:t>C.</w:t>
      </w:r>
      <w:r>
        <w:rPr>
          <w:spacing w:val="-1"/>
          <w:w w:val="105"/>
        </w:rPr>
        <w:t xml:space="preserve"> </w:t>
      </w:r>
      <w:r>
        <w:rPr>
          <w:w w:val="105"/>
        </w:rPr>
        <w:t>Cryptocurrency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problem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intermediation.</w:t>
      </w:r>
      <w:r>
        <w:rPr>
          <w:spacing w:val="-1"/>
          <w:w w:val="105"/>
        </w:rPr>
        <w:t xml:space="preserve"> </w:t>
      </w:r>
      <w:r>
        <w:rPr>
          <w:w w:val="105"/>
        </w:rPr>
        <w:t>v.</w:t>
      </w:r>
      <w:r>
        <w:rPr>
          <w:spacing w:val="-1"/>
          <w:w w:val="105"/>
        </w:rPr>
        <w:t xml:space="preserve"> </w:t>
      </w:r>
      <w:r>
        <w:rPr>
          <w:w w:val="105"/>
        </w:rPr>
        <w:t>20,</w:t>
      </w:r>
      <w:r>
        <w:rPr>
          <w:spacing w:val="-1"/>
          <w:w w:val="105"/>
        </w:rPr>
        <w:t xml:space="preserve"> </w:t>
      </w:r>
      <w:r>
        <w:rPr>
          <w:w w:val="105"/>
        </w:rPr>
        <w:t>n.</w:t>
      </w:r>
      <w:r>
        <w:rPr>
          <w:spacing w:val="-1"/>
          <w:w w:val="105"/>
        </w:rPr>
        <w:t xml:space="preserve"> </w:t>
      </w:r>
      <w:r>
        <w:rPr>
          <w:w w:val="105"/>
        </w:rPr>
        <w:t>4,</w:t>
      </w:r>
      <w:r>
        <w:rPr>
          <w:spacing w:val="-1"/>
          <w:w w:val="105"/>
        </w:rPr>
        <w:t xml:space="preserve"> </w:t>
      </w:r>
      <w:r>
        <w:rPr>
          <w:w w:val="105"/>
        </w:rPr>
        <w:t>p.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569–588, 2016. Citado na página </w:t>
      </w:r>
      <w:hyperlink w:anchor="_bookmark15" w:history="1">
        <w:r>
          <w:rPr>
            <w:w w:val="105"/>
          </w:rPr>
          <w:t>14</w:t>
        </w:r>
      </w:hyperlink>
      <w:r>
        <w:rPr>
          <w:w w:val="105"/>
        </w:rPr>
        <w:t>.</w:t>
      </w:r>
    </w:p>
    <w:p w14:paraId="085248D3" w14:textId="77777777" w:rsidR="006131AD" w:rsidRDefault="00000000">
      <w:pPr>
        <w:pStyle w:val="Corpodetexto"/>
        <w:spacing w:before="194" w:line="273" w:lineRule="auto"/>
        <w:ind w:left="140" w:right="140"/>
        <w:jc w:val="both"/>
      </w:pPr>
      <w:bookmarkStart w:id="241" w:name="_bookmark91"/>
      <w:bookmarkEnd w:id="241"/>
      <w:r>
        <w:rPr>
          <w:w w:val="105"/>
        </w:rPr>
        <w:t>JANG, J.; SEONG, N. Y. Deep reinforcement learning for stock portfolio optimization by connecting</w:t>
      </w:r>
      <w:r>
        <w:rPr>
          <w:spacing w:val="-5"/>
          <w:w w:val="105"/>
        </w:rPr>
        <w:t xml:space="preserve"> </w:t>
      </w:r>
      <w:r>
        <w:rPr>
          <w:w w:val="105"/>
        </w:rPr>
        <w:t>with</w:t>
      </w:r>
      <w:r>
        <w:rPr>
          <w:spacing w:val="-5"/>
          <w:w w:val="105"/>
        </w:rPr>
        <w:t xml:space="preserve"> </w:t>
      </w:r>
      <w:r>
        <w:rPr>
          <w:w w:val="105"/>
        </w:rPr>
        <w:t>modern</w:t>
      </w:r>
      <w:r>
        <w:rPr>
          <w:spacing w:val="-5"/>
          <w:w w:val="105"/>
        </w:rPr>
        <w:t xml:space="preserve"> </w:t>
      </w:r>
      <w:r>
        <w:rPr>
          <w:w w:val="105"/>
        </w:rPr>
        <w:t>portfolio</w:t>
      </w:r>
      <w:r>
        <w:rPr>
          <w:spacing w:val="-5"/>
          <w:w w:val="105"/>
        </w:rPr>
        <w:t xml:space="preserve"> </w:t>
      </w:r>
      <w:r>
        <w:rPr>
          <w:w w:val="105"/>
        </w:rPr>
        <w:t>theory.</w:t>
      </w:r>
      <w:r>
        <w:rPr>
          <w:spacing w:val="-5"/>
          <w:w w:val="105"/>
        </w:rPr>
        <w:t xml:space="preserve"> </w:t>
      </w:r>
      <w:r>
        <w:rPr>
          <w:w w:val="105"/>
        </w:rPr>
        <w:t>v.</w:t>
      </w:r>
      <w:r>
        <w:rPr>
          <w:spacing w:val="-5"/>
          <w:w w:val="105"/>
        </w:rPr>
        <w:t xml:space="preserve"> </w:t>
      </w:r>
      <w:r>
        <w:rPr>
          <w:w w:val="105"/>
        </w:rPr>
        <w:t>218,</w:t>
      </w:r>
      <w:r>
        <w:rPr>
          <w:spacing w:val="-5"/>
          <w:w w:val="105"/>
        </w:rPr>
        <w:t xml:space="preserve"> </w:t>
      </w:r>
      <w:r>
        <w:rPr>
          <w:w w:val="105"/>
        </w:rPr>
        <w:t>p.</w:t>
      </w:r>
      <w:r>
        <w:rPr>
          <w:spacing w:val="-5"/>
          <w:w w:val="105"/>
        </w:rPr>
        <w:t xml:space="preserve"> </w:t>
      </w:r>
      <w:r>
        <w:rPr>
          <w:w w:val="105"/>
        </w:rPr>
        <w:t>art.</w:t>
      </w:r>
      <w:r>
        <w:rPr>
          <w:spacing w:val="-5"/>
          <w:w w:val="105"/>
        </w:rPr>
        <w:t xml:space="preserve"> </w:t>
      </w:r>
      <w:r>
        <w:rPr>
          <w:w w:val="105"/>
        </w:rPr>
        <w:t>119556,</w:t>
      </w:r>
      <w:r>
        <w:rPr>
          <w:spacing w:val="-5"/>
          <w:w w:val="105"/>
        </w:rPr>
        <w:t xml:space="preserve"> </w:t>
      </w:r>
      <w:r>
        <w:rPr>
          <w:w w:val="105"/>
        </w:rPr>
        <w:t>2023.</w:t>
      </w:r>
      <w:r>
        <w:rPr>
          <w:spacing w:val="19"/>
          <w:w w:val="105"/>
        </w:rPr>
        <w:t xml:space="preserve"> </w:t>
      </w:r>
      <w:r>
        <w:rPr>
          <w:w w:val="105"/>
        </w:rPr>
        <w:t>Citado</w:t>
      </w:r>
      <w:r>
        <w:rPr>
          <w:spacing w:val="-5"/>
          <w:w w:val="105"/>
        </w:rPr>
        <w:t xml:space="preserve"> </w:t>
      </w:r>
      <w:r>
        <w:rPr>
          <w:w w:val="105"/>
        </w:rPr>
        <w:t>3</w:t>
      </w:r>
      <w:r>
        <w:rPr>
          <w:spacing w:val="-5"/>
          <w:w w:val="105"/>
        </w:rPr>
        <w:t xml:space="preserve"> </w:t>
      </w:r>
      <w:r>
        <w:rPr>
          <w:w w:val="105"/>
        </w:rPr>
        <w:t>vezes</w:t>
      </w:r>
      <w:r>
        <w:rPr>
          <w:spacing w:val="-5"/>
          <w:w w:val="105"/>
        </w:rPr>
        <w:t xml:space="preserve"> </w:t>
      </w:r>
      <w:r>
        <w:rPr>
          <w:w w:val="105"/>
        </w:rPr>
        <w:t xml:space="preserve">nas páginas </w:t>
      </w:r>
      <w:hyperlink w:anchor="_bookmark48" w:history="1">
        <w:r>
          <w:rPr>
            <w:w w:val="105"/>
          </w:rPr>
          <w:t>30</w:t>
        </w:r>
      </w:hyperlink>
      <w:r>
        <w:rPr>
          <w:w w:val="105"/>
        </w:rPr>
        <w:t xml:space="preserve">, </w:t>
      </w:r>
      <w:hyperlink w:anchor="_bookmark50" w:history="1">
        <w:r>
          <w:rPr>
            <w:w w:val="105"/>
          </w:rPr>
          <w:t>31</w:t>
        </w:r>
      </w:hyperlink>
      <w:r>
        <w:rPr>
          <w:w w:val="105"/>
        </w:rPr>
        <w:t xml:space="preserve"> e </w:t>
      </w:r>
      <w:hyperlink w:anchor="_bookmark51" w:history="1">
        <w:r>
          <w:rPr>
            <w:w w:val="105"/>
          </w:rPr>
          <w:t>32</w:t>
        </w:r>
      </w:hyperlink>
      <w:r>
        <w:rPr>
          <w:w w:val="105"/>
        </w:rPr>
        <w:t>.</w:t>
      </w:r>
    </w:p>
    <w:p w14:paraId="57C0767E" w14:textId="77777777" w:rsidR="006131AD" w:rsidRDefault="006131AD">
      <w:pPr>
        <w:pStyle w:val="Corpodetexto"/>
        <w:spacing w:line="273" w:lineRule="auto"/>
        <w:jc w:val="both"/>
        <w:sectPr w:rsidR="006131AD">
          <w:pgSz w:w="11910" w:h="16840"/>
          <w:pgMar w:top="1580" w:right="992" w:bottom="280" w:left="1559" w:header="1038" w:footer="0" w:gutter="0"/>
          <w:cols w:space="720"/>
        </w:sectPr>
      </w:pPr>
    </w:p>
    <w:p w14:paraId="0D8EABF0" w14:textId="77777777" w:rsidR="006131AD" w:rsidRDefault="00000000">
      <w:pPr>
        <w:pStyle w:val="Corpodetexto"/>
        <w:spacing w:before="135" w:line="273" w:lineRule="auto"/>
        <w:ind w:left="131" w:firstLine="8"/>
      </w:pPr>
      <w:bookmarkStart w:id="242" w:name="_bookmark92"/>
      <w:bookmarkEnd w:id="242"/>
      <w:r>
        <w:lastRenderedPageBreak/>
        <w:t>JELESKOVIC, V. et al. Cryptocurrency portfolio optimization: Utilizing a garch-copula model within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markowitz</w:t>
      </w:r>
      <w:r>
        <w:rPr>
          <w:spacing w:val="12"/>
        </w:rPr>
        <w:t xml:space="preserve"> </w:t>
      </w:r>
      <w:r>
        <w:t>framework.</w:t>
      </w:r>
      <w:r>
        <w:rPr>
          <w:spacing w:val="12"/>
        </w:rPr>
        <w:t xml:space="preserve"> </w:t>
      </w:r>
      <w:r>
        <w:t>v.</w:t>
      </w:r>
      <w:r>
        <w:rPr>
          <w:spacing w:val="11"/>
        </w:rPr>
        <w:t xml:space="preserve"> </w:t>
      </w:r>
      <w:r>
        <w:t>35,</w:t>
      </w:r>
      <w:r>
        <w:rPr>
          <w:spacing w:val="12"/>
        </w:rPr>
        <w:t xml:space="preserve"> </w:t>
      </w:r>
      <w:r>
        <w:t>n.</w:t>
      </w:r>
      <w:r>
        <w:rPr>
          <w:spacing w:val="11"/>
        </w:rPr>
        <w:t xml:space="preserve"> </w:t>
      </w:r>
      <w:r>
        <w:t>4,</w:t>
      </w:r>
      <w:r>
        <w:rPr>
          <w:spacing w:val="13"/>
        </w:rPr>
        <w:t xml:space="preserve"> </w:t>
      </w:r>
      <w:r>
        <w:t>p.</w:t>
      </w:r>
      <w:r>
        <w:rPr>
          <w:spacing w:val="12"/>
        </w:rPr>
        <w:t xml:space="preserve"> </w:t>
      </w:r>
      <w:r>
        <w:t>139–155,</w:t>
      </w:r>
      <w:r>
        <w:rPr>
          <w:spacing w:val="11"/>
        </w:rPr>
        <w:t xml:space="preserve"> </w:t>
      </w:r>
      <w:r>
        <w:t>2024.</w:t>
      </w:r>
      <w:r>
        <w:rPr>
          <w:spacing w:val="41"/>
        </w:rPr>
        <w:t xml:space="preserve"> </w:t>
      </w:r>
      <w:r>
        <w:t>Citado</w:t>
      </w:r>
      <w:r>
        <w:rPr>
          <w:spacing w:val="13"/>
        </w:rPr>
        <w:t xml:space="preserve"> </w:t>
      </w:r>
      <w:r>
        <w:t>8</w:t>
      </w:r>
      <w:r>
        <w:rPr>
          <w:spacing w:val="11"/>
        </w:rPr>
        <w:t xml:space="preserve"> </w:t>
      </w:r>
      <w:r>
        <w:t>vezes</w:t>
      </w:r>
      <w:r>
        <w:rPr>
          <w:spacing w:val="12"/>
        </w:rPr>
        <w:t xml:space="preserve"> </w:t>
      </w:r>
      <w:r>
        <w:t>nas</w:t>
      </w:r>
      <w:r>
        <w:rPr>
          <w:spacing w:val="11"/>
        </w:rPr>
        <w:t xml:space="preserve"> </w:t>
      </w:r>
      <w:r>
        <w:rPr>
          <w:spacing w:val="-2"/>
        </w:rPr>
        <w:t>páginas</w:t>
      </w:r>
    </w:p>
    <w:p w14:paraId="3566BE20" w14:textId="77777777" w:rsidR="006131AD" w:rsidRDefault="00000000">
      <w:pPr>
        <w:pStyle w:val="Corpodetexto"/>
        <w:spacing w:before="1"/>
        <w:ind w:left="140"/>
      </w:pPr>
      <w:hyperlink w:anchor="_bookmark33" w:history="1">
        <w:r>
          <w:rPr>
            <w:w w:val="105"/>
          </w:rPr>
          <w:t>23</w:t>
        </w:r>
      </w:hyperlink>
      <w:r>
        <w:rPr>
          <w:w w:val="105"/>
        </w:rPr>
        <w:t>,</w:t>
      </w:r>
      <w:r>
        <w:rPr>
          <w:spacing w:val="-7"/>
          <w:w w:val="105"/>
        </w:rPr>
        <w:t xml:space="preserve"> </w:t>
      </w:r>
      <w:hyperlink w:anchor="_bookmark37" w:history="1">
        <w:r>
          <w:rPr>
            <w:w w:val="105"/>
          </w:rPr>
          <w:t>24</w:t>
        </w:r>
      </w:hyperlink>
      <w:r>
        <w:rPr>
          <w:w w:val="105"/>
        </w:rPr>
        <w:t>,</w:t>
      </w:r>
      <w:r>
        <w:rPr>
          <w:spacing w:val="-7"/>
          <w:w w:val="105"/>
        </w:rPr>
        <w:t xml:space="preserve"> </w:t>
      </w:r>
      <w:hyperlink w:anchor="_bookmark39" w:history="1">
        <w:r>
          <w:rPr>
            <w:w w:val="105"/>
          </w:rPr>
          <w:t>25</w:t>
        </w:r>
      </w:hyperlink>
      <w:r>
        <w:rPr>
          <w:w w:val="105"/>
        </w:rPr>
        <w:t>,</w:t>
      </w:r>
      <w:r>
        <w:rPr>
          <w:spacing w:val="-6"/>
          <w:w w:val="105"/>
        </w:rPr>
        <w:t xml:space="preserve"> </w:t>
      </w:r>
      <w:hyperlink w:anchor="_bookmark43" w:history="1">
        <w:r>
          <w:rPr>
            <w:w w:val="105"/>
          </w:rPr>
          <w:t>27</w:t>
        </w:r>
      </w:hyperlink>
      <w:r>
        <w:rPr>
          <w:w w:val="105"/>
        </w:rPr>
        <w:t>,</w:t>
      </w:r>
      <w:r>
        <w:rPr>
          <w:spacing w:val="-7"/>
          <w:w w:val="105"/>
        </w:rPr>
        <w:t xml:space="preserve"> </w:t>
      </w:r>
      <w:hyperlink w:anchor="_bookmark45" w:history="1">
        <w:r>
          <w:rPr>
            <w:w w:val="105"/>
          </w:rPr>
          <w:t>28</w:t>
        </w:r>
      </w:hyperlink>
      <w:r>
        <w:rPr>
          <w:w w:val="105"/>
        </w:rPr>
        <w:t>,</w:t>
      </w:r>
      <w:r>
        <w:rPr>
          <w:spacing w:val="-6"/>
          <w:w w:val="105"/>
        </w:rPr>
        <w:t xml:space="preserve"> </w:t>
      </w:r>
      <w:hyperlink w:anchor="_bookmark46" w:history="1">
        <w:r>
          <w:rPr>
            <w:w w:val="105"/>
          </w:rPr>
          <w:t>29</w:t>
        </w:r>
      </w:hyperlink>
      <w:r>
        <w:rPr>
          <w:w w:val="105"/>
        </w:rPr>
        <w:t>,</w:t>
      </w:r>
      <w:r>
        <w:rPr>
          <w:spacing w:val="-7"/>
          <w:w w:val="105"/>
        </w:rPr>
        <w:t xml:space="preserve"> </w:t>
      </w:r>
      <w:hyperlink w:anchor="_bookmark50" w:history="1">
        <w:r>
          <w:rPr>
            <w:w w:val="105"/>
          </w:rPr>
          <w:t>31</w:t>
        </w:r>
      </w:hyperlink>
      <w:r>
        <w:rPr>
          <w:spacing w:val="-6"/>
          <w:w w:val="105"/>
        </w:rPr>
        <w:t xml:space="preserve"> </w:t>
      </w:r>
      <w:r>
        <w:rPr>
          <w:w w:val="105"/>
        </w:rPr>
        <w:t>e</w:t>
      </w:r>
      <w:r>
        <w:rPr>
          <w:spacing w:val="-7"/>
          <w:w w:val="105"/>
        </w:rPr>
        <w:t xml:space="preserve"> </w:t>
      </w:r>
      <w:hyperlink w:anchor="_bookmark51" w:history="1">
        <w:r>
          <w:rPr>
            <w:spacing w:val="-5"/>
            <w:w w:val="105"/>
          </w:rPr>
          <w:t>32</w:t>
        </w:r>
      </w:hyperlink>
      <w:r>
        <w:rPr>
          <w:spacing w:val="-5"/>
          <w:w w:val="105"/>
        </w:rPr>
        <w:t>.</w:t>
      </w:r>
    </w:p>
    <w:p w14:paraId="4198A459" w14:textId="77777777" w:rsidR="006131AD" w:rsidRDefault="00000000">
      <w:pPr>
        <w:pStyle w:val="Corpodetexto"/>
        <w:spacing w:before="229" w:line="273" w:lineRule="auto"/>
        <w:ind w:left="140"/>
      </w:pPr>
      <w:bookmarkStart w:id="243" w:name="_bookmark93"/>
      <w:bookmarkEnd w:id="243"/>
      <w:r>
        <w:rPr>
          <w:spacing w:val="-2"/>
          <w:w w:val="105"/>
        </w:rPr>
        <w:t>JIANG,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Y.;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OLMO,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J.;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ATWI,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M.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Deep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reinforcement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learning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portfolio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selection.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v.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62,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 xml:space="preserve">p. </w:t>
      </w:r>
      <w:r>
        <w:rPr>
          <w:w w:val="105"/>
        </w:rPr>
        <w:t>art. 101016, 2024.</w:t>
      </w:r>
      <w:r>
        <w:rPr>
          <w:spacing w:val="32"/>
          <w:w w:val="105"/>
        </w:rPr>
        <w:t xml:space="preserve"> </w:t>
      </w:r>
      <w:r>
        <w:rPr>
          <w:w w:val="105"/>
        </w:rPr>
        <w:t xml:space="preserve">Citado 3 vezes nas páginas </w:t>
      </w:r>
      <w:hyperlink w:anchor="_bookmark48" w:history="1">
        <w:r>
          <w:rPr>
            <w:w w:val="105"/>
          </w:rPr>
          <w:t>30</w:t>
        </w:r>
      </w:hyperlink>
      <w:r>
        <w:rPr>
          <w:w w:val="105"/>
        </w:rPr>
        <w:t xml:space="preserve">, </w:t>
      </w:r>
      <w:hyperlink w:anchor="_bookmark50" w:history="1">
        <w:r>
          <w:rPr>
            <w:w w:val="105"/>
          </w:rPr>
          <w:t>31</w:t>
        </w:r>
      </w:hyperlink>
      <w:r>
        <w:rPr>
          <w:w w:val="105"/>
        </w:rPr>
        <w:t xml:space="preserve"> e </w:t>
      </w:r>
      <w:hyperlink w:anchor="_bookmark51" w:history="1">
        <w:r>
          <w:rPr>
            <w:w w:val="105"/>
          </w:rPr>
          <w:t>32</w:t>
        </w:r>
      </w:hyperlink>
      <w:r>
        <w:rPr>
          <w:w w:val="105"/>
        </w:rPr>
        <w:t>.</w:t>
      </w:r>
    </w:p>
    <w:p w14:paraId="17E5B231" w14:textId="77777777" w:rsidR="006131AD" w:rsidRDefault="00000000">
      <w:pPr>
        <w:spacing w:before="194"/>
        <w:ind w:left="140"/>
      </w:pPr>
      <w:bookmarkStart w:id="244" w:name="_bookmark94"/>
      <w:bookmarkEnd w:id="244"/>
      <w:r>
        <w:rPr>
          <w:w w:val="105"/>
        </w:rPr>
        <w:t>KELLY,</w:t>
      </w:r>
      <w:r>
        <w:rPr>
          <w:spacing w:val="5"/>
          <w:w w:val="105"/>
        </w:rPr>
        <w:t xml:space="preserve"> </w:t>
      </w:r>
      <w:r>
        <w:rPr>
          <w:w w:val="105"/>
        </w:rPr>
        <w:t>B.</w:t>
      </w:r>
      <w:r>
        <w:rPr>
          <w:spacing w:val="6"/>
          <w:w w:val="105"/>
        </w:rPr>
        <w:t xml:space="preserve"> </w:t>
      </w:r>
      <w:r>
        <w:rPr>
          <w:w w:val="105"/>
        </w:rPr>
        <w:t>T.;</w:t>
      </w:r>
      <w:r>
        <w:rPr>
          <w:spacing w:val="5"/>
          <w:w w:val="105"/>
        </w:rPr>
        <w:t xml:space="preserve"> </w:t>
      </w:r>
      <w:r>
        <w:rPr>
          <w:w w:val="105"/>
        </w:rPr>
        <w:t>XIU,</w:t>
      </w:r>
      <w:r>
        <w:rPr>
          <w:spacing w:val="6"/>
          <w:w w:val="105"/>
        </w:rPr>
        <w:t xml:space="preserve"> </w:t>
      </w:r>
      <w:r>
        <w:rPr>
          <w:w w:val="105"/>
        </w:rPr>
        <w:t>D.</w:t>
      </w:r>
      <w:r>
        <w:rPr>
          <w:spacing w:val="5"/>
          <w:w w:val="105"/>
        </w:rPr>
        <w:t xml:space="preserve"> </w:t>
      </w:r>
      <w:r>
        <w:rPr>
          <w:b/>
          <w:w w:val="105"/>
        </w:rPr>
        <w:t>Financial</w:t>
      </w:r>
      <w:r>
        <w:rPr>
          <w:b/>
          <w:spacing w:val="6"/>
          <w:w w:val="105"/>
        </w:rPr>
        <w:t xml:space="preserve"> </w:t>
      </w:r>
      <w:r>
        <w:rPr>
          <w:b/>
          <w:w w:val="105"/>
        </w:rPr>
        <w:t>Machine</w:t>
      </w:r>
      <w:r>
        <w:rPr>
          <w:b/>
          <w:spacing w:val="5"/>
          <w:w w:val="105"/>
        </w:rPr>
        <w:t xml:space="preserve"> </w:t>
      </w:r>
      <w:r>
        <w:rPr>
          <w:b/>
          <w:w w:val="105"/>
        </w:rPr>
        <w:t>Learning</w:t>
      </w:r>
      <w:r>
        <w:rPr>
          <w:w w:val="105"/>
        </w:rPr>
        <w:t>.</w:t>
      </w:r>
      <w:r>
        <w:rPr>
          <w:spacing w:val="6"/>
          <w:w w:val="105"/>
        </w:rPr>
        <w:t xml:space="preserve"> </w:t>
      </w:r>
      <w:r>
        <w:rPr>
          <w:w w:val="105"/>
        </w:rPr>
        <w:t>[S.l.],</w:t>
      </w:r>
      <w:r>
        <w:rPr>
          <w:spacing w:val="5"/>
          <w:w w:val="105"/>
        </w:rPr>
        <w:t xml:space="preserve"> </w:t>
      </w:r>
      <w:r>
        <w:rPr>
          <w:w w:val="105"/>
        </w:rPr>
        <w:t>2023.</w:t>
      </w:r>
      <w:r>
        <w:rPr>
          <w:spacing w:val="6"/>
          <w:w w:val="105"/>
        </w:rPr>
        <w:t xml:space="preserve"> </w:t>
      </w:r>
      <w:r>
        <w:rPr>
          <w:w w:val="105"/>
        </w:rPr>
        <w:t>Disponível</w:t>
      </w:r>
      <w:r>
        <w:rPr>
          <w:spacing w:val="5"/>
          <w:w w:val="105"/>
        </w:rPr>
        <w:t xml:space="preserve"> </w:t>
      </w:r>
      <w:r>
        <w:rPr>
          <w:w w:val="105"/>
        </w:rPr>
        <w:t>em:</w:t>
      </w:r>
      <w:r>
        <w:rPr>
          <w:spacing w:val="6"/>
          <w:w w:val="105"/>
        </w:rPr>
        <w:t xml:space="preserve"> </w:t>
      </w:r>
      <w:hyperlink r:id="rId16">
        <w:r>
          <w:rPr>
            <w:spacing w:val="-2"/>
            <w:w w:val="105"/>
          </w:rPr>
          <w:t>&lt;https:</w:t>
        </w:r>
      </w:hyperlink>
    </w:p>
    <w:p w14:paraId="61F1BCB1" w14:textId="77777777" w:rsidR="006131AD" w:rsidRDefault="00000000">
      <w:pPr>
        <w:pStyle w:val="Corpodetexto"/>
        <w:spacing w:before="36" w:line="273" w:lineRule="auto"/>
        <w:ind w:left="140" w:hanging="7"/>
      </w:pPr>
      <w:hyperlink r:id="rId17">
        <w:r>
          <w:t>//bfi.uchicago.edu/wp-content/uploads/2023/07/BFI_WP_2023-100.pdf&gt;</w:t>
        </w:r>
      </w:hyperlink>
      <w:r>
        <w:t>. Acesso em: 13 de outubro de 2025.</w:t>
      </w:r>
      <w:r>
        <w:rPr>
          <w:spacing w:val="40"/>
        </w:rPr>
        <w:t xml:space="preserve"> </w:t>
      </w:r>
      <w:r>
        <w:t xml:space="preserve">Citado na página </w:t>
      </w:r>
      <w:hyperlink w:anchor="_bookmark4" w:history="1">
        <w:r>
          <w:t>10</w:t>
        </w:r>
      </w:hyperlink>
      <w:r>
        <w:t>.</w:t>
      </w:r>
    </w:p>
    <w:p w14:paraId="11E0C9AA" w14:textId="77777777" w:rsidR="006131AD" w:rsidRDefault="00000000">
      <w:pPr>
        <w:pStyle w:val="Corpodetexto"/>
        <w:spacing w:before="193" w:line="273" w:lineRule="auto"/>
        <w:ind w:left="140"/>
      </w:pPr>
      <w:bookmarkStart w:id="245" w:name="_bookmark95"/>
      <w:bookmarkEnd w:id="245"/>
      <w:r>
        <w:rPr>
          <w:w w:val="105"/>
        </w:rPr>
        <w:t>LIVIERIS,</w:t>
      </w:r>
      <w:r>
        <w:rPr>
          <w:spacing w:val="-3"/>
          <w:w w:val="105"/>
        </w:rPr>
        <w:t xml:space="preserve"> </w:t>
      </w:r>
      <w:r>
        <w:rPr>
          <w:w w:val="105"/>
        </w:rPr>
        <w:t>I.</w:t>
      </w:r>
      <w:r>
        <w:rPr>
          <w:spacing w:val="-4"/>
          <w:w w:val="105"/>
        </w:rPr>
        <w:t xml:space="preserve"> </w:t>
      </w:r>
      <w:r>
        <w:rPr>
          <w:w w:val="105"/>
        </w:rPr>
        <w:t>E.</w:t>
      </w:r>
      <w:r>
        <w:rPr>
          <w:spacing w:val="-4"/>
          <w:w w:val="105"/>
        </w:rPr>
        <w:t xml:space="preserve"> </w:t>
      </w:r>
      <w:r>
        <w:rPr>
          <w:w w:val="105"/>
        </w:rPr>
        <w:t>et</w:t>
      </w:r>
      <w:r>
        <w:rPr>
          <w:spacing w:val="-3"/>
          <w:w w:val="105"/>
        </w:rPr>
        <w:t xml:space="preserve"> </w:t>
      </w:r>
      <w:r>
        <w:rPr>
          <w:w w:val="105"/>
        </w:rPr>
        <w:t>al.</w:t>
      </w:r>
      <w:r>
        <w:rPr>
          <w:spacing w:val="-4"/>
          <w:w w:val="105"/>
        </w:rPr>
        <w:t xml:space="preserve"> </w:t>
      </w:r>
      <w:r>
        <w:rPr>
          <w:w w:val="105"/>
        </w:rPr>
        <w:t>Ensemble</w:t>
      </w:r>
      <w:r>
        <w:rPr>
          <w:spacing w:val="-3"/>
          <w:w w:val="105"/>
        </w:rPr>
        <w:t xml:space="preserve"> </w:t>
      </w:r>
      <w:r>
        <w:rPr>
          <w:w w:val="105"/>
        </w:rPr>
        <w:t>deep</w:t>
      </w:r>
      <w:r>
        <w:rPr>
          <w:spacing w:val="-4"/>
          <w:w w:val="105"/>
        </w:rPr>
        <w:t xml:space="preserve"> </w:t>
      </w:r>
      <w:r>
        <w:rPr>
          <w:w w:val="105"/>
        </w:rPr>
        <w:t>learning</w:t>
      </w:r>
      <w:r>
        <w:rPr>
          <w:spacing w:val="-3"/>
          <w:w w:val="105"/>
        </w:rPr>
        <w:t xml:space="preserve"> </w:t>
      </w:r>
      <w:r>
        <w:rPr>
          <w:w w:val="105"/>
        </w:rPr>
        <w:t>models</w:t>
      </w:r>
      <w:r>
        <w:rPr>
          <w:spacing w:val="-4"/>
          <w:w w:val="105"/>
        </w:rPr>
        <w:t xml:space="preserve"> </w:t>
      </w:r>
      <w:r>
        <w:rPr>
          <w:w w:val="105"/>
        </w:rPr>
        <w:t>for</w:t>
      </w:r>
      <w:r>
        <w:rPr>
          <w:spacing w:val="-4"/>
          <w:w w:val="105"/>
        </w:rPr>
        <w:t xml:space="preserve"> </w:t>
      </w:r>
      <w:r>
        <w:rPr>
          <w:w w:val="105"/>
        </w:rPr>
        <w:t>forecasting</w:t>
      </w:r>
      <w:r>
        <w:rPr>
          <w:spacing w:val="-4"/>
          <w:w w:val="105"/>
        </w:rPr>
        <w:t xml:space="preserve"> </w:t>
      </w:r>
      <w:r>
        <w:rPr>
          <w:w w:val="105"/>
        </w:rPr>
        <w:t>cryptocurrency</w:t>
      </w:r>
      <w:r>
        <w:rPr>
          <w:spacing w:val="-3"/>
          <w:w w:val="105"/>
        </w:rPr>
        <w:t xml:space="preserve"> </w:t>
      </w:r>
      <w:r>
        <w:rPr>
          <w:w w:val="105"/>
        </w:rPr>
        <w:t>time-series.</w:t>
      </w:r>
      <w:r>
        <w:rPr>
          <w:spacing w:val="-1"/>
          <w:w w:val="105"/>
        </w:rPr>
        <w:t xml:space="preserve"> </w:t>
      </w:r>
      <w:r>
        <w:rPr>
          <w:w w:val="105"/>
        </w:rPr>
        <w:t>v.</w:t>
      </w:r>
      <w:r>
        <w:rPr>
          <w:spacing w:val="-1"/>
          <w:w w:val="105"/>
        </w:rPr>
        <w:t xml:space="preserve"> </w:t>
      </w:r>
      <w:r>
        <w:rPr>
          <w:w w:val="105"/>
        </w:rPr>
        <w:t>13,</w:t>
      </w:r>
      <w:r>
        <w:rPr>
          <w:spacing w:val="-1"/>
          <w:w w:val="105"/>
        </w:rPr>
        <w:t xml:space="preserve"> </w:t>
      </w:r>
      <w:r>
        <w:rPr>
          <w:w w:val="105"/>
        </w:rPr>
        <w:t>n.</w:t>
      </w:r>
      <w:r>
        <w:rPr>
          <w:spacing w:val="-1"/>
          <w:w w:val="105"/>
        </w:rPr>
        <w:t xml:space="preserve"> </w:t>
      </w:r>
      <w:r>
        <w:rPr>
          <w:w w:val="105"/>
        </w:rPr>
        <w:t>5,</w:t>
      </w:r>
      <w:r>
        <w:rPr>
          <w:spacing w:val="-1"/>
          <w:w w:val="105"/>
        </w:rPr>
        <w:t xml:space="preserve"> </w:t>
      </w:r>
      <w:r>
        <w:rPr>
          <w:w w:val="105"/>
        </w:rPr>
        <w:t>p.</w:t>
      </w:r>
      <w:r>
        <w:rPr>
          <w:spacing w:val="-1"/>
          <w:w w:val="105"/>
        </w:rPr>
        <w:t xml:space="preserve"> </w:t>
      </w:r>
      <w:r>
        <w:rPr>
          <w:w w:val="105"/>
        </w:rPr>
        <w:t>art.</w:t>
      </w:r>
      <w:r>
        <w:rPr>
          <w:spacing w:val="-1"/>
          <w:w w:val="105"/>
        </w:rPr>
        <w:t xml:space="preserve"> </w:t>
      </w:r>
      <w:r>
        <w:rPr>
          <w:w w:val="105"/>
        </w:rPr>
        <w:t>121,</w:t>
      </w:r>
      <w:r>
        <w:rPr>
          <w:spacing w:val="-1"/>
          <w:w w:val="105"/>
        </w:rPr>
        <w:t xml:space="preserve"> </w:t>
      </w:r>
      <w:r>
        <w:rPr>
          <w:w w:val="105"/>
        </w:rPr>
        <w:t>2020.</w:t>
      </w:r>
      <w:r>
        <w:rPr>
          <w:spacing w:val="24"/>
          <w:w w:val="105"/>
        </w:rPr>
        <w:t xml:space="preserve"> </w:t>
      </w:r>
      <w:r>
        <w:rPr>
          <w:w w:val="105"/>
        </w:rPr>
        <w:t>Citado</w:t>
      </w:r>
      <w:r>
        <w:rPr>
          <w:spacing w:val="-1"/>
          <w:w w:val="105"/>
        </w:rPr>
        <w:t xml:space="preserve"> </w:t>
      </w:r>
      <w:r>
        <w:rPr>
          <w:w w:val="105"/>
        </w:rPr>
        <w:t>4</w:t>
      </w:r>
      <w:r>
        <w:rPr>
          <w:spacing w:val="-1"/>
          <w:w w:val="105"/>
        </w:rPr>
        <w:t xml:space="preserve"> </w:t>
      </w:r>
      <w:r>
        <w:rPr>
          <w:w w:val="105"/>
        </w:rPr>
        <w:t>vezes</w:t>
      </w:r>
      <w:r>
        <w:rPr>
          <w:spacing w:val="-1"/>
          <w:w w:val="105"/>
        </w:rPr>
        <w:t xml:space="preserve"> </w:t>
      </w:r>
      <w:r>
        <w:rPr>
          <w:w w:val="105"/>
        </w:rPr>
        <w:t>nas</w:t>
      </w:r>
      <w:r>
        <w:rPr>
          <w:spacing w:val="-1"/>
          <w:w w:val="105"/>
        </w:rPr>
        <w:t xml:space="preserve"> </w:t>
      </w:r>
      <w:r>
        <w:rPr>
          <w:w w:val="105"/>
        </w:rPr>
        <w:t>páginas</w:t>
      </w:r>
      <w:r>
        <w:rPr>
          <w:spacing w:val="-1"/>
          <w:w w:val="105"/>
        </w:rPr>
        <w:t xml:space="preserve"> </w:t>
      </w:r>
      <w:hyperlink w:anchor="_bookmark23" w:history="1">
        <w:r>
          <w:rPr>
            <w:w w:val="105"/>
          </w:rPr>
          <w:t>19</w:t>
        </w:r>
      </w:hyperlink>
      <w:r>
        <w:rPr>
          <w:w w:val="105"/>
        </w:rPr>
        <w:t>,</w:t>
      </w:r>
      <w:r>
        <w:rPr>
          <w:spacing w:val="-1"/>
          <w:w w:val="105"/>
        </w:rPr>
        <w:t xml:space="preserve"> </w:t>
      </w:r>
      <w:hyperlink w:anchor="_bookmark26" w:history="1">
        <w:r>
          <w:rPr>
            <w:w w:val="105"/>
          </w:rPr>
          <w:t>20</w:t>
        </w:r>
      </w:hyperlink>
      <w:r>
        <w:rPr>
          <w:w w:val="105"/>
        </w:rPr>
        <w:t>,</w:t>
      </w:r>
      <w:r>
        <w:rPr>
          <w:spacing w:val="-2"/>
          <w:w w:val="105"/>
        </w:rPr>
        <w:t xml:space="preserve"> </w:t>
      </w:r>
      <w:hyperlink w:anchor="_bookmark28" w:history="1">
        <w:r>
          <w:rPr>
            <w:w w:val="105"/>
          </w:rPr>
          <w:t>21</w:t>
        </w:r>
      </w:hyperlink>
      <w:r>
        <w:rPr>
          <w:spacing w:val="-1"/>
          <w:w w:val="105"/>
        </w:rPr>
        <w:t xml:space="preserve"> </w:t>
      </w:r>
      <w:r>
        <w:rPr>
          <w:w w:val="105"/>
        </w:rPr>
        <w:t>e</w:t>
      </w:r>
      <w:r>
        <w:rPr>
          <w:spacing w:val="-1"/>
          <w:w w:val="105"/>
        </w:rPr>
        <w:t xml:space="preserve"> </w:t>
      </w:r>
      <w:hyperlink w:anchor="_bookmark30" w:history="1">
        <w:r>
          <w:rPr>
            <w:w w:val="105"/>
          </w:rPr>
          <w:t>22</w:t>
        </w:r>
      </w:hyperlink>
      <w:r>
        <w:rPr>
          <w:w w:val="105"/>
        </w:rPr>
        <w:t>.</w:t>
      </w:r>
    </w:p>
    <w:p w14:paraId="77A53FCB" w14:textId="77777777" w:rsidR="006131AD" w:rsidRDefault="00000000">
      <w:pPr>
        <w:pStyle w:val="Corpodetexto"/>
        <w:spacing w:before="194" w:line="273" w:lineRule="auto"/>
        <w:ind w:left="140"/>
      </w:pPr>
      <w:bookmarkStart w:id="246" w:name="_bookmark96"/>
      <w:bookmarkEnd w:id="246"/>
      <w:r>
        <w:t>MA, Y.; HAN, R.; WANG, W. Portfolio optimization with return prediction using deep learning and</w:t>
      </w:r>
      <w:r>
        <w:rPr>
          <w:spacing w:val="8"/>
        </w:rPr>
        <w:t xml:space="preserve"> </w:t>
      </w:r>
      <w:r>
        <w:t>machine</w:t>
      </w:r>
      <w:r>
        <w:rPr>
          <w:spacing w:val="9"/>
        </w:rPr>
        <w:t xml:space="preserve"> </w:t>
      </w:r>
      <w:r>
        <w:t>learning.</w:t>
      </w:r>
      <w:r>
        <w:rPr>
          <w:spacing w:val="10"/>
        </w:rPr>
        <w:t xml:space="preserve"> </w:t>
      </w:r>
      <w:r>
        <w:t>v.</w:t>
      </w:r>
      <w:r>
        <w:rPr>
          <w:spacing w:val="9"/>
        </w:rPr>
        <w:t xml:space="preserve"> </w:t>
      </w:r>
      <w:r>
        <w:t>165,</w:t>
      </w:r>
      <w:r>
        <w:rPr>
          <w:spacing w:val="9"/>
        </w:rPr>
        <w:t xml:space="preserve"> </w:t>
      </w:r>
      <w:r>
        <w:t>p.</w:t>
      </w:r>
      <w:r>
        <w:rPr>
          <w:spacing w:val="8"/>
        </w:rPr>
        <w:t xml:space="preserve"> </w:t>
      </w:r>
      <w:r>
        <w:t>art.</w:t>
      </w:r>
      <w:r>
        <w:rPr>
          <w:spacing w:val="9"/>
        </w:rPr>
        <w:t xml:space="preserve"> </w:t>
      </w:r>
      <w:r>
        <w:t>113973,</w:t>
      </w:r>
      <w:r>
        <w:rPr>
          <w:spacing w:val="9"/>
        </w:rPr>
        <w:t xml:space="preserve"> </w:t>
      </w:r>
      <w:r>
        <w:t>2021.</w:t>
      </w:r>
      <w:r>
        <w:rPr>
          <w:spacing w:val="37"/>
        </w:rPr>
        <w:t xml:space="preserve"> </w:t>
      </w:r>
      <w:r>
        <w:t>Citado</w:t>
      </w:r>
      <w:r>
        <w:rPr>
          <w:spacing w:val="10"/>
        </w:rPr>
        <w:t xml:space="preserve"> </w:t>
      </w:r>
      <w:r>
        <w:t>5</w:t>
      </w:r>
      <w:r>
        <w:rPr>
          <w:spacing w:val="9"/>
        </w:rPr>
        <w:t xml:space="preserve"> </w:t>
      </w:r>
      <w:r>
        <w:t>vezes</w:t>
      </w:r>
      <w:r>
        <w:rPr>
          <w:spacing w:val="8"/>
        </w:rPr>
        <w:t xml:space="preserve"> </w:t>
      </w:r>
      <w:r>
        <w:t>nas</w:t>
      </w:r>
      <w:r>
        <w:rPr>
          <w:spacing w:val="9"/>
        </w:rPr>
        <w:t xml:space="preserve"> </w:t>
      </w:r>
      <w:r>
        <w:t>páginas</w:t>
      </w:r>
      <w:r>
        <w:rPr>
          <w:spacing w:val="9"/>
        </w:rPr>
        <w:t xml:space="preserve"> </w:t>
      </w:r>
      <w:hyperlink w:anchor="_bookmark41" w:history="1">
        <w:r>
          <w:t>26</w:t>
        </w:r>
      </w:hyperlink>
      <w:r>
        <w:t>,</w:t>
      </w:r>
      <w:r>
        <w:rPr>
          <w:spacing w:val="9"/>
        </w:rPr>
        <w:t xml:space="preserve"> </w:t>
      </w:r>
      <w:hyperlink w:anchor="_bookmark43" w:history="1">
        <w:r>
          <w:t>27</w:t>
        </w:r>
      </w:hyperlink>
      <w:r>
        <w:t>,</w:t>
      </w:r>
      <w:r>
        <w:rPr>
          <w:spacing w:val="9"/>
        </w:rPr>
        <w:t xml:space="preserve"> </w:t>
      </w:r>
      <w:hyperlink w:anchor="_bookmark50" w:history="1">
        <w:r>
          <w:rPr>
            <w:spacing w:val="-5"/>
          </w:rPr>
          <w:t>31</w:t>
        </w:r>
      </w:hyperlink>
      <w:r>
        <w:rPr>
          <w:spacing w:val="-5"/>
        </w:rPr>
        <w:t>,</w:t>
      </w:r>
    </w:p>
    <w:p w14:paraId="198D4210" w14:textId="77777777" w:rsidR="006131AD" w:rsidRDefault="00000000">
      <w:pPr>
        <w:pStyle w:val="Corpodetexto"/>
        <w:spacing w:before="1"/>
        <w:ind w:left="140"/>
      </w:pPr>
      <w:hyperlink w:anchor="_bookmark51" w:history="1">
        <w:r>
          <w:rPr>
            <w:w w:val="105"/>
          </w:rPr>
          <w:t>32</w:t>
        </w:r>
      </w:hyperlink>
      <w:r>
        <w:rPr>
          <w:spacing w:val="-5"/>
          <w:w w:val="105"/>
        </w:rPr>
        <w:t xml:space="preserve"> </w:t>
      </w:r>
      <w:r>
        <w:rPr>
          <w:w w:val="105"/>
        </w:rPr>
        <w:t>e</w:t>
      </w:r>
      <w:r>
        <w:rPr>
          <w:spacing w:val="-5"/>
          <w:w w:val="105"/>
        </w:rPr>
        <w:t xml:space="preserve"> </w:t>
      </w:r>
      <w:hyperlink w:anchor="_bookmark52" w:history="1">
        <w:r>
          <w:rPr>
            <w:spacing w:val="-5"/>
            <w:w w:val="105"/>
          </w:rPr>
          <w:t>33</w:t>
        </w:r>
      </w:hyperlink>
      <w:r>
        <w:rPr>
          <w:spacing w:val="-5"/>
          <w:w w:val="105"/>
        </w:rPr>
        <w:t>.</w:t>
      </w:r>
    </w:p>
    <w:p w14:paraId="5B2C2844" w14:textId="77777777" w:rsidR="006131AD" w:rsidRDefault="00000000">
      <w:pPr>
        <w:pStyle w:val="Corpodetexto"/>
        <w:spacing w:before="1" w:line="480" w:lineRule="atLeast"/>
        <w:ind w:left="140"/>
      </w:pPr>
      <w:bookmarkStart w:id="247" w:name="_bookmark98"/>
      <w:bookmarkEnd w:id="247"/>
      <w:r>
        <w:t>MARKOWITZ, H. Portfolio selection. v. 7, n. 1, p. 77–91, 1952.</w:t>
      </w:r>
      <w:r>
        <w:rPr>
          <w:spacing w:val="40"/>
        </w:rPr>
        <w:t xml:space="preserve"> </w:t>
      </w:r>
      <w:r>
        <w:t xml:space="preserve">Citado na página </w:t>
      </w:r>
      <w:hyperlink w:anchor="_bookmark33" w:history="1">
        <w:r>
          <w:t>23</w:t>
        </w:r>
      </w:hyperlink>
      <w:r>
        <w:t xml:space="preserve">. </w:t>
      </w:r>
      <w:bookmarkStart w:id="248" w:name="_bookmark97"/>
      <w:bookmarkEnd w:id="248"/>
      <w:r>
        <w:t xml:space="preserve">MITCHELL, T. M. </w:t>
      </w:r>
      <w:r>
        <w:rPr>
          <w:b/>
        </w:rPr>
        <w:t>Machine Learning</w:t>
      </w:r>
      <w:r>
        <w:t>. [S.l.]: McGraw-Hill, 1997. 432 p. ISBN 0-07-042807-7.</w:t>
      </w:r>
    </w:p>
    <w:p w14:paraId="4811AB58" w14:textId="77777777" w:rsidR="006131AD" w:rsidRDefault="00000000">
      <w:pPr>
        <w:pStyle w:val="Corpodetexto"/>
        <w:spacing w:before="38"/>
        <w:ind w:left="140"/>
      </w:pPr>
      <w:r>
        <w:rPr>
          <w:w w:val="105"/>
        </w:rPr>
        <w:t>Citado</w:t>
      </w:r>
      <w:r>
        <w:rPr>
          <w:spacing w:val="-12"/>
          <w:w w:val="105"/>
        </w:rPr>
        <w:t xml:space="preserve"> </w:t>
      </w:r>
      <w:r>
        <w:rPr>
          <w:w w:val="105"/>
        </w:rPr>
        <w:t>na</w:t>
      </w:r>
      <w:r>
        <w:rPr>
          <w:spacing w:val="-11"/>
          <w:w w:val="105"/>
        </w:rPr>
        <w:t xml:space="preserve"> </w:t>
      </w:r>
      <w:r>
        <w:rPr>
          <w:w w:val="105"/>
        </w:rPr>
        <w:t>página</w:t>
      </w:r>
      <w:r>
        <w:rPr>
          <w:spacing w:val="-11"/>
          <w:w w:val="105"/>
        </w:rPr>
        <w:t xml:space="preserve"> </w:t>
      </w:r>
      <w:hyperlink w:anchor="_bookmark1" w:history="1">
        <w:r>
          <w:rPr>
            <w:spacing w:val="-5"/>
            <w:w w:val="105"/>
          </w:rPr>
          <w:t>9</w:t>
        </w:r>
      </w:hyperlink>
      <w:r>
        <w:rPr>
          <w:spacing w:val="-5"/>
          <w:w w:val="105"/>
        </w:rPr>
        <w:t>.</w:t>
      </w:r>
    </w:p>
    <w:p w14:paraId="68E7255C" w14:textId="77777777" w:rsidR="006131AD" w:rsidRDefault="00000000">
      <w:pPr>
        <w:spacing w:before="228" w:line="273" w:lineRule="auto"/>
        <w:ind w:left="140"/>
      </w:pPr>
      <w:bookmarkStart w:id="249" w:name="_bookmark99"/>
      <w:bookmarkEnd w:id="249"/>
      <w:r>
        <w:rPr>
          <w:w w:val="105"/>
        </w:rPr>
        <w:t>MOLNAR,</w:t>
      </w:r>
      <w:r>
        <w:rPr>
          <w:spacing w:val="-10"/>
          <w:w w:val="105"/>
        </w:rPr>
        <w:t xml:space="preserve"> </w:t>
      </w:r>
      <w:r>
        <w:rPr>
          <w:w w:val="105"/>
        </w:rPr>
        <w:t>C.</w:t>
      </w:r>
      <w:r>
        <w:rPr>
          <w:spacing w:val="-10"/>
          <w:w w:val="105"/>
        </w:rPr>
        <w:t xml:space="preserve"> </w:t>
      </w:r>
      <w:r>
        <w:rPr>
          <w:b/>
          <w:w w:val="105"/>
        </w:rPr>
        <w:t>Interpretable</w:t>
      </w:r>
      <w:r>
        <w:rPr>
          <w:b/>
          <w:spacing w:val="-10"/>
          <w:w w:val="105"/>
        </w:rPr>
        <w:t xml:space="preserve"> </w:t>
      </w:r>
      <w:r>
        <w:rPr>
          <w:b/>
          <w:w w:val="105"/>
        </w:rPr>
        <w:t>Machine</w:t>
      </w:r>
      <w:r>
        <w:rPr>
          <w:b/>
          <w:spacing w:val="-10"/>
          <w:w w:val="105"/>
        </w:rPr>
        <w:t xml:space="preserve"> </w:t>
      </w:r>
      <w:r>
        <w:rPr>
          <w:b/>
          <w:w w:val="105"/>
        </w:rPr>
        <w:t>Learning:</w:t>
      </w:r>
      <w:r>
        <w:rPr>
          <w:b/>
          <w:spacing w:val="-10"/>
          <w:w w:val="105"/>
        </w:rPr>
        <w:t xml:space="preserve"> </w:t>
      </w:r>
      <w:r>
        <w:rPr>
          <w:b/>
          <w:w w:val="105"/>
        </w:rPr>
        <w:t>A</w:t>
      </w:r>
      <w:r>
        <w:rPr>
          <w:b/>
          <w:spacing w:val="-10"/>
          <w:w w:val="105"/>
        </w:rPr>
        <w:t xml:space="preserve"> </w:t>
      </w:r>
      <w:r>
        <w:rPr>
          <w:b/>
          <w:w w:val="105"/>
        </w:rPr>
        <w:t>Guide</w:t>
      </w:r>
      <w:r>
        <w:rPr>
          <w:b/>
          <w:spacing w:val="-10"/>
          <w:w w:val="105"/>
        </w:rPr>
        <w:t xml:space="preserve"> </w:t>
      </w:r>
      <w:r>
        <w:rPr>
          <w:b/>
          <w:w w:val="105"/>
        </w:rPr>
        <w:t>for</w:t>
      </w:r>
      <w:r>
        <w:rPr>
          <w:b/>
          <w:spacing w:val="-10"/>
          <w:w w:val="105"/>
        </w:rPr>
        <w:t xml:space="preserve"> </w:t>
      </w:r>
      <w:r>
        <w:rPr>
          <w:b/>
          <w:w w:val="105"/>
        </w:rPr>
        <w:t>Making</w:t>
      </w:r>
      <w:r>
        <w:rPr>
          <w:b/>
          <w:spacing w:val="-10"/>
          <w:w w:val="105"/>
        </w:rPr>
        <w:t xml:space="preserve"> </w:t>
      </w:r>
      <w:r>
        <w:rPr>
          <w:b/>
          <w:w w:val="105"/>
        </w:rPr>
        <w:t>Black</w:t>
      </w:r>
      <w:r>
        <w:rPr>
          <w:b/>
          <w:spacing w:val="-10"/>
          <w:w w:val="105"/>
        </w:rPr>
        <w:t xml:space="preserve"> </w:t>
      </w:r>
      <w:r>
        <w:rPr>
          <w:b/>
          <w:w w:val="105"/>
        </w:rPr>
        <w:t>Box</w:t>
      </w:r>
      <w:r>
        <w:rPr>
          <w:b/>
          <w:spacing w:val="-10"/>
          <w:w w:val="105"/>
        </w:rPr>
        <w:t xml:space="preserve"> </w:t>
      </w:r>
      <w:r>
        <w:rPr>
          <w:b/>
          <w:w w:val="105"/>
        </w:rPr>
        <w:t>Models Explainable</w:t>
      </w:r>
      <w:r>
        <w:rPr>
          <w:w w:val="105"/>
        </w:rPr>
        <w:t>.</w:t>
      </w:r>
      <w:r>
        <w:rPr>
          <w:spacing w:val="-10"/>
          <w:w w:val="105"/>
        </w:rPr>
        <w:t xml:space="preserve"> </w:t>
      </w:r>
      <w:r>
        <w:rPr>
          <w:w w:val="105"/>
        </w:rPr>
        <w:t>1.</w:t>
      </w:r>
      <w:r>
        <w:rPr>
          <w:spacing w:val="-10"/>
          <w:w w:val="105"/>
        </w:rPr>
        <w:t xml:space="preserve"> </w:t>
      </w:r>
      <w:r>
        <w:rPr>
          <w:w w:val="105"/>
        </w:rPr>
        <w:t>ed.</w:t>
      </w:r>
      <w:r>
        <w:rPr>
          <w:spacing w:val="-10"/>
          <w:w w:val="105"/>
        </w:rPr>
        <w:t xml:space="preserve"> </w:t>
      </w:r>
      <w:r>
        <w:rPr>
          <w:w w:val="105"/>
        </w:rPr>
        <w:t>[s.n.],</w:t>
      </w:r>
      <w:r>
        <w:rPr>
          <w:spacing w:val="-10"/>
          <w:w w:val="105"/>
        </w:rPr>
        <w:t xml:space="preserve"> </w:t>
      </w:r>
      <w:r>
        <w:rPr>
          <w:w w:val="105"/>
        </w:rPr>
        <w:t>2019.</w:t>
      </w:r>
      <w:r>
        <w:rPr>
          <w:spacing w:val="-10"/>
          <w:w w:val="105"/>
        </w:rPr>
        <w:t xml:space="preserve"> </w:t>
      </w:r>
      <w:r>
        <w:rPr>
          <w:w w:val="105"/>
        </w:rPr>
        <w:t>Disponível</w:t>
      </w:r>
      <w:r>
        <w:rPr>
          <w:spacing w:val="-10"/>
          <w:w w:val="105"/>
        </w:rPr>
        <w:t xml:space="preserve"> </w:t>
      </w:r>
      <w:r>
        <w:rPr>
          <w:w w:val="105"/>
        </w:rPr>
        <w:t>em:</w:t>
      </w:r>
      <w:r>
        <w:rPr>
          <w:spacing w:val="-10"/>
          <w:w w:val="105"/>
        </w:rPr>
        <w:t xml:space="preserve"> </w:t>
      </w:r>
      <w:hyperlink r:id="rId18">
        <w:r>
          <w:rPr>
            <w:spacing w:val="-2"/>
            <w:w w:val="105"/>
          </w:rPr>
          <w:t>&lt;https://christophm.github.io/interpretable</w:t>
        </w:r>
      </w:hyperlink>
    </w:p>
    <w:p w14:paraId="069124D3" w14:textId="77777777" w:rsidR="006131AD" w:rsidRDefault="00000000">
      <w:pPr>
        <w:pStyle w:val="Corpodetexto"/>
        <w:spacing w:before="1"/>
        <w:ind w:left="102"/>
      </w:pPr>
      <w:hyperlink r:id="rId19">
        <w:r>
          <w:rPr>
            <w:spacing w:val="10"/>
            <w:w w:val="105"/>
          </w:rPr>
          <w:t>-</w:t>
        </w:r>
        <w:r>
          <w:rPr>
            <w:w w:val="105"/>
          </w:rPr>
          <w:t>ml-book/&gt;</w:t>
        </w:r>
      </w:hyperlink>
      <w:r>
        <w:rPr>
          <w:w w:val="105"/>
        </w:rPr>
        <w:t>.</w:t>
      </w:r>
      <w:r>
        <w:rPr>
          <w:spacing w:val="-10"/>
          <w:w w:val="105"/>
        </w:rPr>
        <w:t xml:space="preserve"> </w:t>
      </w:r>
      <w:r>
        <w:rPr>
          <w:w w:val="105"/>
        </w:rPr>
        <w:t>Acesso</w:t>
      </w:r>
      <w:r>
        <w:rPr>
          <w:spacing w:val="-10"/>
          <w:w w:val="105"/>
        </w:rPr>
        <w:t xml:space="preserve"> </w:t>
      </w:r>
      <w:r>
        <w:rPr>
          <w:w w:val="105"/>
        </w:rPr>
        <w:t>em:</w:t>
      </w:r>
      <w:r>
        <w:rPr>
          <w:spacing w:val="-10"/>
          <w:w w:val="105"/>
        </w:rPr>
        <w:t xml:space="preserve"> </w:t>
      </w:r>
      <w:r>
        <w:rPr>
          <w:w w:val="105"/>
        </w:rPr>
        <w:t>19</w:t>
      </w:r>
      <w:r>
        <w:rPr>
          <w:spacing w:val="-9"/>
          <w:w w:val="105"/>
        </w:rPr>
        <w:t xml:space="preserve"> </w:t>
      </w:r>
      <w:r>
        <w:rPr>
          <w:w w:val="105"/>
        </w:rPr>
        <w:t>de</w:t>
      </w:r>
      <w:r>
        <w:rPr>
          <w:spacing w:val="-10"/>
          <w:w w:val="105"/>
        </w:rPr>
        <w:t xml:space="preserve"> </w:t>
      </w:r>
      <w:r>
        <w:rPr>
          <w:w w:val="105"/>
        </w:rPr>
        <w:t>outubro</w:t>
      </w:r>
      <w:r>
        <w:rPr>
          <w:spacing w:val="-9"/>
          <w:w w:val="105"/>
        </w:rPr>
        <w:t xml:space="preserve"> </w:t>
      </w:r>
      <w:r>
        <w:rPr>
          <w:w w:val="105"/>
        </w:rPr>
        <w:t>de</w:t>
      </w:r>
      <w:r>
        <w:rPr>
          <w:spacing w:val="-9"/>
          <w:w w:val="105"/>
        </w:rPr>
        <w:t xml:space="preserve"> </w:t>
      </w:r>
      <w:r>
        <w:rPr>
          <w:w w:val="105"/>
        </w:rPr>
        <w:t>2025.</w:t>
      </w:r>
      <w:r>
        <w:rPr>
          <w:spacing w:val="12"/>
          <w:w w:val="105"/>
        </w:rPr>
        <w:t xml:space="preserve"> </w:t>
      </w:r>
      <w:r>
        <w:rPr>
          <w:w w:val="105"/>
        </w:rPr>
        <w:t>Citado</w:t>
      </w:r>
      <w:r>
        <w:rPr>
          <w:spacing w:val="-10"/>
          <w:w w:val="105"/>
        </w:rPr>
        <w:t xml:space="preserve"> </w:t>
      </w:r>
      <w:r>
        <w:rPr>
          <w:w w:val="105"/>
        </w:rPr>
        <w:t>na</w:t>
      </w:r>
      <w:r>
        <w:rPr>
          <w:spacing w:val="-9"/>
          <w:w w:val="105"/>
        </w:rPr>
        <w:t xml:space="preserve"> </w:t>
      </w:r>
      <w:r>
        <w:rPr>
          <w:w w:val="105"/>
        </w:rPr>
        <w:t>página</w:t>
      </w:r>
      <w:r>
        <w:rPr>
          <w:spacing w:val="-9"/>
          <w:w w:val="105"/>
        </w:rPr>
        <w:t xml:space="preserve"> </w:t>
      </w:r>
      <w:hyperlink w:anchor="_bookmark4" w:history="1">
        <w:r>
          <w:rPr>
            <w:spacing w:val="-5"/>
            <w:w w:val="105"/>
          </w:rPr>
          <w:t>10</w:t>
        </w:r>
      </w:hyperlink>
      <w:r>
        <w:rPr>
          <w:spacing w:val="-5"/>
          <w:w w:val="105"/>
        </w:rPr>
        <w:t>.</w:t>
      </w:r>
    </w:p>
    <w:p w14:paraId="093E636F" w14:textId="77777777" w:rsidR="006131AD" w:rsidRDefault="00000000">
      <w:pPr>
        <w:spacing w:before="229" w:line="273" w:lineRule="auto"/>
        <w:ind w:left="140"/>
      </w:pPr>
      <w:bookmarkStart w:id="250" w:name="_bookmark100"/>
      <w:bookmarkEnd w:id="250"/>
      <w:r>
        <w:rPr>
          <w:w w:val="105"/>
        </w:rPr>
        <w:t xml:space="preserve">NARAYANAN, A. et al. </w:t>
      </w:r>
      <w:r>
        <w:rPr>
          <w:b/>
          <w:w w:val="105"/>
        </w:rPr>
        <w:t>Bitcoin and cryptocurrency technologies: a comprehensive introduction</w:t>
      </w:r>
      <w:r>
        <w:rPr>
          <w:w w:val="105"/>
        </w:rPr>
        <w:t>. [S.l.]: Princeton University Press, 2016.</w:t>
      </w:r>
      <w:r>
        <w:rPr>
          <w:spacing w:val="27"/>
          <w:w w:val="105"/>
        </w:rPr>
        <w:t xml:space="preserve"> </w:t>
      </w:r>
      <w:r>
        <w:rPr>
          <w:w w:val="105"/>
        </w:rPr>
        <w:t xml:space="preserve">Citado na página </w:t>
      </w:r>
      <w:hyperlink w:anchor="_bookmark15" w:history="1">
        <w:r>
          <w:rPr>
            <w:w w:val="105"/>
          </w:rPr>
          <w:t>14</w:t>
        </w:r>
      </w:hyperlink>
      <w:r>
        <w:rPr>
          <w:w w:val="105"/>
        </w:rPr>
        <w:t>.</w:t>
      </w:r>
    </w:p>
    <w:p w14:paraId="39795651" w14:textId="77777777" w:rsidR="006131AD" w:rsidRDefault="00000000">
      <w:pPr>
        <w:spacing w:before="194"/>
        <w:ind w:left="140"/>
      </w:pPr>
      <w:bookmarkStart w:id="251" w:name="_bookmark101"/>
      <w:bookmarkEnd w:id="251"/>
      <w:r>
        <w:t>NETO,</w:t>
      </w:r>
      <w:r>
        <w:rPr>
          <w:spacing w:val="6"/>
        </w:rPr>
        <w:t xml:space="preserve"> </w:t>
      </w:r>
      <w:r>
        <w:t>A.</w:t>
      </w:r>
      <w:r>
        <w:rPr>
          <w:spacing w:val="8"/>
        </w:rPr>
        <w:t xml:space="preserve"> </w:t>
      </w:r>
      <w:r>
        <w:t>A.</w:t>
      </w:r>
      <w:r>
        <w:rPr>
          <w:spacing w:val="7"/>
        </w:rPr>
        <w:t xml:space="preserve"> </w:t>
      </w:r>
      <w:r>
        <w:rPr>
          <w:b/>
        </w:rPr>
        <w:t>Finanças</w:t>
      </w:r>
      <w:r>
        <w:rPr>
          <w:b/>
          <w:spacing w:val="7"/>
        </w:rPr>
        <w:t xml:space="preserve"> </w:t>
      </w:r>
      <w:r>
        <w:rPr>
          <w:b/>
        </w:rPr>
        <w:t>corporativas</w:t>
      </w:r>
      <w:r>
        <w:rPr>
          <w:b/>
          <w:spacing w:val="7"/>
        </w:rPr>
        <w:t xml:space="preserve"> </w:t>
      </w:r>
      <w:r>
        <w:rPr>
          <w:b/>
        </w:rPr>
        <w:t>e</w:t>
      </w:r>
      <w:r>
        <w:rPr>
          <w:b/>
          <w:spacing w:val="8"/>
        </w:rPr>
        <w:t xml:space="preserve"> </w:t>
      </w:r>
      <w:r>
        <w:rPr>
          <w:b/>
        </w:rPr>
        <w:t>valor</w:t>
      </w:r>
      <w:r>
        <w:t>.</w:t>
      </w:r>
      <w:r>
        <w:rPr>
          <w:spacing w:val="6"/>
        </w:rPr>
        <w:t xml:space="preserve"> </w:t>
      </w:r>
      <w:r>
        <w:t>7.</w:t>
      </w:r>
      <w:r>
        <w:rPr>
          <w:spacing w:val="7"/>
        </w:rPr>
        <w:t xml:space="preserve"> </w:t>
      </w:r>
      <w:r>
        <w:t>ed.</w:t>
      </w:r>
      <w:r>
        <w:rPr>
          <w:spacing w:val="8"/>
        </w:rPr>
        <w:t xml:space="preserve"> </w:t>
      </w:r>
      <w:r>
        <w:t>[S.l.]:</w:t>
      </w:r>
      <w:r>
        <w:rPr>
          <w:spacing w:val="8"/>
        </w:rPr>
        <w:t xml:space="preserve"> </w:t>
      </w:r>
      <w:r>
        <w:t>Atlas,</w:t>
      </w:r>
      <w:r>
        <w:rPr>
          <w:spacing w:val="8"/>
        </w:rPr>
        <w:t xml:space="preserve"> </w:t>
      </w:r>
      <w:r>
        <w:t>2014.</w:t>
      </w:r>
      <w:r>
        <w:rPr>
          <w:spacing w:val="34"/>
        </w:rPr>
        <w:t xml:space="preserve"> </w:t>
      </w:r>
      <w:r>
        <w:t>Citado</w:t>
      </w:r>
      <w:r>
        <w:rPr>
          <w:spacing w:val="8"/>
        </w:rPr>
        <w:t xml:space="preserve"> </w:t>
      </w:r>
      <w:r>
        <w:t>na</w:t>
      </w:r>
      <w:r>
        <w:rPr>
          <w:spacing w:val="7"/>
        </w:rPr>
        <w:t xml:space="preserve"> </w:t>
      </w:r>
      <w:r>
        <w:t>página</w:t>
      </w:r>
      <w:r>
        <w:rPr>
          <w:spacing w:val="7"/>
        </w:rPr>
        <w:t xml:space="preserve"> </w:t>
      </w:r>
      <w:hyperlink w:anchor="_bookmark33" w:history="1">
        <w:r>
          <w:rPr>
            <w:spacing w:val="-5"/>
          </w:rPr>
          <w:t>23</w:t>
        </w:r>
      </w:hyperlink>
      <w:r>
        <w:rPr>
          <w:spacing w:val="-5"/>
        </w:rPr>
        <w:t>.</w:t>
      </w:r>
    </w:p>
    <w:p w14:paraId="7EF135B7" w14:textId="77777777" w:rsidR="006131AD" w:rsidRDefault="00000000">
      <w:pPr>
        <w:pStyle w:val="Corpodetexto"/>
        <w:spacing w:before="228" w:line="273" w:lineRule="auto"/>
        <w:ind w:left="140"/>
      </w:pPr>
      <w:bookmarkStart w:id="252" w:name="_bookmark102"/>
      <w:bookmarkEnd w:id="252"/>
      <w:r>
        <w:t>NEUGEBAUER, J. Portfolio optimization with robust stochastic dominance testing: A genetic algorithm approach. v. 333, p. 519–533, 2026.</w:t>
      </w:r>
      <w:r>
        <w:rPr>
          <w:spacing w:val="40"/>
        </w:rPr>
        <w:t xml:space="preserve"> </w:t>
      </w:r>
      <w:r>
        <w:t xml:space="preserve">Citado na página </w:t>
      </w:r>
      <w:hyperlink w:anchor="_bookmark11" w:history="1">
        <w:r>
          <w:t>12</w:t>
        </w:r>
      </w:hyperlink>
      <w:r>
        <w:t>.</w:t>
      </w:r>
    </w:p>
    <w:p w14:paraId="06A6BAF3" w14:textId="77777777" w:rsidR="006131AD" w:rsidRDefault="00000000">
      <w:pPr>
        <w:pStyle w:val="Corpodetexto"/>
        <w:spacing w:before="194" w:line="273" w:lineRule="auto"/>
        <w:ind w:left="140"/>
      </w:pPr>
      <w:bookmarkStart w:id="253" w:name="_bookmark103"/>
      <w:bookmarkEnd w:id="253"/>
      <w:r>
        <w:rPr>
          <w:w w:val="105"/>
        </w:rPr>
        <w:t>PADHI,</w:t>
      </w:r>
      <w:r>
        <w:rPr>
          <w:spacing w:val="-16"/>
          <w:w w:val="105"/>
        </w:rPr>
        <w:t xml:space="preserve"> </w:t>
      </w:r>
      <w:r>
        <w:rPr>
          <w:w w:val="105"/>
        </w:rPr>
        <w:t>D.</w:t>
      </w:r>
      <w:r>
        <w:rPr>
          <w:spacing w:val="-16"/>
          <w:w w:val="105"/>
        </w:rPr>
        <w:t xml:space="preserve"> </w:t>
      </w:r>
      <w:r>
        <w:rPr>
          <w:w w:val="105"/>
        </w:rPr>
        <w:t>K.</w:t>
      </w:r>
      <w:r>
        <w:rPr>
          <w:spacing w:val="-16"/>
          <w:w w:val="105"/>
        </w:rPr>
        <w:t xml:space="preserve"> </w:t>
      </w:r>
      <w:r>
        <w:rPr>
          <w:w w:val="105"/>
        </w:rPr>
        <w:t>et</w:t>
      </w:r>
      <w:r>
        <w:rPr>
          <w:spacing w:val="-16"/>
          <w:w w:val="105"/>
        </w:rPr>
        <w:t xml:space="preserve"> </w:t>
      </w:r>
      <w:r>
        <w:rPr>
          <w:w w:val="105"/>
        </w:rPr>
        <w:t>al.</w:t>
      </w:r>
      <w:r>
        <w:rPr>
          <w:spacing w:val="-16"/>
          <w:w w:val="105"/>
        </w:rPr>
        <w:t xml:space="preserve"> </w:t>
      </w:r>
      <w:r>
        <w:rPr>
          <w:w w:val="105"/>
        </w:rPr>
        <w:t>An</w:t>
      </w:r>
      <w:r>
        <w:rPr>
          <w:spacing w:val="-16"/>
          <w:w w:val="105"/>
        </w:rPr>
        <w:t xml:space="preserve"> </w:t>
      </w:r>
      <w:r>
        <w:rPr>
          <w:w w:val="105"/>
        </w:rPr>
        <w:t>intelligent</w:t>
      </w:r>
      <w:r>
        <w:rPr>
          <w:spacing w:val="-16"/>
          <w:w w:val="105"/>
        </w:rPr>
        <w:t xml:space="preserve"> </w:t>
      </w:r>
      <w:r>
        <w:rPr>
          <w:w w:val="105"/>
        </w:rPr>
        <w:t>fusion</w:t>
      </w:r>
      <w:r>
        <w:rPr>
          <w:spacing w:val="-15"/>
          <w:w w:val="105"/>
        </w:rPr>
        <w:t xml:space="preserve"> </w:t>
      </w:r>
      <w:r>
        <w:rPr>
          <w:w w:val="105"/>
        </w:rPr>
        <w:t>model</w:t>
      </w:r>
      <w:r>
        <w:rPr>
          <w:spacing w:val="-16"/>
          <w:w w:val="105"/>
        </w:rPr>
        <w:t xml:space="preserve"> </w:t>
      </w:r>
      <w:r>
        <w:rPr>
          <w:w w:val="105"/>
        </w:rPr>
        <w:t>with</w:t>
      </w:r>
      <w:r>
        <w:rPr>
          <w:spacing w:val="-16"/>
          <w:w w:val="105"/>
        </w:rPr>
        <w:t xml:space="preserve"> </w:t>
      </w:r>
      <w:r>
        <w:rPr>
          <w:w w:val="105"/>
        </w:rPr>
        <w:t>portfolio</w:t>
      </w:r>
      <w:r>
        <w:rPr>
          <w:spacing w:val="-16"/>
          <w:w w:val="105"/>
        </w:rPr>
        <w:t xml:space="preserve"> </w:t>
      </w:r>
      <w:r>
        <w:rPr>
          <w:w w:val="105"/>
        </w:rPr>
        <w:t>selection</w:t>
      </w:r>
      <w:r>
        <w:rPr>
          <w:spacing w:val="-16"/>
          <w:w w:val="105"/>
        </w:rPr>
        <w:t xml:space="preserve"> </w:t>
      </w:r>
      <w:r>
        <w:rPr>
          <w:w w:val="105"/>
        </w:rPr>
        <w:t>and</w:t>
      </w:r>
      <w:r>
        <w:rPr>
          <w:spacing w:val="-16"/>
          <w:w w:val="105"/>
        </w:rPr>
        <w:t xml:space="preserve"> </w:t>
      </w:r>
      <w:r>
        <w:rPr>
          <w:w w:val="105"/>
        </w:rPr>
        <w:t>machine</w:t>
      </w:r>
      <w:r>
        <w:rPr>
          <w:spacing w:val="-16"/>
          <w:w w:val="105"/>
        </w:rPr>
        <w:t xml:space="preserve"> </w:t>
      </w:r>
      <w:r>
        <w:rPr>
          <w:w w:val="105"/>
        </w:rPr>
        <w:t>learning for</w:t>
      </w:r>
      <w:r>
        <w:rPr>
          <w:spacing w:val="-14"/>
          <w:w w:val="105"/>
        </w:rPr>
        <w:t xml:space="preserve"> </w:t>
      </w:r>
      <w:r>
        <w:rPr>
          <w:w w:val="105"/>
        </w:rPr>
        <w:t>stock</w:t>
      </w:r>
      <w:r>
        <w:rPr>
          <w:spacing w:val="-14"/>
          <w:w w:val="105"/>
        </w:rPr>
        <w:t xml:space="preserve"> </w:t>
      </w:r>
      <w:r>
        <w:rPr>
          <w:w w:val="105"/>
        </w:rPr>
        <w:t>market</w:t>
      </w:r>
      <w:r>
        <w:rPr>
          <w:spacing w:val="-13"/>
          <w:w w:val="105"/>
        </w:rPr>
        <w:t xml:space="preserve"> </w:t>
      </w:r>
      <w:r>
        <w:rPr>
          <w:w w:val="105"/>
        </w:rPr>
        <w:t>prediction.</w:t>
      </w:r>
      <w:r>
        <w:rPr>
          <w:spacing w:val="-14"/>
          <w:w w:val="105"/>
        </w:rPr>
        <w:t xml:space="preserve"> </w:t>
      </w:r>
      <w:r>
        <w:rPr>
          <w:w w:val="105"/>
        </w:rPr>
        <w:t>v.</w:t>
      </w:r>
      <w:r>
        <w:rPr>
          <w:spacing w:val="-14"/>
          <w:w w:val="105"/>
        </w:rPr>
        <w:t xml:space="preserve"> </w:t>
      </w:r>
      <w:r>
        <w:rPr>
          <w:w w:val="105"/>
        </w:rPr>
        <w:t>2022,</w:t>
      </w:r>
      <w:r>
        <w:rPr>
          <w:spacing w:val="-13"/>
          <w:w w:val="105"/>
        </w:rPr>
        <w:t xml:space="preserve"> </w:t>
      </w:r>
      <w:r>
        <w:rPr>
          <w:w w:val="105"/>
        </w:rPr>
        <w:t>p.</w:t>
      </w:r>
      <w:r>
        <w:rPr>
          <w:spacing w:val="-14"/>
          <w:w w:val="105"/>
        </w:rPr>
        <w:t xml:space="preserve"> </w:t>
      </w:r>
      <w:r>
        <w:rPr>
          <w:w w:val="105"/>
        </w:rPr>
        <w:t>art.</w:t>
      </w:r>
      <w:r>
        <w:rPr>
          <w:spacing w:val="-14"/>
          <w:w w:val="105"/>
        </w:rPr>
        <w:t xml:space="preserve"> </w:t>
      </w:r>
      <w:r>
        <w:rPr>
          <w:w w:val="105"/>
        </w:rPr>
        <w:t>7588303,</w:t>
      </w:r>
      <w:r>
        <w:rPr>
          <w:spacing w:val="-13"/>
          <w:w w:val="105"/>
        </w:rPr>
        <w:t xml:space="preserve"> </w:t>
      </w:r>
      <w:r>
        <w:rPr>
          <w:w w:val="105"/>
        </w:rPr>
        <w:t>2022.</w:t>
      </w:r>
      <w:r>
        <w:rPr>
          <w:spacing w:val="6"/>
          <w:w w:val="105"/>
        </w:rPr>
        <w:t xml:space="preserve"> </w:t>
      </w:r>
      <w:r>
        <w:rPr>
          <w:w w:val="105"/>
        </w:rPr>
        <w:t>Citado</w:t>
      </w:r>
      <w:r>
        <w:rPr>
          <w:spacing w:val="-14"/>
          <w:w w:val="105"/>
        </w:rPr>
        <w:t xml:space="preserve"> </w:t>
      </w:r>
      <w:r>
        <w:rPr>
          <w:w w:val="105"/>
        </w:rPr>
        <w:t>4</w:t>
      </w:r>
      <w:r>
        <w:rPr>
          <w:spacing w:val="-13"/>
          <w:w w:val="105"/>
        </w:rPr>
        <w:t xml:space="preserve"> </w:t>
      </w:r>
      <w:r>
        <w:rPr>
          <w:w w:val="105"/>
        </w:rPr>
        <w:t>vezes</w:t>
      </w:r>
      <w:r>
        <w:rPr>
          <w:spacing w:val="-14"/>
          <w:w w:val="105"/>
        </w:rPr>
        <w:t xml:space="preserve"> </w:t>
      </w:r>
      <w:r>
        <w:rPr>
          <w:w w:val="105"/>
        </w:rPr>
        <w:t>nas</w:t>
      </w:r>
      <w:r>
        <w:rPr>
          <w:spacing w:val="-14"/>
          <w:w w:val="105"/>
        </w:rPr>
        <w:t xml:space="preserve"> </w:t>
      </w:r>
      <w:r>
        <w:rPr>
          <w:w w:val="105"/>
        </w:rPr>
        <w:t>páginas</w:t>
      </w:r>
      <w:r>
        <w:rPr>
          <w:spacing w:val="-13"/>
          <w:w w:val="105"/>
        </w:rPr>
        <w:t xml:space="preserve"> </w:t>
      </w:r>
      <w:hyperlink w:anchor="_bookmark43" w:history="1">
        <w:r>
          <w:rPr>
            <w:spacing w:val="-5"/>
            <w:w w:val="105"/>
          </w:rPr>
          <w:t>27</w:t>
        </w:r>
      </w:hyperlink>
      <w:r>
        <w:rPr>
          <w:spacing w:val="-5"/>
          <w:w w:val="105"/>
        </w:rPr>
        <w:t>,</w:t>
      </w:r>
    </w:p>
    <w:p w14:paraId="455EAD5B" w14:textId="77777777" w:rsidR="006131AD" w:rsidRDefault="00000000">
      <w:pPr>
        <w:pStyle w:val="Corpodetexto"/>
        <w:spacing w:before="1"/>
        <w:ind w:left="140"/>
      </w:pPr>
      <w:hyperlink w:anchor="_bookmark50" w:history="1">
        <w:r>
          <w:rPr>
            <w:w w:val="105"/>
          </w:rPr>
          <w:t>31</w:t>
        </w:r>
      </w:hyperlink>
      <w:r>
        <w:rPr>
          <w:w w:val="105"/>
        </w:rPr>
        <w:t>,</w:t>
      </w:r>
      <w:r>
        <w:rPr>
          <w:spacing w:val="-6"/>
          <w:w w:val="105"/>
        </w:rPr>
        <w:t xml:space="preserve"> </w:t>
      </w:r>
      <w:hyperlink w:anchor="_bookmark51" w:history="1">
        <w:r>
          <w:rPr>
            <w:w w:val="105"/>
          </w:rPr>
          <w:t>32</w:t>
        </w:r>
      </w:hyperlink>
      <w:r>
        <w:rPr>
          <w:spacing w:val="-6"/>
          <w:w w:val="105"/>
        </w:rPr>
        <w:t xml:space="preserve"> </w:t>
      </w:r>
      <w:r>
        <w:rPr>
          <w:w w:val="105"/>
        </w:rPr>
        <w:t>e</w:t>
      </w:r>
      <w:r>
        <w:rPr>
          <w:spacing w:val="-5"/>
          <w:w w:val="105"/>
        </w:rPr>
        <w:t xml:space="preserve"> </w:t>
      </w:r>
      <w:hyperlink w:anchor="_bookmark52" w:history="1">
        <w:r>
          <w:rPr>
            <w:spacing w:val="-5"/>
            <w:w w:val="105"/>
          </w:rPr>
          <w:t>33</w:t>
        </w:r>
      </w:hyperlink>
      <w:r>
        <w:rPr>
          <w:spacing w:val="-5"/>
          <w:w w:val="105"/>
        </w:rPr>
        <w:t>.</w:t>
      </w:r>
    </w:p>
    <w:p w14:paraId="5C2D54EC" w14:textId="77777777" w:rsidR="006131AD" w:rsidRDefault="00000000">
      <w:pPr>
        <w:spacing w:before="228" w:line="273" w:lineRule="auto"/>
        <w:ind w:left="132" w:right="146" w:firstLine="7"/>
        <w:jc w:val="both"/>
      </w:pPr>
      <w:bookmarkStart w:id="254" w:name="_bookmark104"/>
      <w:bookmarkEnd w:id="254"/>
      <w:r>
        <w:t xml:space="preserve">PAIVA, F. D. </w:t>
      </w:r>
      <w:r>
        <w:rPr>
          <w:b/>
        </w:rPr>
        <w:t>Redes neurais para decisões no mercado de ações brasileiro</w:t>
      </w:r>
      <w:r>
        <w:t>. 118 p. Tese (Tese (Doutorado em Administração)) — Universidade Federal de Lavras, 2014.</w:t>
      </w:r>
      <w:r>
        <w:rPr>
          <w:spacing w:val="40"/>
        </w:rPr>
        <w:t xml:space="preserve"> </w:t>
      </w:r>
      <w:r>
        <w:t xml:space="preserve">Citado na página </w:t>
      </w:r>
      <w:hyperlink w:anchor="_bookmark1" w:history="1">
        <w:r>
          <w:t>9</w:t>
        </w:r>
      </w:hyperlink>
      <w:r>
        <w:t>.</w:t>
      </w:r>
    </w:p>
    <w:p w14:paraId="521FCBE8" w14:textId="77777777" w:rsidR="006131AD" w:rsidRDefault="00000000">
      <w:pPr>
        <w:pStyle w:val="Corpodetexto"/>
        <w:spacing w:before="194" w:line="273" w:lineRule="auto"/>
        <w:ind w:left="140" w:right="114"/>
        <w:jc w:val="both"/>
      </w:pPr>
      <w:bookmarkStart w:id="255" w:name="_bookmark105"/>
      <w:bookmarkEnd w:id="255"/>
      <w:r>
        <w:rPr>
          <w:w w:val="105"/>
        </w:rPr>
        <w:t>PAIVA, F. D. et al. Decision-making for financial trading: A fusion approach of machine learning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portfolio</w:t>
      </w:r>
      <w:r>
        <w:rPr>
          <w:spacing w:val="-8"/>
          <w:w w:val="105"/>
        </w:rPr>
        <w:t xml:space="preserve"> </w:t>
      </w:r>
      <w:r>
        <w:rPr>
          <w:w w:val="105"/>
        </w:rPr>
        <w:t>selection.</w:t>
      </w:r>
      <w:r>
        <w:rPr>
          <w:spacing w:val="-9"/>
          <w:w w:val="105"/>
        </w:rPr>
        <w:t xml:space="preserve"> </w:t>
      </w:r>
      <w:r>
        <w:rPr>
          <w:w w:val="105"/>
        </w:rPr>
        <w:t>v.</w:t>
      </w:r>
      <w:r>
        <w:rPr>
          <w:spacing w:val="-8"/>
          <w:w w:val="105"/>
        </w:rPr>
        <w:t xml:space="preserve"> </w:t>
      </w:r>
      <w:r>
        <w:rPr>
          <w:w w:val="105"/>
        </w:rPr>
        <w:t>115,</w:t>
      </w:r>
      <w:r>
        <w:rPr>
          <w:spacing w:val="-9"/>
          <w:w w:val="105"/>
        </w:rPr>
        <w:t xml:space="preserve"> </w:t>
      </w:r>
      <w:r>
        <w:rPr>
          <w:w w:val="105"/>
        </w:rPr>
        <w:t>p.</w:t>
      </w:r>
      <w:r>
        <w:rPr>
          <w:spacing w:val="-8"/>
          <w:w w:val="105"/>
        </w:rPr>
        <w:t xml:space="preserve"> </w:t>
      </w:r>
      <w:r>
        <w:rPr>
          <w:w w:val="105"/>
        </w:rPr>
        <w:t>635–655,</w:t>
      </w:r>
      <w:r>
        <w:rPr>
          <w:spacing w:val="-9"/>
          <w:w w:val="105"/>
        </w:rPr>
        <w:t xml:space="preserve"> </w:t>
      </w:r>
      <w:r>
        <w:rPr>
          <w:w w:val="105"/>
        </w:rPr>
        <w:t>2019.</w:t>
      </w:r>
      <w:r>
        <w:rPr>
          <w:spacing w:val="14"/>
          <w:w w:val="105"/>
        </w:rPr>
        <w:t xml:space="preserve"> </w:t>
      </w:r>
      <w:r>
        <w:rPr>
          <w:w w:val="105"/>
        </w:rPr>
        <w:t>Citado</w:t>
      </w:r>
      <w:r>
        <w:rPr>
          <w:spacing w:val="-9"/>
          <w:w w:val="105"/>
        </w:rPr>
        <w:t xml:space="preserve"> </w:t>
      </w:r>
      <w:r>
        <w:rPr>
          <w:w w:val="105"/>
        </w:rPr>
        <w:t>5</w:t>
      </w:r>
      <w:r>
        <w:rPr>
          <w:spacing w:val="-8"/>
          <w:w w:val="105"/>
        </w:rPr>
        <w:t xml:space="preserve"> </w:t>
      </w:r>
      <w:r>
        <w:rPr>
          <w:w w:val="105"/>
        </w:rPr>
        <w:t>vezes</w:t>
      </w:r>
      <w:r>
        <w:rPr>
          <w:spacing w:val="-9"/>
          <w:w w:val="105"/>
        </w:rPr>
        <w:t xml:space="preserve"> </w:t>
      </w:r>
      <w:r>
        <w:rPr>
          <w:w w:val="105"/>
        </w:rPr>
        <w:t>nas</w:t>
      </w:r>
      <w:r>
        <w:rPr>
          <w:spacing w:val="-8"/>
          <w:w w:val="105"/>
        </w:rPr>
        <w:t xml:space="preserve"> </w:t>
      </w:r>
      <w:r>
        <w:rPr>
          <w:w w:val="105"/>
        </w:rPr>
        <w:t>páginas</w:t>
      </w:r>
      <w:r>
        <w:rPr>
          <w:spacing w:val="-9"/>
          <w:w w:val="105"/>
        </w:rPr>
        <w:t xml:space="preserve"> </w:t>
      </w:r>
      <w:hyperlink w:anchor="_bookmark11" w:history="1">
        <w:r>
          <w:rPr>
            <w:spacing w:val="-5"/>
            <w:w w:val="105"/>
          </w:rPr>
          <w:t>12</w:t>
        </w:r>
      </w:hyperlink>
      <w:r>
        <w:rPr>
          <w:spacing w:val="-5"/>
          <w:w w:val="105"/>
        </w:rPr>
        <w:t>,</w:t>
      </w:r>
    </w:p>
    <w:p w14:paraId="28DE6BE2" w14:textId="77777777" w:rsidR="006131AD" w:rsidRDefault="00000000">
      <w:pPr>
        <w:pStyle w:val="Corpodetexto"/>
        <w:spacing w:before="1"/>
        <w:ind w:left="133"/>
      </w:pPr>
      <w:hyperlink w:anchor="_bookmark13" w:history="1">
        <w:r>
          <w:rPr>
            <w:w w:val="105"/>
          </w:rPr>
          <w:t>13</w:t>
        </w:r>
      </w:hyperlink>
      <w:r>
        <w:rPr>
          <w:w w:val="105"/>
        </w:rPr>
        <w:t>,</w:t>
      </w:r>
      <w:r>
        <w:rPr>
          <w:spacing w:val="-6"/>
          <w:w w:val="105"/>
        </w:rPr>
        <w:t xml:space="preserve"> </w:t>
      </w:r>
      <w:hyperlink w:anchor="_bookmark33" w:history="1">
        <w:r>
          <w:rPr>
            <w:w w:val="105"/>
          </w:rPr>
          <w:t>23</w:t>
        </w:r>
      </w:hyperlink>
      <w:r>
        <w:rPr>
          <w:w w:val="105"/>
        </w:rPr>
        <w:t>,</w:t>
      </w:r>
      <w:r>
        <w:rPr>
          <w:spacing w:val="-6"/>
          <w:w w:val="105"/>
        </w:rPr>
        <w:t xml:space="preserve"> </w:t>
      </w:r>
      <w:hyperlink w:anchor="_bookmark37" w:history="1">
        <w:r>
          <w:rPr>
            <w:w w:val="105"/>
          </w:rPr>
          <w:t>24</w:t>
        </w:r>
      </w:hyperlink>
      <w:r>
        <w:rPr>
          <w:spacing w:val="-6"/>
          <w:w w:val="105"/>
        </w:rPr>
        <w:t xml:space="preserve"> </w:t>
      </w:r>
      <w:r>
        <w:rPr>
          <w:w w:val="105"/>
        </w:rPr>
        <w:t>e</w:t>
      </w:r>
      <w:r>
        <w:rPr>
          <w:spacing w:val="-6"/>
          <w:w w:val="105"/>
        </w:rPr>
        <w:t xml:space="preserve"> </w:t>
      </w:r>
      <w:hyperlink w:anchor="_bookmark43" w:history="1">
        <w:r>
          <w:rPr>
            <w:spacing w:val="-5"/>
            <w:w w:val="105"/>
          </w:rPr>
          <w:t>27</w:t>
        </w:r>
      </w:hyperlink>
      <w:r>
        <w:rPr>
          <w:spacing w:val="-5"/>
          <w:w w:val="105"/>
        </w:rPr>
        <w:t>.</w:t>
      </w:r>
    </w:p>
    <w:p w14:paraId="77DD8674" w14:textId="77777777" w:rsidR="006131AD" w:rsidRDefault="00000000">
      <w:pPr>
        <w:pStyle w:val="Corpodetexto"/>
        <w:spacing w:before="229" w:line="273" w:lineRule="auto"/>
        <w:ind w:left="140" w:right="108"/>
        <w:jc w:val="both"/>
      </w:pPr>
      <w:bookmarkStart w:id="256" w:name="_bookmark106"/>
      <w:bookmarkEnd w:id="256"/>
      <w:r>
        <w:t>PARK, S.; YANG, J.-S. Intelligent cryptocurrency trading system using integrated adaboost-</w:t>
      </w:r>
      <w:r>
        <w:rPr>
          <w:w w:val="105"/>
        </w:rPr>
        <w:t>lstm with market turbulence knowledge. v. 145, p. art. 110568, 2023.</w:t>
      </w:r>
      <w:r>
        <w:rPr>
          <w:spacing w:val="31"/>
          <w:w w:val="105"/>
        </w:rPr>
        <w:t xml:space="preserve"> </w:t>
      </w:r>
      <w:r>
        <w:rPr>
          <w:w w:val="105"/>
        </w:rPr>
        <w:t xml:space="preserve">Citado 8 vezes nas páginas </w:t>
      </w:r>
      <w:hyperlink w:anchor="_bookmark18" w:history="1">
        <w:r>
          <w:rPr>
            <w:w w:val="105"/>
          </w:rPr>
          <w:t>15</w:t>
        </w:r>
      </w:hyperlink>
      <w:r>
        <w:rPr>
          <w:w w:val="105"/>
        </w:rPr>
        <w:t xml:space="preserve">, </w:t>
      </w:r>
      <w:hyperlink w:anchor="_bookmark20" w:history="1">
        <w:r>
          <w:rPr>
            <w:w w:val="105"/>
          </w:rPr>
          <w:t>16</w:t>
        </w:r>
      </w:hyperlink>
      <w:r>
        <w:rPr>
          <w:w w:val="105"/>
        </w:rPr>
        <w:t xml:space="preserve">, </w:t>
      </w:r>
      <w:hyperlink w:anchor="_bookmark21" w:history="1">
        <w:r>
          <w:rPr>
            <w:w w:val="105"/>
          </w:rPr>
          <w:t>17</w:t>
        </w:r>
      </w:hyperlink>
      <w:r>
        <w:rPr>
          <w:w w:val="105"/>
        </w:rPr>
        <w:t xml:space="preserve">, </w:t>
      </w:r>
      <w:hyperlink w:anchor="_bookmark22" w:history="1">
        <w:r>
          <w:rPr>
            <w:w w:val="105"/>
          </w:rPr>
          <w:t>18</w:t>
        </w:r>
      </w:hyperlink>
      <w:r>
        <w:rPr>
          <w:w w:val="105"/>
        </w:rPr>
        <w:t xml:space="preserve">, </w:t>
      </w:r>
      <w:hyperlink w:anchor="_bookmark23" w:history="1">
        <w:r>
          <w:rPr>
            <w:w w:val="105"/>
          </w:rPr>
          <w:t>19</w:t>
        </w:r>
      </w:hyperlink>
      <w:r>
        <w:rPr>
          <w:w w:val="105"/>
        </w:rPr>
        <w:t xml:space="preserve">, </w:t>
      </w:r>
      <w:hyperlink w:anchor="_bookmark26" w:history="1">
        <w:r>
          <w:rPr>
            <w:w w:val="105"/>
          </w:rPr>
          <w:t>20</w:t>
        </w:r>
      </w:hyperlink>
      <w:r>
        <w:rPr>
          <w:w w:val="105"/>
        </w:rPr>
        <w:t xml:space="preserve">, </w:t>
      </w:r>
      <w:hyperlink w:anchor="_bookmark28" w:history="1">
        <w:r>
          <w:rPr>
            <w:w w:val="105"/>
          </w:rPr>
          <w:t>21</w:t>
        </w:r>
      </w:hyperlink>
      <w:r>
        <w:rPr>
          <w:w w:val="105"/>
        </w:rPr>
        <w:t xml:space="preserve"> e </w:t>
      </w:r>
      <w:hyperlink w:anchor="_bookmark30" w:history="1">
        <w:r>
          <w:rPr>
            <w:w w:val="105"/>
          </w:rPr>
          <w:t>22</w:t>
        </w:r>
      </w:hyperlink>
      <w:r>
        <w:rPr>
          <w:w w:val="105"/>
        </w:rPr>
        <w:t>.</w:t>
      </w:r>
    </w:p>
    <w:p w14:paraId="087C09AE" w14:textId="77777777" w:rsidR="006131AD" w:rsidRDefault="00000000">
      <w:pPr>
        <w:pStyle w:val="Corpodetexto"/>
        <w:spacing w:before="194" w:line="273" w:lineRule="auto"/>
        <w:ind w:left="140" w:right="145"/>
        <w:jc w:val="both"/>
      </w:pPr>
      <w:bookmarkStart w:id="257" w:name="_bookmark107"/>
      <w:bookmarkEnd w:id="257"/>
      <w:r>
        <w:t>PRADO,</w:t>
      </w:r>
      <w:r>
        <w:rPr>
          <w:spacing w:val="-3"/>
        </w:rPr>
        <w:t xml:space="preserve"> </w:t>
      </w:r>
      <w:r>
        <w:t>M.</w:t>
      </w:r>
      <w:r>
        <w:rPr>
          <w:spacing w:val="-3"/>
        </w:rPr>
        <w:t xml:space="preserve"> </w:t>
      </w:r>
      <w:r>
        <w:t>López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al.</w:t>
      </w:r>
      <w:r>
        <w:rPr>
          <w:spacing w:val="-3"/>
        </w:rPr>
        <w:t xml:space="preserve"> </w:t>
      </w:r>
      <w:r>
        <w:t>Enhancing</w:t>
      </w:r>
      <w:r>
        <w:rPr>
          <w:spacing w:val="-3"/>
        </w:rPr>
        <w:t xml:space="preserve"> </w:t>
      </w:r>
      <w:r>
        <w:t>markowitz’s</w:t>
      </w:r>
      <w:r>
        <w:rPr>
          <w:spacing w:val="-3"/>
        </w:rPr>
        <w:t xml:space="preserve"> </w:t>
      </w:r>
      <w:r>
        <w:t>portfolio</w:t>
      </w:r>
      <w:r>
        <w:rPr>
          <w:spacing w:val="-3"/>
        </w:rPr>
        <w:t xml:space="preserve"> </w:t>
      </w:r>
      <w:r>
        <w:t>selection</w:t>
      </w:r>
      <w:r>
        <w:rPr>
          <w:spacing w:val="-3"/>
        </w:rPr>
        <w:t xml:space="preserve"> </w:t>
      </w:r>
      <w:r>
        <w:t>paradigm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machine learning.</w:t>
      </w:r>
      <w:r>
        <w:rPr>
          <w:spacing w:val="21"/>
        </w:rPr>
        <w:t xml:space="preserve"> </w:t>
      </w:r>
      <w:r>
        <w:t>v.</w:t>
      </w:r>
      <w:r>
        <w:rPr>
          <w:spacing w:val="21"/>
        </w:rPr>
        <w:t xml:space="preserve"> </w:t>
      </w:r>
      <w:r>
        <w:t>346,</w:t>
      </w:r>
      <w:r>
        <w:rPr>
          <w:spacing w:val="21"/>
        </w:rPr>
        <w:t xml:space="preserve"> </w:t>
      </w:r>
      <w:r>
        <w:t>n.</w:t>
      </w:r>
      <w:r>
        <w:rPr>
          <w:spacing w:val="21"/>
        </w:rPr>
        <w:t xml:space="preserve"> </w:t>
      </w:r>
      <w:r>
        <w:t>1,</w:t>
      </w:r>
      <w:r>
        <w:rPr>
          <w:spacing w:val="21"/>
        </w:rPr>
        <w:t xml:space="preserve"> </w:t>
      </w:r>
      <w:r>
        <w:t>p.</w:t>
      </w:r>
      <w:r>
        <w:rPr>
          <w:spacing w:val="21"/>
        </w:rPr>
        <w:t xml:space="preserve"> </w:t>
      </w:r>
      <w:r>
        <w:t>319–340,</w:t>
      </w:r>
      <w:r>
        <w:rPr>
          <w:spacing w:val="21"/>
        </w:rPr>
        <w:t xml:space="preserve"> </w:t>
      </w:r>
      <w:r>
        <w:t>2025.</w:t>
      </w:r>
      <w:r>
        <w:rPr>
          <w:spacing w:val="40"/>
        </w:rPr>
        <w:t xml:space="preserve"> </w:t>
      </w:r>
      <w:r>
        <w:t>Citado</w:t>
      </w:r>
      <w:r>
        <w:rPr>
          <w:spacing w:val="21"/>
        </w:rPr>
        <w:t xml:space="preserve"> </w:t>
      </w:r>
      <w:r>
        <w:t>5</w:t>
      </w:r>
      <w:r>
        <w:rPr>
          <w:spacing w:val="21"/>
        </w:rPr>
        <w:t xml:space="preserve"> </w:t>
      </w:r>
      <w:r>
        <w:t>vezes</w:t>
      </w:r>
      <w:r>
        <w:rPr>
          <w:spacing w:val="21"/>
        </w:rPr>
        <w:t xml:space="preserve"> </w:t>
      </w:r>
      <w:r>
        <w:t>nas</w:t>
      </w:r>
      <w:r>
        <w:rPr>
          <w:spacing w:val="21"/>
        </w:rPr>
        <w:t xml:space="preserve"> </w:t>
      </w:r>
      <w:r>
        <w:t>páginas</w:t>
      </w:r>
      <w:r>
        <w:rPr>
          <w:spacing w:val="21"/>
        </w:rPr>
        <w:t xml:space="preserve"> </w:t>
      </w:r>
      <w:hyperlink w:anchor="_bookmark46" w:history="1">
        <w:r>
          <w:t>29</w:t>
        </w:r>
      </w:hyperlink>
      <w:r>
        <w:t>,</w:t>
      </w:r>
      <w:r>
        <w:rPr>
          <w:spacing w:val="21"/>
        </w:rPr>
        <w:t xml:space="preserve"> </w:t>
      </w:r>
      <w:hyperlink w:anchor="_bookmark48" w:history="1">
        <w:r>
          <w:t>30</w:t>
        </w:r>
      </w:hyperlink>
      <w:r>
        <w:t>,</w:t>
      </w:r>
      <w:r>
        <w:rPr>
          <w:spacing w:val="20"/>
        </w:rPr>
        <w:t xml:space="preserve"> </w:t>
      </w:r>
      <w:hyperlink w:anchor="_bookmark50" w:history="1">
        <w:r>
          <w:t>31</w:t>
        </w:r>
      </w:hyperlink>
      <w:r>
        <w:t>,</w:t>
      </w:r>
      <w:r>
        <w:rPr>
          <w:spacing w:val="21"/>
        </w:rPr>
        <w:t xml:space="preserve"> </w:t>
      </w:r>
      <w:hyperlink w:anchor="_bookmark51" w:history="1">
        <w:r>
          <w:t>32</w:t>
        </w:r>
      </w:hyperlink>
      <w:r>
        <w:rPr>
          <w:spacing w:val="21"/>
        </w:rPr>
        <w:t xml:space="preserve"> </w:t>
      </w:r>
      <w:r>
        <w:t>e</w:t>
      </w:r>
      <w:r>
        <w:rPr>
          <w:spacing w:val="21"/>
        </w:rPr>
        <w:t xml:space="preserve"> </w:t>
      </w:r>
      <w:hyperlink w:anchor="_bookmark52" w:history="1">
        <w:r>
          <w:t>33</w:t>
        </w:r>
      </w:hyperlink>
      <w:r>
        <w:t>.</w:t>
      </w:r>
    </w:p>
    <w:p w14:paraId="198BFD27" w14:textId="77777777" w:rsidR="006131AD" w:rsidRDefault="006131AD">
      <w:pPr>
        <w:pStyle w:val="Corpodetexto"/>
        <w:spacing w:line="273" w:lineRule="auto"/>
        <w:jc w:val="both"/>
        <w:sectPr w:rsidR="006131AD">
          <w:pgSz w:w="11910" w:h="16840"/>
          <w:pgMar w:top="1580" w:right="992" w:bottom="280" w:left="1559" w:header="1038" w:footer="0" w:gutter="0"/>
          <w:cols w:space="720"/>
        </w:sectPr>
      </w:pPr>
    </w:p>
    <w:p w14:paraId="2A7B89B3" w14:textId="77777777" w:rsidR="006131AD" w:rsidRDefault="00000000">
      <w:pPr>
        <w:spacing w:before="135" w:line="273" w:lineRule="auto"/>
        <w:ind w:left="140" w:right="102"/>
        <w:jc w:val="both"/>
      </w:pPr>
      <w:bookmarkStart w:id="258" w:name="_bookmark108"/>
      <w:bookmarkEnd w:id="258"/>
      <w:r>
        <w:rPr>
          <w:w w:val="105"/>
        </w:rPr>
        <w:lastRenderedPageBreak/>
        <w:t xml:space="preserve">RICHARDSON, R. J. </w:t>
      </w:r>
      <w:r>
        <w:rPr>
          <w:b/>
          <w:w w:val="105"/>
        </w:rPr>
        <w:t>Pesquisa social: métodos e técnicas</w:t>
      </w:r>
      <w:r>
        <w:rPr>
          <w:w w:val="105"/>
        </w:rPr>
        <w:t xml:space="preserve">. 3. ed. [S.l.]: Atlas, 1999. Citado na página </w:t>
      </w:r>
      <w:hyperlink w:anchor="_bookmark54" w:history="1">
        <w:r>
          <w:rPr>
            <w:w w:val="105"/>
          </w:rPr>
          <w:t>34</w:t>
        </w:r>
      </w:hyperlink>
      <w:r>
        <w:rPr>
          <w:w w:val="105"/>
        </w:rPr>
        <w:t>.</w:t>
      </w:r>
    </w:p>
    <w:p w14:paraId="605E6B45" w14:textId="77777777" w:rsidR="006131AD" w:rsidRDefault="00000000">
      <w:pPr>
        <w:pStyle w:val="Corpodetexto"/>
        <w:spacing w:before="194"/>
        <w:ind w:left="140"/>
      </w:pPr>
      <w:bookmarkStart w:id="259" w:name="_bookmark109"/>
      <w:bookmarkEnd w:id="259"/>
      <w:r>
        <w:t>SARKER,</w:t>
      </w:r>
      <w:r>
        <w:rPr>
          <w:spacing w:val="3"/>
        </w:rPr>
        <w:t xml:space="preserve"> </w:t>
      </w:r>
      <w:r>
        <w:t>I.</w:t>
      </w:r>
      <w:r>
        <w:rPr>
          <w:spacing w:val="3"/>
        </w:rPr>
        <w:t xml:space="preserve"> </w:t>
      </w:r>
      <w:r>
        <w:t>H.</w:t>
      </w:r>
      <w:r>
        <w:rPr>
          <w:spacing w:val="4"/>
        </w:rPr>
        <w:t xml:space="preserve"> </w:t>
      </w:r>
      <w:r>
        <w:t>Machine</w:t>
      </w:r>
      <w:r>
        <w:rPr>
          <w:spacing w:val="2"/>
        </w:rPr>
        <w:t xml:space="preserve"> </w:t>
      </w:r>
      <w:r>
        <w:t>learning:</w:t>
      </w:r>
      <w:r>
        <w:rPr>
          <w:spacing w:val="3"/>
        </w:rPr>
        <w:t xml:space="preserve"> </w:t>
      </w:r>
      <w:r>
        <w:t>Algorithms,</w:t>
      </w:r>
      <w:r>
        <w:rPr>
          <w:spacing w:val="4"/>
        </w:rPr>
        <w:t xml:space="preserve"> </w:t>
      </w:r>
      <w:r>
        <w:t>real-world</w:t>
      </w:r>
      <w:r>
        <w:rPr>
          <w:spacing w:val="4"/>
        </w:rPr>
        <w:t xml:space="preserve"> </w:t>
      </w:r>
      <w:r>
        <w:t>applications</w:t>
      </w:r>
      <w:r>
        <w:rPr>
          <w:spacing w:val="3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research</w:t>
      </w:r>
      <w:r>
        <w:rPr>
          <w:spacing w:val="3"/>
        </w:rPr>
        <w:t xml:space="preserve"> </w:t>
      </w:r>
      <w:r>
        <w:rPr>
          <w:spacing w:val="-2"/>
        </w:rPr>
        <w:t>directions.</w:t>
      </w:r>
    </w:p>
    <w:p w14:paraId="21462EB4" w14:textId="77777777" w:rsidR="006131AD" w:rsidRDefault="00000000">
      <w:pPr>
        <w:pStyle w:val="Corpodetexto"/>
        <w:spacing w:before="36"/>
        <w:ind w:left="134"/>
      </w:pPr>
      <w:r>
        <w:rPr>
          <w:w w:val="105"/>
        </w:rPr>
        <w:t>v.</w:t>
      </w:r>
      <w:r>
        <w:rPr>
          <w:spacing w:val="-11"/>
          <w:w w:val="105"/>
        </w:rPr>
        <w:t xml:space="preserve"> </w:t>
      </w:r>
      <w:r>
        <w:rPr>
          <w:w w:val="105"/>
        </w:rPr>
        <w:t>2,</w:t>
      </w:r>
      <w:r>
        <w:rPr>
          <w:spacing w:val="-10"/>
          <w:w w:val="105"/>
        </w:rPr>
        <w:t xml:space="preserve"> </w:t>
      </w:r>
      <w:r>
        <w:rPr>
          <w:w w:val="105"/>
        </w:rPr>
        <w:t>p.</w:t>
      </w:r>
      <w:r>
        <w:rPr>
          <w:spacing w:val="-10"/>
          <w:w w:val="105"/>
        </w:rPr>
        <w:t xml:space="preserve"> </w:t>
      </w:r>
      <w:r>
        <w:rPr>
          <w:w w:val="105"/>
        </w:rPr>
        <w:t>art.</w:t>
      </w:r>
      <w:r>
        <w:rPr>
          <w:spacing w:val="-10"/>
          <w:w w:val="105"/>
        </w:rPr>
        <w:t xml:space="preserve"> </w:t>
      </w:r>
      <w:r>
        <w:rPr>
          <w:w w:val="105"/>
        </w:rPr>
        <w:t>160,</w:t>
      </w:r>
      <w:r>
        <w:rPr>
          <w:spacing w:val="-10"/>
          <w:w w:val="105"/>
        </w:rPr>
        <w:t xml:space="preserve"> </w:t>
      </w:r>
      <w:r>
        <w:rPr>
          <w:w w:val="105"/>
        </w:rPr>
        <w:t>2021.</w:t>
      </w:r>
      <w:r>
        <w:rPr>
          <w:spacing w:val="11"/>
          <w:w w:val="105"/>
        </w:rPr>
        <w:t xml:space="preserve"> </w:t>
      </w:r>
      <w:r>
        <w:rPr>
          <w:w w:val="105"/>
        </w:rPr>
        <w:t>Citado</w:t>
      </w:r>
      <w:r>
        <w:rPr>
          <w:spacing w:val="-10"/>
          <w:w w:val="105"/>
        </w:rPr>
        <w:t xml:space="preserve"> </w:t>
      </w:r>
      <w:r>
        <w:rPr>
          <w:w w:val="105"/>
        </w:rPr>
        <w:t>na</w:t>
      </w:r>
      <w:r>
        <w:rPr>
          <w:spacing w:val="-10"/>
          <w:w w:val="105"/>
        </w:rPr>
        <w:t xml:space="preserve"> </w:t>
      </w:r>
      <w:r>
        <w:rPr>
          <w:w w:val="105"/>
        </w:rPr>
        <w:t>página</w:t>
      </w:r>
      <w:r>
        <w:rPr>
          <w:spacing w:val="-11"/>
          <w:w w:val="105"/>
        </w:rPr>
        <w:t xml:space="preserve"> </w:t>
      </w:r>
      <w:hyperlink w:anchor="_bookmark9" w:history="1">
        <w:r>
          <w:rPr>
            <w:spacing w:val="-5"/>
            <w:w w:val="105"/>
          </w:rPr>
          <w:t>11</w:t>
        </w:r>
      </w:hyperlink>
      <w:r>
        <w:rPr>
          <w:spacing w:val="-5"/>
          <w:w w:val="105"/>
        </w:rPr>
        <w:t>.</w:t>
      </w:r>
    </w:p>
    <w:p w14:paraId="1C7A73CD" w14:textId="77777777" w:rsidR="006131AD" w:rsidRDefault="00000000">
      <w:pPr>
        <w:spacing w:before="229" w:line="273" w:lineRule="auto"/>
        <w:ind w:left="133" w:right="146" w:firstLine="6"/>
        <w:jc w:val="both"/>
      </w:pPr>
      <w:bookmarkStart w:id="260" w:name="_bookmark110"/>
      <w:bookmarkEnd w:id="260"/>
      <w:r>
        <w:t xml:space="preserve">SCHERBINA, A. </w:t>
      </w:r>
      <w:r>
        <w:rPr>
          <w:b/>
        </w:rPr>
        <w:t>Asset Price Bubbles: A Selective Survey</w:t>
      </w:r>
      <w:r>
        <w:t>. [S.l.], 2013.</w:t>
      </w:r>
      <w:r>
        <w:rPr>
          <w:spacing w:val="40"/>
        </w:rPr>
        <w:t xml:space="preserve"> </w:t>
      </w:r>
      <w:r>
        <w:t xml:space="preserve">Citado na página </w:t>
      </w:r>
      <w:hyperlink w:anchor="_bookmark9" w:history="1">
        <w:r>
          <w:rPr>
            <w:spacing w:val="-4"/>
          </w:rPr>
          <w:t>11</w:t>
        </w:r>
      </w:hyperlink>
      <w:r>
        <w:rPr>
          <w:spacing w:val="-4"/>
        </w:rPr>
        <w:t>.</w:t>
      </w:r>
    </w:p>
    <w:p w14:paraId="20B95318" w14:textId="77777777" w:rsidR="006131AD" w:rsidRDefault="00000000">
      <w:pPr>
        <w:pStyle w:val="Corpodetexto"/>
        <w:spacing w:before="193" w:line="273" w:lineRule="auto"/>
        <w:ind w:left="140" w:right="114"/>
        <w:jc w:val="both"/>
      </w:pPr>
      <w:bookmarkStart w:id="261" w:name="_bookmark111"/>
      <w:bookmarkEnd w:id="261"/>
      <w:r>
        <w:rPr>
          <w:w w:val="105"/>
        </w:rPr>
        <w:t xml:space="preserve">SEBASTIãO, H.; GODINHO, P. Forecasting and trading cryptocurrencies with machine </w:t>
      </w:r>
      <w:r>
        <w:t>learning</w:t>
      </w:r>
      <w:r>
        <w:rPr>
          <w:spacing w:val="4"/>
        </w:rPr>
        <w:t xml:space="preserve"> </w:t>
      </w:r>
      <w:r>
        <w:t>under</w:t>
      </w:r>
      <w:r>
        <w:rPr>
          <w:spacing w:val="5"/>
        </w:rPr>
        <w:t xml:space="preserve"> </w:t>
      </w:r>
      <w:r>
        <w:t>changing</w:t>
      </w:r>
      <w:r>
        <w:rPr>
          <w:spacing w:val="5"/>
        </w:rPr>
        <w:t xml:space="preserve"> </w:t>
      </w:r>
      <w:r>
        <w:t>market</w:t>
      </w:r>
      <w:r>
        <w:rPr>
          <w:spacing w:val="5"/>
        </w:rPr>
        <w:t xml:space="preserve"> </w:t>
      </w:r>
      <w:r>
        <w:t>conditions.</w:t>
      </w:r>
      <w:r>
        <w:rPr>
          <w:spacing w:val="5"/>
        </w:rPr>
        <w:t xml:space="preserve"> </w:t>
      </w:r>
      <w:r>
        <w:t>v.</w:t>
      </w:r>
      <w:r>
        <w:rPr>
          <w:spacing w:val="5"/>
        </w:rPr>
        <w:t xml:space="preserve"> </w:t>
      </w:r>
      <w:r>
        <w:t>7,</w:t>
      </w:r>
      <w:r>
        <w:rPr>
          <w:spacing w:val="5"/>
        </w:rPr>
        <w:t xml:space="preserve"> </w:t>
      </w:r>
      <w:r>
        <w:t>n.</w:t>
      </w:r>
      <w:r>
        <w:rPr>
          <w:spacing w:val="5"/>
        </w:rPr>
        <w:t xml:space="preserve"> </w:t>
      </w:r>
      <w:r>
        <w:t>3,</w:t>
      </w:r>
      <w:r>
        <w:rPr>
          <w:spacing w:val="5"/>
        </w:rPr>
        <w:t xml:space="preserve"> </w:t>
      </w:r>
      <w:r>
        <w:t>2021.</w:t>
      </w:r>
      <w:r>
        <w:rPr>
          <w:spacing w:val="32"/>
        </w:rPr>
        <w:t xml:space="preserve"> </w:t>
      </w:r>
      <w:r>
        <w:t>Citado</w:t>
      </w:r>
      <w:r>
        <w:rPr>
          <w:spacing w:val="5"/>
        </w:rPr>
        <w:t xml:space="preserve"> </w:t>
      </w:r>
      <w:r>
        <w:t>6</w:t>
      </w:r>
      <w:r>
        <w:rPr>
          <w:spacing w:val="4"/>
        </w:rPr>
        <w:t xml:space="preserve"> </w:t>
      </w:r>
      <w:r>
        <w:t>vezes</w:t>
      </w:r>
      <w:r>
        <w:rPr>
          <w:spacing w:val="5"/>
        </w:rPr>
        <w:t xml:space="preserve"> </w:t>
      </w:r>
      <w:r>
        <w:t>nas</w:t>
      </w:r>
      <w:r>
        <w:rPr>
          <w:spacing w:val="5"/>
        </w:rPr>
        <w:t xml:space="preserve"> </w:t>
      </w:r>
      <w:r>
        <w:t>páginas</w:t>
      </w:r>
      <w:r>
        <w:rPr>
          <w:spacing w:val="5"/>
        </w:rPr>
        <w:t xml:space="preserve"> </w:t>
      </w:r>
      <w:hyperlink w:anchor="_bookmark15" w:history="1">
        <w:r>
          <w:rPr>
            <w:spacing w:val="-5"/>
          </w:rPr>
          <w:t>14</w:t>
        </w:r>
      </w:hyperlink>
      <w:r>
        <w:rPr>
          <w:spacing w:val="-5"/>
        </w:rPr>
        <w:t>,</w:t>
      </w:r>
    </w:p>
    <w:p w14:paraId="00B58E79" w14:textId="77777777" w:rsidR="006131AD" w:rsidRDefault="00000000">
      <w:pPr>
        <w:pStyle w:val="Corpodetexto"/>
        <w:spacing w:before="1"/>
        <w:ind w:left="133"/>
      </w:pPr>
      <w:hyperlink w:anchor="_bookmark18" w:history="1">
        <w:r>
          <w:rPr>
            <w:w w:val="105"/>
          </w:rPr>
          <w:t>15</w:t>
        </w:r>
      </w:hyperlink>
      <w:r>
        <w:rPr>
          <w:w w:val="105"/>
        </w:rPr>
        <w:t>,</w:t>
      </w:r>
      <w:r>
        <w:rPr>
          <w:spacing w:val="-7"/>
          <w:w w:val="105"/>
        </w:rPr>
        <w:t xml:space="preserve"> </w:t>
      </w:r>
      <w:hyperlink w:anchor="_bookmark21" w:history="1">
        <w:r>
          <w:rPr>
            <w:w w:val="105"/>
          </w:rPr>
          <w:t>17</w:t>
        </w:r>
      </w:hyperlink>
      <w:r>
        <w:rPr>
          <w:w w:val="105"/>
        </w:rPr>
        <w:t>,</w:t>
      </w:r>
      <w:r>
        <w:rPr>
          <w:spacing w:val="-6"/>
          <w:w w:val="105"/>
        </w:rPr>
        <w:t xml:space="preserve"> </w:t>
      </w:r>
      <w:hyperlink w:anchor="_bookmark22" w:history="1">
        <w:r>
          <w:rPr>
            <w:w w:val="105"/>
          </w:rPr>
          <w:t>18</w:t>
        </w:r>
      </w:hyperlink>
      <w:r>
        <w:rPr>
          <w:w w:val="105"/>
        </w:rPr>
        <w:t>,</w:t>
      </w:r>
      <w:r>
        <w:rPr>
          <w:spacing w:val="-6"/>
          <w:w w:val="105"/>
        </w:rPr>
        <w:t xml:space="preserve"> </w:t>
      </w:r>
      <w:hyperlink w:anchor="_bookmark26" w:history="1">
        <w:r>
          <w:rPr>
            <w:w w:val="105"/>
          </w:rPr>
          <w:t>20</w:t>
        </w:r>
      </w:hyperlink>
      <w:r>
        <w:rPr>
          <w:spacing w:val="-6"/>
          <w:w w:val="105"/>
        </w:rPr>
        <w:t xml:space="preserve"> </w:t>
      </w:r>
      <w:r>
        <w:rPr>
          <w:w w:val="105"/>
        </w:rPr>
        <w:t>e</w:t>
      </w:r>
      <w:r>
        <w:rPr>
          <w:spacing w:val="-6"/>
          <w:w w:val="105"/>
        </w:rPr>
        <w:t xml:space="preserve"> </w:t>
      </w:r>
      <w:hyperlink w:anchor="_bookmark30" w:history="1">
        <w:r>
          <w:rPr>
            <w:spacing w:val="-5"/>
            <w:w w:val="105"/>
          </w:rPr>
          <w:t>22</w:t>
        </w:r>
      </w:hyperlink>
      <w:r>
        <w:rPr>
          <w:spacing w:val="-5"/>
          <w:w w:val="105"/>
        </w:rPr>
        <w:t>.</w:t>
      </w:r>
    </w:p>
    <w:p w14:paraId="502767C3" w14:textId="77777777" w:rsidR="006131AD" w:rsidRDefault="00000000">
      <w:pPr>
        <w:pStyle w:val="Corpodetexto"/>
        <w:spacing w:before="229" w:line="273" w:lineRule="auto"/>
        <w:ind w:left="140" w:right="146"/>
        <w:jc w:val="both"/>
      </w:pPr>
      <w:bookmarkStart w:id="262" w:name="_bookmark112"/>
      <w:bookmarkEnd w:id="262"/>
      <w:r>
        <w:rPr>
          <w:w w:val="105"/>
        </w:rPr>
        <w:t>SUTIENE,</w:t>
      </w:r>
      <w:r>
        <w:rPr>
          <w:spacing w:val="-5"/>
          <w:w w:val="105"/>
        </w:rPr>
        <w:t xml:space="preserve"> </w:t>
      </w:r>
      <w:r>
        <w:rPr>
          <w:w w:val="105"/>
        </w:rPr>
        <w:t>K.</w:t>
      </w:r>
      <w:r>
        <w:rPr>
          <w:spacing w:val="-5"/>
          <w:w w:val="105"/>
        </w:rPr>
        <w:t xml:space="preserve"> </w:t>
      </w:r>
      <w:r>
        <w:rPr>
          <w:w w:val="105"/>
        </w:rPr>
        <w:t>et</w:t>
      </w:r>
      <w:r>
        <w:rPr>
          <w:spacing w:val="-5"/>
          <w:w w:val="105"/>
        </w:rPr>
        <w:t xml:space="preserve"> </w:t>
      </w:r>
      <w:r>
        <w:rPr>
          <w:w w:val="105"/>
        </w:rPr>
        <w:t>al.</w:t>
      </w:r>
      <w:r>
        <w:rPr>
          <w:spacing w:val="-5"/>
          <w:w w:val="105"/>
        </w:rPr>
        <w:t xml:space="preserve"> </w:t>
      </w:r>
      <w:r>
        <w:rPr>
          <w:w w:val="105"/>
        </w:rPr>
        <w:t>Enhancing</w:t>
      </w:r>
      <w:r>
        <w:rPr>
          <w:spacing w:val="-5"/>
          <w:w w:val="105"/>
        </w:rPr>
        <w:t xml:space="preserve"> </w:t>
      </w:r>
      <w:r>
        <w:rPr>
          <w:w w:val="105"/>
        </w:rPr>
        <w:t>portfolio</w:t>
      </w:r>
      <w:r>
        <w:rPr>
          <w:spacing w:val="-5"/>
          <w:w w:val="105"/>
        </w:rPr>
        <w:t xml:space="preserve"> </w:t>
      </w:r>
      <w:r>
        <w:rPr>
          <w:w w:val="105"/>
        </w:rPr>
        <w:t>management</w:t>
      </w:r>
      <w:r>
        <w:rPr>
          <w:spacing w:val="-5"/>
          <w:w w:val="105"/>
        </w:rPr>
        <w:t xml:space="preserve"> </w:t>
      </w:r>
      <w:r>
        <w:rPr>
          <w:w w:val="105"/>
        </w:rPr>
        <w:t>using</w:t>
      </w:r>
      <w:r>
        <w:rPr>
          <w:spacing w:val="-5"/>
          <w:w w:val="105"/>
        </w:rPr>
        <w:t xml:space="preserve"> </w:t>
      </w:r>
      <w:r>
        <w:rPr>
          <w:w w:val="105"/>
        </w:rPr>
        <w:t>artificial</w:t>
      </w:r>
      <w:r>
        <w:rPr>
          <w:spacing w:val="-5"/>
          <w:w w:val="105"/>
        </w:rPr>
        <w:t xml:space="preserve"> </w:t>
      </w:r>
      <w:r>
        <w:rPr>
          <w:w w:val="105"/>
        </w:rPr>
        <w:t>intelligence:</w:t>
      </w:r>
      <w:r>
        <w:rPr>
          <w:spacing w:val="-5"/>
          <w:w w:val="105"/>
        </w:rPr>
        <w:t xml:space="preserve"> </w:t>
      </w:r>
      <w:r>
        <w:rPr>
          <w:w w:val="105"/>
        </w:rPr>
        <w:t>literature review.</w:t>
      </w:r>
      <w:r>
        <w:rPr>
          <w:spacing w:val="-2"/>
          <w:w w:val="105"/>
        </w:rPr>
        <w:t xml:space="preserve"> </w:t>
      </w:r>
      <w:r>
        <w:rPr>
          <w:w w:val="105"/>
        </w:rPr>
        <w:t>v.</w:t>
      </w:r>
      <w:r>
        <w:rPr>
          <w:spacing w:val="-2"/>
          <w:w w:val="105"/>
        </w:rPr>
        <w:t xml:space="preserve"> </w:t>
      </w:r>
      <w:r>
        <w:rPr>
          <w:w w:val="105"/>
        </w:rPr>
        <w:t>7,</w:t>
      </w:r>
      <w:r>
        <w:rPr>
          <w:spacing w:val="-2"/>
          <w:w w:val="105"/>
        </w:rPr>
        <w:t xml:space="preserve"> </w:t>
      </w:r>
      <w:r>
        <w:rPr>
          <w:w w:val="105"/>
        </w:rPr>
        <w:t>p.</w:t>
      </w:r>
      <w:r>
        <w:rPr>
          <w:spacing w:val="-2"/>
          <w:w w:val="105"/>
        </w:rPr>
        <w:t xml:space="preserve"> </w:t>
      </w:r>
      <w:r>
        <w:rPr>
          <w:w w:val="105"/>
        </w:rPr>
        <w:t>art.</w:t>
      </w:r>
      <w:r>
        <w:rPr>
          <w:spacing w:val="-2"/>
          <w:w w:val="105"/>
        </w:rPr>
        <w:t xml:space="preserve"> </w:t>
      </w:r>
      <w:r>
        <w:rPr>
          <w:w w:val="105"/>
        </w:rPr>
        <w:t>1371502,</w:t>
      </w:r>
      <w:r>
        <w:rPr>
          <w:spacing w:val="-2"/>
          <w:w w:val="105"/>
        </w:rPr>
        <w:t xml:space="preserve"> </w:t>
      </w:r>
      <w:r>
        <w:rPr>
          <w:w w:val="105"/>
        </w:rPr>
        <w:t>2024.</w:t>
      </w:r>
      <w:r>
        <w:rPr>
          <w:spacing w:val="23"/>
          <w:w w:val="105"/>
        </w:rPr>
        <w:t xml:space="preserve"> </w:t>
      </w:r>
      <w:r>
        <w:rPr>
          <w:w w:val="105"/>
        </w:rPr>
        <w:t>Citado</w:t>
      </w:r>
      <w:r>
        <w:rPr>
          <w:spacing w:val="-2"/>
          <w:w w:val="105"/>
        </w:rPr>
        <w:t xml:space="preserve"> </w:t>
      </w:r>
      <w:r>
        <w:rPr>
          <w:w w:val="105"/>
        </w:rPr>
        <w:t>3</w:t>
      </w:r>
      <w:r>
        <w:rPr>
          <w:spacing w:val="-2"/>
          <w:w w:val="105"/>
        </w:rPr>
        <w:t xml:space="preserve"> </w:t>
      </w:r>
      <w:r>
        <w:rPr>
          <w:w w:val="105"/>
        </w:rPr>
        <w:t>vezes</w:t>
      </w:r>
      <w:r>
        <w:rPr>
          <w:spacing w:val="-2"/>
          <w:w w:val="105"/>
        </w:rPr>
        <w:t xml:space="preserve"> </w:t>
      </w:r>
      <w:r>
        <w:rPr>
          <w:w w:val="105"/>
        </w:rPr>
        <w:t>nas</w:t>
      </w:r>
      <w:r>
        <w:rPr>
          <w:spacing w:val="-2"/>
          <w:w w:val="105"/>
        </w:rPr>
        <w:t xml:space="preserve"> </w:t>
      </w:r>
      <w:r>
        <w:rPr>
          <w:w w:val="105"/>
        </w:rPr>
        <w:t>páginas</w:t>
      </w:r>
      <w:r>
        <w:rPr>
          <w:spacing w:val="-2"/>
          <w:w w:val="105"/>
        </w:rPr>
        <w:t xml:space="preserve"> </w:t>
      </w:r>
      <w:hyperlink w:anchor="_bookmark50" w:history="1">
        <w:r>
          <w:rPr>
            <w:w w:val="105"/>
          </w:rPr>
          <w:t>31</w:t>
        </w:r>
      </w:hyperlink>
      <w:r>
        <w:rPr>
          <w:w w:val="105"/>
        </w:rPr>
        <w:t>,</w:t>
      </w:r>
      <w:r>
        <w:rPr>
          <w:spacing w:val="-2"/>
          <w:w w:val="105"/>
        </w:rPr>
        <w:t xml:space="preserve"> </w:t>
      </w:r>
      <w:hyperlink w:anchor="_bookmark51" w:history="1">
        <w:r>
          <w:rPr>
            <w:w w:val="105"/>
          </w:rPr>
          <w:t>32</w:t>
        </w:r>
      </w:hyperlink>
      <w:r>
        <w:rPr>
          <w:spacing w:val="-2"/>
          <w:w w:val="105"/>
        </w:rPr>
        <w:t xml:space="preserve"> </w:t>
      </w:r>
      <w:r>
        <w:rPr>
          <w:w w:val="105"/>
        </w:rPr>
        <w:t>e</w:t>
      </w:r>
      <w:r>
        <w:rPr>
          <w:spacing w:val="-2"/>
          <w:w w:val="105"/>
        </w:rPr>
        <w:t xml:space="preserve"> </w:t>
      </w:r>
      <w:hyperlink w:anchor="_bookmark52" w:history="1">
        <w:r>
          <w:rPr>
            <w:w w:val="105"/>
          </w:rPr>
          <w:t>33</w:t>
        </w:r>
      </w:hyperlink>
      <w:r>
        <w:rPr>
          <w:w w:val="105"/>
        </w:rPr>
        <w:t>.</w:t>
      </w:r>
    </w:p>
    <w:p w14:paraId="12C47956" w14:textId="77777777" w:rsidR="006131AD" w:rsidRDefault="00000000">
      <w:pPr>
        <w:pStyle w:val="Corpodetexto"/>
        <w:spacing w:before="193" w:line="273" w:lineRule="auto"/>
        <w:ind w:left="140" w:right="146"/>
        <w:jc w:val="both"/>
      </w:pPr>
      <w:bookmarkStart w:id="263" w:name="_bookmark113"/>
      <w:bookmarkEnd w:id="263"/>
      <w:r>
        <w:rPr>
          <w:w w:val="105"/>
        </w:rPr>
        <w:t>UMAR, M. et al. Bitcoin: A safe haven asset and a winner amid political and economic uncertainties</w:t>
      </w:r>
      <w:r>
        <w:rPr>
          <w:spacing w:val="3"/>
          <w:w w:val="105"/>
        </w:rPr>
        <w:t xml:space="preserve"> </w:t>
      </w:r>
      <w:r>
        <w:rPr>
          <w:w w:val="105"/>
        </w:rPr>
        <w:t>in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w w:val="105"/>
        </w:rPr>
        <w:t>us?</w:t>
      </w:r>
      <w:r>
        <w:rPr>
          <w:spacing w:val="4"/>
          <w:w w:val="105"/>
        </w:rPr>
        <w:t xml:space="preserve"> </w:t>
      </w:r>
      <w:r>
        <w:rPr>
          <w:w w:val="105"/>
        </w:rPr>
        <w:t>v.</w:t>
      </w:r>
      <w:r>
        <w:rPr>
          <w:spacing w:val="3"/>
          <w:w w:val="105"/>
        </w:rPr>
        <w:t xml:space="preserve"> </w:t>
      </w:r>
      <w:r>
        <w:rPr>
          <w:w w:val="105"/>
        </w:rPr>
        <w:t>167,</w:t>
      </w:r>
      <w:r>
        <w:rPr>
          <w:spacing w:val="4"/>
          <w:w w:val="105"/>
        </w:rPr>
        <w:t xml:space="preserve"> </w:t>
      </w:r>
      <w:r>
        <w:rPr>
          <w:w w:val="105"/>
        </w:rPr>
        <w:t>p.</w:t>
      </w:r>
      <w:r>
        <w:rPr>
          <w:spacing w:val="4"/>
          <w:w w:val="105"/>
        </w:rPr>
        <w:t xml:space="preserve"> </w:t>
      </w:r>
      <w:r>
        <w:rPr>
          <w:w w:val="105"/>
        </w:rPr>
        <w:t>art.</w:t>
      </w:r>
      <w:r>
        <w:rPr>
          <w:spacing w:val="4"/>
          <w:w w:val="105"/>
        </w:rPr>
        <w:t xml:space="preserve"> </w:t>
      </w:r>
      <w:r>
        <w:rPr>
          <w:w w:val="105"/>
        </w:rPr>
        <w:t>120680,</w:t>
      </w:r>
      <w:r>
        <w:rPr>
          <w:spacing w:val="4"/>
          <w:w w:val="105"/>
        </w:rPr>
        <w:t xml:space="preserve"> </w:t>
      </w:r>
      <w:r>
        <w:rPr>
          <w:w w:val="105"/>
        </w:rPr>
        <w:t>2021.</w:t>
      </w:r>
      <w:r>
        <w:rPr>
          <w:spacing w:val="40"/>
          <w:w w:val="105"/>
        </w:rPr>
        <w:t xml:space="preserve"> </w:t>
      </w:r>
      <w:r>
        <w:rPr>
          <w:w w:val="105"/>
        </w:rPr>
        <w:t>Citado</w:t>
      </w:r>
      <w:r>
        <w:rPr>
          <w:spacing w:val="4"/>
          <w:w w:val="105"/>
        </w:rPr>
        <w:t xml:space="preserve"> </w:t>
      </w:r>
      <w:r>
        <w:rPr>
          <w:w w:val="105"/>
        </w:rPr>
        <w:t>3</w:t>
      </w:r>
      <w:r>
        <w:rPr>
          <w:spacing w:val="3"/>
          <w:w w:val="105"/>
        </w:rPr>
        <w:t xml:space="preserve"> </w:t>
      </w:r>
      <w:r>
        <w:rPr>
          <w:w w:val="105"/>
        </w:rPr>
        <w:t>vezes</w:t>
      </w:r>
      <w:r>
        <w:rPr>
          <w:spacing w:val="4"/>
          <w:w w:val="105"/>
        </w:rPr>
        <w:t xml:space="preserve"> </w:t>
      </w:r>
      <w:r>
        <w:rPr>
          <w:w w:val="105"/>
        </w:rPr>
        <w:t>nas</w:t>
      </w:r>
      <w:r>
        <w:rPr>
          <w:spacing w:val="4"/>
          <w:w w:val="105"/>
        </w:rPr>
        <w:t xml:space="preserve"> </w:t>
      </w:r>
      <w:r>
        <w:rPr>
          <w:w w:val="105"/>
        </w:rPr>
        <w:t>páginas</w:t>
      </w:r>
      <w:r>
        <w:rPr>
          <w:spacing w:val="4"/>
          <w:w w:val="105"/>
        </w:rPr>
        <w:t xml:space="preserve"> </w:t>
      </w:r>
      <w:hyperlink w:anchor="_bookmark11" w:history="1">
        <w:r>
          <w:rPr>
            <w:w w:val="105"/>
          </w:rPr>
          <w:t>12</w:t>
        </w:r>
      </w:hyperlink>
      <w:r>
        <w:rPr>
          <w:w w:val="105"/>
        </w:rPr>
        <w:t>,</w:t>
      </w:r>
      <w:r>
        <w:rPr>
          <w:spacing w:val="4"/>
          <w:w w:val="105"/>
        </w:rPr>
        <w:t xml:space="preserve"> </w:t>
      </w:r>
      <w:hyperlink w:anchor="_bookmark13" w:history="1">
        <w:r>
          <w:rPr>
            <w:spacing w:val="-5"/>
            <w:w w:val="105"/>
          </w:rPr>
          <w:t>13</w:t>
        </w:r>
      </w:hyperlink>
    </w:p>
    <w:p w14:paraId="166FA0DA" w14:textId="77777777" w:rsidR="006131AD" w:rsidRDefault="00000000">
      <w:pPr>
        <w:pStyle w:val="Corpodetexto"/>
        <w:spacing w:before="1"/>
        <w:ind w:left="140"/>
      </w:pPr>
      <w:r>
        <w:rPr>
          <w:w w:val="105"/>
        </w:rPr>
        <w:t>e</w:t>
      </w:r>
      <w:r>
        <w:rPr>
          <w:spacing w:val="-4"/>
          <w:w w:val="105"/>
        </w:rPr>
        <w:t xml:space="preserve"> </w:t>
      </w:r>
      <w:hyperlink w:anchor="_bookmark20" w:history="1">
        <w:r>
          <w:rPr>
            <w:spacing w:val="-5"/>
            <w:w w:val="105"/>
          </w:rPr>
          <w:t>16</w:t>
        </w:r>
      </w:hyperlink>
      <w:r>
        <w:rPr>
          <w:spacing w:val="-5"/>
          <w:w w:val="105"/>
        </w:rPr>
        <w:t>.</w:t>
      </w:r>
    </w:p>
    <w:p w14:paraId="537A7F0B" w14:textId="77777777" w:rsidR="006131AD" w:rsidRDefault="00000000">
      <w:pPr>
        <w:pStyle w:val="Corpodetexto"/>
        <w:spacing w:before="229" w:line="273" w:lineRule="auto"/>
        <w:ind w:left="140" w:right="102"/>
        <w:jc w:val="both"/>
      </w:pPr>
      <w:bookmarkStart w:id="264" w:name="_bookmark114"/>
      <w:bookmarkEnd w:id="264"/>
      <w:r>
        <w:t xml:space="preserve">WANG, G.-J.; MA, X.-Y.; WU, H.-Y. Are stablecoins truly diversifiers, hedges, or safe havens </w:t>
      </w:r>
      <w:r>
        <w:rPr>
          <w:w w:val="105"/>
        </w:rPr>
        <w:t xml:space="preserve">against traditional cryptocurrencies as their name suggests? v. 54, p. art. 101225, 2020. Citado 3 vezes nas páginas </w:t>
      </w:r>
      <w:hyperlink w:anchor="_bookmark15" w:history="1">
        <w:r>
          <w:rPr>
            <w:w w:val="105"/>
          </w:rPr>
          <w:t>14</w:t>
        </w:r>
      </w:hyperlink>
      <w:r>
        <w:rPr>
          <w:w w:val="105"/>
        </w:rPr>
        <w:t xml:space="preserve">, </w:t>
      </w:r>
      <w:hyperlink w:anchor="_bookmark20" w:history="1">
        <w:r>
          <w:rPr>
            <w:w w:val="105"/>
          </w:rPr>
          <w:t>16</w:t>
        </w:r>
      </w:hyperlink>
      <w:r>
        <w:rPr>
          <w:w w:val="105"/>
        </w:rPr>
        <w:t xml:space="preserve"> e </w:t>
      </w:r>
      <w:hyperlink w:anchor="_bookmark21" w:history="1">
        <w:r>
          <w:rPr>
            <w:w w:val="105"/>
          </w:rPr>
          <w:t>17</w:t>
        </w:r>
      </w:hyperlink>
      <w:r>
        <w:rPr>
          <w:w w:val="105"/>
        </w:rPr>
        <w:t>.</w:t>
      </w:r>
    </w:p>
    <w:p w14:paraId="1D68BD83" w14:textId="77777777" w:rsidR="006131AD" w:rsidRDefault="00000000">
      <w:pPr>
        <w:pStyle w:val="Corpodetexto"/>
        <w:spacing w:before="194" w:line="273" w:lineRule="auto"/>
        <w:ind w:left="140" w:right="105"/>
        <w:jc w:val="both"/>
      </w:pPr>
      <w:bookmarkStart w:id="265" w:name="_bookmark115"/>
      <w:bookmarkEnd w:id="265"/>
      <w:r>
        <w:rPr>
          <w:w w:val="105"/>
        </w:rPr>
        <w:t>WANG, W. et al. Portfolio formation with preselection using deep learning from long-term financial</w:t>
      </w:r>
      <w:r>
        <w:rPr>
          <w:spacing w:val="-15"/>
          <w:w w:val="105"/>
        </w:rPr>
        <w:t xml:space="preserve"> </w:t>
      </w:r>
      <w:r>
        <w:rPr>
          <w:w w:val="105"/>
        </w:rPr>
        <w:t>data.</w:t>
      </w:r>
      <w:r>
        <w:rPr>
          <w:spacing w:val="-15"/>
          <w:w w:val="105"/>
        </w:rPr>
        <w:t xml:space="preserve"> </w:t>
      </w:r>
      <w:r>
        <w:rPr>
          <w:w w:val="105"/>
        </w:rPr>
        <w:t>v.</w:t>
      </w:r>
      <w:r>
        <w:rPr>
          <w:spacing w:val="-15"/>
          <w:w w:val="105"/>
        </w:rPr>
        <w:t xml:space="preserve"> </w:t>
      </w:r>
      <w:r>
        <w:rPr>
          <w:w w:val="105"/>
        </w:rPr>
        <w:t>143,</w:t>
      </w:r>
      <w:r>
        <w:rPr>
          <w:spacing w:val="-16"/>
          <w:w w:val="105"/>
        </w:rPr>
        <w:t xml:space="preserve"> </w:t>
      </w:r>
      <w:r>
        <w:rPr>
          <w:w w:val="105"/>
        </w:rPr>
        <w:t>p.</w:t>
      </w:r>
      <w:r>
        <w:rPr>
          <w:spacing w:val="-16"/>
          <w:w w:val="105"/>
        </w:rPr>
        <w:t xml:space="preserve"> </w:t>
      </w:r>
      <w:r>
        <w:rPr>
          <w:w w:val="105"/>
        </w:rPr>
        <w:t>art.</w:t>
      </w:r>
      <w:r>
        <w:rPr>
          <w:spacing w:val="-16"/>
          <w:w w:val="105"/>
        </w:rPr>
        <w:t xml:space="preserve"> </w:t>
      </w:r>
      <w:r>
        <w:rPr>
          <w:w w:val="105"/>
        </w:rPr>
        <w:t>113042,</w:t>
      </w:r>
      <w:r>
        <w:rPr>
          <w:spacing w:val="-14"/>
          <w:w w:val="105"/>
        </w:rPr>
        <w:t xml:space="preserve"> </w:t>
      </w:r>
      <w:r>
        <w:rPr>
          <w:w w:val="105"/>
        </w:rPr>
        <w:t>2020.</w:t>
      </w:r>
      <w:r>
        <w:rPr>
          <w:spacing w:val="3"/>
          <w:w w:val="105"/>
        </w:rPr>
        <w:t xml:space="preserve"> </w:t>
      </w:r>
      <w:r>
        <w:rPr>
          <w:w w:val="105"/>
        </w:rPr>
        <w:t>Citado</w:t>
      </w:r>
      <w:r>
        <w:rPr>
          <w:spacing w:val="-15"/>
          <w:w w:val="105"/>
        </w:rPr>
        <w:t xml:space="preserve"> </w:t>
      </w:r>
      <w:r>
        <w:rPr>
          <w:w w:val="105"/>
        </w:rPr>
        <w:t>5</w:t>
      </w:r>
      <w:r>
        <w:rPr>
          <w:spacing w:val="-15"/>
          <w:w w:val="105"/>
        </w:rPr>
        <w:t xml:space="preserve"> </w:t>
      </w:r>
      <w:r>
        <w:rPr>
          <w:w w:val="105"/>
        </w:rPr>
        <w:t>vezes</w:t>
      </w:r>
      <w:r>
        <w:rPr>
          <w:spacing w:val="-16"/>
          <w:w w:val="105"/>
        </w:rPr>
        <w:t xml:space="preserve"> </w:t>
      </w:r>
      <w:r>
        <w:rPr>
          <w:w w:val="105"/>
        </w:rPr>
        <w:t>nas</w:t>
      </w:r>
      <w:r>
        <w:rPr>
          <w:spacing w:val="-15"/>
          <w:w w:val="105"/>
        </w:rPr>
        <w:t xml:space="preserve"> </w:t>
      </w:r>
      <w:r>
        <w:rPr>
          <w:w w:val="105"/>
        </w:rPr>
        <w:t>páginas</w:t>
      </w:r>
      <w:r>
        <w:rPr>
          <w:spacing w:val="-16"/>
          <w:w w:val="105"/>
        </w:rPr>
        <w:t xml:space="preserve"> </w:t>
      </w:r>
      <w:hyperlink w:anchor="_bookmark41" w:history="1">
        <w:r>
          <w:rPr>
            <w:w w:val="105"/>
          </w:rPr>
          <w:t>26</w:t>
        </w:r>
      </w:hyperlink>
      <w:r>
        <w:rPr>
          <w:w w:val="105"/>
        </w:rPr>
        <w:t>,</w:t>
      </w:r>
      <w:r>
        <w:rPr>
          <w:spacing w:val="-15"/>
          <w:w w:val="105"/>
        </w:rPr>
        <w:t xml:space="preserve"> </w:t>
      </w:r>
      <w:hyperlink w:anchor="_bookmark43" w:history="1">
        <w:r>
          <w:rPr>
            <w:w w:val="105"/>
          </w:rPr>
          <w:t>27</w:t>
        </w:r>
      </w:hyperlink>
      <w:r>
        <w:rPr>
          <w:w w:val="105"/>
        </w:rPr>
        <w:t>,</w:t>
      </w:r>
      <w:r>
        <w:rPr>
          <w:spacing w:val="-15"/>
          <w:w w:val="105"/>
        </w:rPr>
        <w:t xml:space="preserve"> </w:t>
      </w:r>
      <w:hyperlink w:anchor="_bookmark50" w:history="1">
        <w:r>
          <w:rPr>
            <w:w w:val="105"/>
          </w:rPr>
          <w:t>31</w:t>
        </w:r>
      </w:hyperlink>
      <w:r>
        <w:rPr>
          <w:w w:val="105"/>
        </w:rPr>
        <w:t>,</w:t>
      </w:r>
      <w:r>
        <w:rPr>
          <w:spacing w:val="-15"/>
          <w:w w:val="105"/>
        </w:rPr>
        <w:t xml:space="preserve"> </w:t>
      </w:r>
      <w:hyperlink w:anchor="_bookmark51" w:history="1">
        <w:r>
          <w:rPr>
            <w:w w:val="105"/>
          </w:rPr>
          <w:t>32</w:t>
        </w:r>
      </w:hyperlink>
      <w:r>
        <w:rPr>
          <w:spacing w:val="-16"/>
          <w:w w:val="105"/>
        </w:rPr>
        <w:t xml:space="preserve"> </w:t>
      </w:r>
      <w:r>
        <w:rPr>
          <w:w w:val="105"/>
        </w:rPr>
        <w:t>e</w:t>
      </w:r>
      <w:r>
        <w:rPr>
          <w:spacing w:val="-15"/>
          <w:w w:val="105"/>
        </w:rPr>
        <w:t xml:space="preserve"> </w:t>
      </w:r>
      <w:hyperlink w:anchor="_bookmark52" w:history="1">
        <w:r>
          <w:rPr>
            <w:spacing w:val="-5"/>
            <w:w w:val="105"/>
          </w:rPr>
          <w:t>33</w:t>
        </w:r>
      </w:hyperlink>
      <w:r>
        <w:rPr>
          <w:spacing w:val="-5"/>
          <w:w w:val="105"/>
        </w:rPr>
        <w:t>.</w:t>
      </w:r>
    </w:p>
    <w:p w14:paraId="563B0F5F" w14:textId="77777777" w:rsidR="006131AD" w:rsidRDefault="00000000">
      <w:pPr>
        <w:pStyle w:val="Corpodetexto"/>
        <w:spacing w:before="194" w:line="273" w:lineRule="auto"/>
        <w:ind w:left="140" w:right="102"/>
        <w:jc w:val="both"/>
      </w:pPr>
      <w:bookmarkStart w:id="266" w:name="_bookmark116"/>
      <w:bookmarkEnd w:id="266"/>
      <w:r>
        <w:rPr>
          <w:w w:val="105"/>
        </w:rPr>
        <w:t xml:space="preserve">WEI, M.; SERMPINIS, G.; STASINAKIS, C. Forecasting and trading bitcoin with machine </w:t>
      </w:r>
      <w:r>
        <w:rPr>
          <w:spacing w:val="-2"/>
          <w:w w:val="105"/>
        </w:rPr>
        <w:t>learning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techniques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hybrid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volatility/sentiment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leverage.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v.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42,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n.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4,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p.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852–871,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 xml:space="preserve">2023. </w:t>
      </w:r>
      <w:r>
        <w:rPr>
          <w:w w:val="105"/>
        </w:rPr>
        <w:t xml:space="preserve">Citado na página </w:t>
      </w:r>
      <w:hyperlink w:anchor="_bookmark1" w:history="1">
        <w:r>
          <w:rPr>
            <w:w w:val="105"/>
          </w:rPr>
          <w:t>9</w:t>
        </w:r>
      </w:hyperlink>
      <w:r>
        <w:rPr>
          <w:w w:val="105"/>
        </w:rPr>
        <w:t>.</w:t>
      </w:r>
    </w:p>
    <w:p w14:paraId="32C9A5F9" w14:textId="77777777" w:rsidR="006131AD" w:rsidRDefault="00000000">
      <w:pPr>
        <w:pStyle w:val="Corpodetexto"/>
        <w:spacing w:before="194" w:line="273" w:lineRule="auto"/>
        <w:ind w:left="140" w:right="139"/>
        <w:jc w:val="both"/>
      </w:pPr>
      <w:bookmarkStart w:id="267" w:name="_bookmark117"/>
      <w:bookmarkEnd w:id="267"/>
      <w:r>
        <w:rPr>
          <w:w w:val="105"/>
        </w:rPr>
        <w:t xml:space="preserve">ZOUAOUI, H.; NAAS, M.-N. Portfolio optimization based on mpt-lstm neural networks: A </w:t>
      </w:r>
      <w:r>
        <w:t>case</w:t>
      </w:r>
      <w:r>
        <w:rPr>
          <w:spacing w:val="-1"/>
        </w:rPr>
        <w:t xml:space="preserve"> </w:t>
      </w:r>
      <w:r>
        <w:t>study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cryptocurrency</w:t>
      </w:r>
      <w:r>
        <w:rPr>
          <w:spacing w:val="-1"/>
        </w:rPr>
        <w:t xml:space="preserve"> </w:t>
      </w:r>
      <w:r>
        <w:t>markets.</w:t>
      </w:r>
      <w:r>
        <w:rPr>
          <w:spacing w:val="-1"/>
        </w:rPr>
        <w:t xml:space="preserve"> </w:t>
      </w:r>
      <w:r>
        <w:t>v.</w:t>
      </w:r>
      <w:r>
        <w:rPr>
          <w:spacing w:val="-1"/>
        </w:rPr>
        <w:t xml:space="preserve"> </w:t>
      </w:r>
      <w:r>
        <w:t>7,</w:t>
      </w:r>
      <w:r>
        <w:rPr>
          <w:spacing w:val="-1"/>
        </w:rPr>
        <w:t xml:space="preserve"> </w:t>
      </w:r>
      <w:r>
        <w:t>n.</w:t>
      </w:r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p.</w:t>
      </w:r>
      <w:r>
        <w:rPr>
          <w:spacing w:val="-1"/>
        </w:rPr>
        <w:t xml:space="preserve"> </w:t>
      </w:r>
      <w:r>
        <w:t>82–98,</w:t>
      </w:r>
      <w:r>
        <w:rPr>
          <w:spacing w:val="-1"/>
        </w:rPr>
        <w:t xml:space="preserve"> </w:t>
      </w:r>
      <w:r>
        <w:t>2025. Citado</w:t>
      </w:r>
      <w:r>
        <w:rPr>
          <w:spacing w:val="-1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vezes</w:t>
      </w:r>
      <w:r>
        <w:rPr>
          <w:spacing w:val="-1"/>
        </w:rPr>
        <w:t xml:space="preserve"> </w:t>
      </w:r>
      <w:r>
        <w:t>nas</w:t>
      </w:r>
      <w:r>
        <w:rPr>
          <w:spacing w:val="-1"/>
        </w:rPr>
        <w:t xml:space="preserve"> </w:t>
      </w:r>
      <w:r>
        <w:t xml:space="preserve">páginas </w:t>
      </w:r>
      <w:hyperlink w:anchor="_bookmark43" w:history="1">
        <w:r>
          <w:rPr>
            <w:w w:val="105"/>
          </w:rPr>
          <w:t>27</w:t>
        </w:r>
      </w:hyperlink>
      <w:r>
        <w:rPr>
          <w:w w:val="105"/>
        </w:rPr>
        <w:t xml:space="preserve">, </w:t>
      </w:r>
      <w:hyperlink w:anchor="_bookmark45" w:history="1">
        <w:r>
          <w:rPr>
            <w:w w:val="105"/>
          </w:rPr>
          <w:t>28</w:t>
        </w:r>
      </w:hyperlink>
      <w:r>
        <w:rPr>
          <w:w w:val="105"/>
        </w:rPr>
        <w:t xml:space="preserve">, </w:t>
      </w:r>
      <w:hyperlink w:anchor="_bookmark46" w:history="1">
        <w:r>
          <w:rPr>
            <w:w w:val="105"/>
          </w:rPr>
          <w:t>29</w:t>
        </w:r>
      </w:hyperlink>
      <w:r>
        <w:rPr>
          <w:w w:val="105"/>
        </w:rPr>
        <w:t xml:space="preserve">, </w:t>
      </w:r>
      <w:hyperlink w:anchor="_bookmark50" w:history="1">
        <w:r>
          <w:rPr>
            <w:w w:val="105"/>
          </w:rPr>
          <w:t>31</w:t>
        </w:r>
      </w:hyperlink>
      <w:r>
        <w:rPr>
          <w:w w:val="105"/>
        </w:rPr>
        <w:t xml:space="preserve"> e </w:t>
      </w:r>
      <w:hyperlink w:anchor="_bookmark51" w:history="1">
        <w:r>
          <w:rPr>
            <w:w w:val="105"/>
          </w:rPr>
          <w:t>32</w:t>
        </w:r>
      </w:hyperlink>
      <w:r>
        <w:rPr>
          <w:w w:val="105"/>
        </w:rPr>
        <w:t>.</w:t>
      </w:r>
    </w:p>
    <w:p w14:paraId="7CF121F6" w14:textId="77777777" w:rsidR="006131AD" w:rsidRDefault="00000000">
      <w:pPr>
        <w:pStyle w:val="Corpodetexto"/>
        <w:spacing w:before="144" w:line="273" w:lineRule="auto"/>
        <w:ind w:left="131" w:right="146" w:firstLine="8"/>
        <w:jc w:val="both"/>
      </w:pPr>
      <w:bookmarkStart w:id="268" w:name="_bookmark118"/>
      <w:bookmarkEnd w:id="268"/>
      <w:r>
        <w:rPr>
          <w:spacing w:val="-116"/>
        </w:rPr>
        <w:t>S</w:t>
      </w:r>
      <w:r>
        <w:rPr>
          <w:position w:val="5"/>
        </w:rPr>
        <w:t>´</w:t>
      </w:r>
      <w:r>
        <w:rPr>
          <w:spacing w:val="42"/>
          <w:position w:val="5"/>
        </w:rPr>
        <w:t xml:space="preserve"> </w:t>
      </w:r>
      <w:r>
        <w:t>LUSARCZYK,</w:t>
      </w:r>
      <w:r>
        <w:rPr>
          <w:spacing w:val="-15"/>
        </w:rPr>
        <w:t xml:space="preserve"> </w:t>
      </w:r>
      <w:r>
        <w:t>D.;</w:t>
      </w:r>
      <w:r>
        <w:rPr>
          <w:spacing w:val="-15"/>
        </w:rPr>
        <w:t xml:space="preserve"> </w:t>
      </w:r>
      <w:r>
        <w:rPr>
          <w:spacing w:val="-116"/>
        </w:rPr>
        <w:t>S</w:t>
      </w:r>
      <w:r>
        <w:rPr>
          <w:position w:val="5"/>
        </w:rPr>
        <w:t>´</w:t>
      </w:r>
      <w:r>
        <w:rPr>
          <w:spacing w:val="43"/>
          <w:position w:val="5"/>
        </w:rPr>
        <w:t xml:space="preserve"> </w:t>
      </w:r>
      <w:r>
        <w:t>LEPACZUK,</w:t>
      </w:r>
      <w:r>
        <w:rPr>
          <w:spacing w:val="33"/>
        </w:rPr>
        <w:t xml:space="preserve"> </w:t>
      </w:r>
      <w:r>
        <w:t xml:space="preserve">R. Optimal markowitz portfolio using returns forecasted </w:t>
      </w:r>
      <w:r>
        <w:rPr>
          <w:w w:val="105"/>
        </w:rPr>
        <w:t>with</w:t>
      </w:r>
      <w:r>
        <w:rPr>
          <w:spacing w:val="-12"/>
          <w:w w:val="105"/>
        </w:rPr>
        <w:t xml:space="preserve"> </w:t>
      </w:r>
      <w:r>
        <w:rPr>
          <w:w w:val="105"/>
        </w:rPr>
        <w:t>time</w:t>
      </w:r>
      <w:r>
        <w:rPr>
          <w:spacing w:val="-13"/>
          <w:w w:val="105"/>
        </w:rPr>
        <w:t xml:space="preserve"> </w:t>
      </w:r>
      <w:r>
        <w:rPr>
          <w:w w:val="105"/>
        </w:rPr>
        <w:t>series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machine</w:t>
      </w:r>
      <w:r>
        <w:rPr>
          <w:spacing w:val="-12"/>
          <w:w w:val="105"/>
        </w:rPr>
        <w:t xml:space="preserve"> </w:t>
      </w:r>
      <w:r>
        <w:rPr>
          <w:w w:val="105"/>
        </w:rPr>
        <w:t>learning</w:t>
      </w:r>
      <w:r>
        <w:rPr>
          <w:spacing w:val="-13"/>
          <w:w w:val="105"/>
        </w:rPr>
        <w:t xml:space="preserve"> </w:t>
      </w:r>
      <w:r>
        <w:rPr>
          <w:w w:val="105"/>
        </w:rPr>
        <w:t>models.</w:t>
      </w:r>
      <w:r>
        <w:rPr>
          <w:spacing w:val="-12"/>
          <w:w w:val="105"/>
        </w:rPr>
        <w:t xml:space="preserve"> </w:t>
      </w:r>
      <w:r>
        <w:rPr>
          <w:w w:val="105"/>
        </w:rPr>
        <w:t>v.</w:t>
      </w:r>
      <w:r>
        <w:rPr>
          <w:spacing w:val="-12"/>
          <w:w w:val="105"/>
        </w:rPr>
        <w:t xml:space="preserve"> </w:t>
      </w:r>
      <w:r>
        <w:rPr>
          <w:w w:val="105"/>
        </w:rPr>
        <w:t>12,</w:t>
      </w:r>
      <w:r>
        <w:rPr>
          <w:spacing w:val="-12"/>
          <w:w w:val="105"/>
        </w:rPr>
        <w:t xml:space="preserve"> </w:t>
      </w:r>
      <w:r>
        <w:rPr>
          <w:w w:val="105"/>
        </w:rPr>
        <w:t>p.</w:t>
      </w:r>
      <w:r>
        <w:rPr>
          <w:spacing w:val="-12"/>
          <w:w w:val="105"/>
        </w:rPr>
        <w:t xml:space="preserve"> </w:t>
      </w:r>
      <w:r>
        <w:rPr>
          <w:w w:val="105"/>
        </w:rPr>
        <w:t>art.</w:t>
      </w:r>
      <w:r>
        <w:rPr>
          <w:spacing w:val="-13"/>
          <w:w w:val="105"/>
        </w:rPr>
        <w:t xml:space="preserve"> </w:t>
      </w:r>
      <w:r>
        <w:rPr>
          <w:w w:val="105"/>
        </w:rPr>
        <w:t>127,</w:t>
      </w:r>
      <w:r>
        <w:rPr>
          <w:spacing w:val="-12"/>
          <w:w w:val="105"/>
        </w:rPr>
        <w:t xml:space="preserve"> </w:t>
      </w:r>
      <w:r>
        <w:rPr>
          <w:w w:val="105"/>
        </w:rPr>
        <w:t>2025.</w:t>
      </w:r>
      <w:r>
        <w:rPr>
          <w:spacing w:val="9"/>
          <w:w w:val="105"/>
        </w:rPr>
        <w:t xml:space="preserve"> </w:t>
      </w:r>
      <w:r>
        <w:rPr>
          <w:w w:val="105"/>
        </w:rPr>
        <w:t>Citado</w:t>
      </w:r>
      <w:r>
        <w:rPr>
          <w:spacing w:val="-12"/>
          <w:w w:val="105"/>
        </w:rPr>
        <w:t xml:space="preserve"> </w:t>
      </w:r>
      <w:r>
        <w:rPr>
          <w:w w:val="105"/>
        </w:rPr>
        <w:t>5</w:t>
      </w:r>
      <w:r>
        <w:rPr>
          <w:spacing w:val="-12"/>
          <w:w w:val="105"/>
        </w:rPr>
        <w:t xml:space="preserve"> </w:t>
      </w:r>
      <w:r>
        <w:rPr>
          <w:w w:val="105"/>
        </w:rPr>
        <w:t>vezes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nas páginas </w:t>
      </w:r>
      <w:hyperlink w:anchor="_bookmark46" w:history="1">
        <w:r>
          <w:rPr>
            <w:w w:val="105"/>
          </w:rPr>
          <w:t>29</w:t>
        </w:r>
      </w:hyperlink>
      <w:r>
        <w:rPr>
          <w:w w:val="105"/>
        </w:rPr>
        <w:t xml:space="preserve">, </w:t>
      </w:r>
      <w:hyperlink w:anchor="_bookmark48" w:history="1">
        <w:r>
          <w:rPr>
            <w:w w:val="105"/>
          </w:rPr>
          <w:t>30</w:t>
        </w:r>
      </w:hyperlink>
      <w:r>
        <w:rPr>
          <w:w w:val="105"/>
        </w:rPr>
        <w:t xml:space="preserve">, </w:t>
      </w:r>
      <w:hyperlink w:anchor="_bookmark50" w:history="1">
        <w:r>
          <w:rPr>
            <w:w w:val="105"/>
          </w:rPr>
          <w:t>31</w:t>
        </w:r>
      </w:hyperlink>
      <w:r>
        <w:rPr>
          <w:w w:val="105"/>
        </w:rPr>
        <w:t xml:space="preserve">, </w:t>
      </w:r>
      <w:hyperlink w:anchor="_bookmark51" w:history="1">
        <w:r>
          <w:rPr>
            <w:w w:val="105"/>
          </w:rPr>
          <w:t>32</w:t>
        </w:r>
      </w:hyperlink>
      <w:r>
        <w:rPr>
          <w:w w:val="105"/>
        </w:rPr>
        <w:t xml:space="preserve"> e </w:t>
      </w:r>
      <w:hyperlink w:anchor="_bookmark52" w:history="1">
        <w:r>
          <w:rPr>
            <w:w w:val="105"/>
          </w:rPr>
          <w:t>33</w:t>
        </w:r>
      </w:hyperlink>
      <w:r>
        <w:rPr>
          <w:w w:val="105"/>
        </w:rPr>
        <w:t>.</w:t>
      </w:r>
    </w:p>
    <w:sectPr w:rsidR="006131AD">
      <w:pgSz w:w="11910" w:h="16840"/>
      <w:pgMar w:top="1580" w:right="992" w:bottom="280" w:left="1559" w:header="1038" w:footer="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7" w:author="Felipe ." w:date="2026-07-08T17:14:00Z" w:initials="F.">
    <w:p w14:paraId="372AAB9F" w14:textId="77777777" w:rsidR="0049492A" w:rsidRDefault="0049492A" w:rsidP="0049492A">
      <w:r>
        <w:rPr>
          <w:rStyle w:val="Refdecomentrio"/>
        </w:rPr>
        <w:annotationRef/>
      </w:r>
      <w:r>
        <w:rPr>
          <w:sz w:val="20"/>
          <w:szCs w:val="20"/>
        </w:rPr>
        <w:t>Conferir normas e ajustar trabalho.</w:t>
      </w:r>
    </w:p>
  </w:comment>
  <w:comment w:id="29" w:author="Felipe ." w:date="2026-07-08T17:21:00Z" w:initials="F.">
    <w:p w14:paraId="649D17CE" w14:textId="77777777" w:rsidR="0049492A" w:rsidRDefault="0049492A" w:rsidP="0049492A">
      <w:r>
        <w:rPr>
          <w:rStyle w:val="Refdecomentrio"/>
        </w:rPr>
        <w:annotationRef/>
      </w:r>
      <w:r>
        <w:rPr>
          <w:sz w:val="20"/>
          <w:szCs w:val="20"/>
        </w:rPr>
        <w:t>Citacao direta deve conter aspas do trecho copiado. Se nao é direto, nao colocar pagina.</w:t>
      </w:r>
    </w:p>
  </w:comment>
  <w:comment w:id="85" w:author="Felipe ." w:date="2026-07-08T17:23:00Z" w:initials="F.">
    <w:p w14:paraId="7AA4DC34" w14:textId="77777777" w:rsidR="0049492A" w:rsidRDefault="0049492A" w:rsidP="0049492A">
      <w:r>
        <w:rPr>
          <w:rStyle w:val="Refdecomentrio"/>
        </w:rPr>
        <w:annotationRef/>
      </w:r>
      <w:r>
        <w:rPr>
          <w:sz w:val="20"/>
          <w:szCs w:val="20"/>
        </w:rPr>
        <w:t>Entendi nao.</w:t>
      </w:r>
    </w:p>
  </w:comment>
  <w:comment w:id="92" w:author="Felipe ." w:date="2026-07-08T17:23:00Z" w:initials="F.">
    <w:p w14:paraId="1045D820" w14:textId="77777777" w:rsidR="0049492A" w:rsidRDefault="0049492A" w:rsidP="0049492A">
      <w:r>
        <w:rPr>
          <w:rStyle w:val="Refdecomentrio"/>
        </w:rPr>
        <w:annotationRef/>
      </w:r>
      <w:r>
        <w:rPr>
          <w:sz w:val="20"/>
          <w:szCs w:val="20"/>
        </w:rPr>
        <w:t>Nao esta bom.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72AAB9F" w15:done="0"/>
  <w15:commentEx w15:paraId="649D17CE" w15:done="0"/>
  <w15:commentEx w15:paraId="7AA4DC34" w15:done="0"/>
  <w15:commentEx w15:paraId="1045D82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DE47D71" w16cex:dateUtc="2026-07-08T20:14:00Z"/>
  <w16cex:commentExtensible w16cex:durableId="7B6011A8" w16cex:dateUtc="2026-07-08T20:21:00Z"/>
  <w16cex:commentExtensible w16cex:durableId="6D9A9540" w16cex:dateUtc="2026-07-08T20:23:00Z"/>
  <w16cex:commentExtensible w16cex:durableId="2B5D467A" w16cex:dateUtc="2026-07-08T20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72AAB9F" w16cid:durableId="4DE47D71"/>
  <w16cid:commentId w16cid:paraId="649D17CE" w16cid:durableId="7B6011A8"/>
  <w16cid:commentId w16cid:paraId="7AA4DC34" w16cid:durableId="6D9A9540"/>
  <w16cid:commentId w16cid:paraId="1045D820" w16cid:durableId="2B5D467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88C5A" w14:textId="77777777" w:rsidR="008101F3" w:rsidRDefault="008101F3">
      <w:r>
        <w:separator/>
      </w:r>
    </w:p>
  </w:endnote>
  <w:endnote w:type="continuationSeparator" w:id="0">
    <w:p w14:paraId="1F184761" w14:textId="77777777" w:rsidR="008101F3" w:rsidRDefault="008101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0410E" w14:textId="77777777" w:rsidR="008101F3" w:rsidRDefault="008101F3">
      <w:r>
        <w:separator/>
      </w:r>
    </w:p>
  </w:footnote>
  <w:footnote w:type="continuationSeparator" w:id="0">
    <w:p w14:paraId="5745C879" w14:textId="77777777" w:rsidR="008101F3" w:rsidRDefault="008101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9D3CD" w14:textId="77777777" w:rsidR="006131AD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39456" behindDoc="1" locked="0" layoutInCell="1" allowOverlap="1" wp14:anchorId="22A83C0E" wp14:editId="2B14B423">
              <wp:simplePos x="0" y="0"/>
              <wp:positionH relativeFrom="page">
                <wp:posOffset>6689432</wp:posOffset>
              </wp:positionH>
              <wp:positionV relativeFrom="page">
                <wp:posOffset>646256</wp:posOffset>
              </wp:positionV>
              <wp:extent cx="197485" cy="17462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748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842B64" w14:textId="77777777" w:rsidR="006131AD" w:rsidRDefault="00000000">
                          <w:pPr>
                            <w:spacing w:before="22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spacing w:val="-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9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A83C0E" id="_x0000_t202" coordsize="21600,21600" o:spt="202" path="m,l,21600r21600,l21600,xe">
              <v:stroke joinstyle="miter"/>
              <v:path gradientshapeok="t" o:connecttype="rect"/>
            </v:shapetype>
            <v:shape id="Textbox 3" o:spid="_x0000_s1040" type="#_x0000_t202" style="position:absolute;margin-left:526.75pt;margin-top:50.9pt;width:15.55pt;height:13.75pt;z-index:-16577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" filled="f" stroked="f">
              <v:textbox inset="0,0,0,0">
                <w:txbxContent>
                  <w:p w14:paraId="5B842B64" w14:textId="77777777" w:rsidR="006131AD" w:rsidRDefault="00000000">
                    <w:pPr>
                      <w:spacing w:before="22"/>
                      <w:ind w:left="20"/>
                      <w:rPr>
                        <w:sz w:val="19"/>
                      </w:rPr>
                    </w:pPr>
                    <w:r>
                      <w:rPr>
                        <w:spacing w:val="-5"/>
                        <w:sz w:val="19"/>
                      </w:rPr>
                      <w:fldChar w:fldCharType="begin"/>
                    </w:r>
                    <w:r>
                      <w:rPr>
                        <w:spacing w:val="-5"/>
                        <w:sz w:val="19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19"/>
                      </w:rPr>
                      <w:fldChar w:fldCharType="separate"/>
                    </w:r>
                    <w:r>
                      <w:rPr>
                        <w:spacing w:val="-5"/>
                        <w:sz w:val="19"/>
                      </w:rPr>
                      <w:t>10</w:t>
                    </w:r>
                    <w:r>
                      <w:rPr>
                        <w:spacing w:val="-5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86D4D"/>
    <w:multiLevelType w:val="multilevel"/>
    <w:tmpl w:val="08A636E4"/>
    <w:lvl w:ilvl="0">
      <w:start w:val="1"/>
      <w:numFmt w:val="decimal"/>
      <w:lvlText w:val="%1"/>
      <w:lvlJc w:val="left"/>
      <w:pPr>
        <w:ind w:left="386" w:hanging="253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76" w:hanging="543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865" w:hanging="733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3">
      <w:start w:val="1"/>
      <w:numFmt w:val="lowerLetter"/>
      <w:lvlText w:val="%4)"/>
      <w:lvlJc w:val="left"/>
      <w:pPr>
        <w:ind w:left="1199" w:hanging="3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4">
      <w:numFmt w:val="bullet"/>
      <w:lvlText w:val="•"/>
      <w:lvlJc w:val="left"/>
      <w:pPr>
        <w:ind w:left="1200" w:hanging="31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2559" w:hanging="31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3918" w:hanging="31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277" w:hanging="31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636" w:hanging="312"/>
      </w:pPr>
      <w:rPr>
        <w:rFonts w:hint="default"/>
        <w:lang w:val="pt-PT" w:eastAsia="en-US" w:bidi="ar-SA"/>
      </w:rPr>
    </w:lvl>
  </w:abstractNum>
  <w:abstractNum w:abstractNumId="1" w15:restartNumberingAfterBreak="0">
    <w:nsid w:val="62D83684"/>
    <w:multiLevelType w:val="multilevel"/>
    <w:tmpl w:val="365A8430"/>
    <w:lvl w:ilvl="0">
      <w:start w:val="1"/>
      <w:numFmt w:val="decimal"/>
      <w:lvlText w:val="%1"/>
      <w:lvlJc w:val="left"/>
      <w:pPr>
        <w:ind w:left="736" w:hanging="59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334" w:hanging="1195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334" w:hanging="1195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2341" w:hanging="119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343" w:hanging="119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345" w:hanging="119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347" w:hanging="119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49" w:hanging="119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350" w:hanging="1195"/>
      </w:pPr>
      <w:rPr>
        <w:rFonts w:hint="default"/>
        <w:lang w:val="pt-PT" w:eastAsia="en-US" w:bidi="ar-SA"/>
      </w:rPr>
    </w:lvl>
  </w:abstractNum>
  <w:num w:numId="1" w16cid:durableId="1767841878">
    <w:abstractNumId w:val="0"/>
  </w:num>
  <w:num w:numId="2" w16cid:durableId="1477070507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elipe .">
    <w15:presenceInfo w15:providerId="Windows Live" w15:userId="21561fd2de1a60f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trackRevisions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131AD"/>
    <w:rsid w:val="0049492A"/>
    <w:rsid w:val="006131AD"/>
    <w:rsid w:val="008101F3"/>
    <w:rsid w:val="00B44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757134"/>
  <w15:docId w15:val="{47839C80-A58E-8343-A587-30156DE96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paragraph" w:styleId="Ttulo1">
    <w:name w:val="heading 1"/>
    <w:basedOn w:val="Normal"/>
    <w:uiPriority w:val="9"/>
    <w:qFormat/>
    <w:pPr>
      <w:spacing w:before="135"/>
      <w:ind w:left="390" w:hanging="252"/>
      <w:outlineLvl w:val="0"/>
    </w:pPr>
    <w:rPr>
      <w:b/>
      <w:bCs/>
    </w:rPr>
  </w:style>
  <w:style w:type="paragraph" w:styleId="Ttulo2">
    <w:name w:val="heading 2"/>
    <w:basedOn w:val="Normal"/>
    <w:uiPriority w:val="9"/>
    <w:unhideWhenUsed/>
    <w:qFormat/>
    <w:pPr>
      <w:ind w:left="676" w:hanging="732"/>
      <w:outlineLvl w:val="1"/>
    </w:pPr>
    <w:rPr>
      <w:b/>
      <w:bCs/>
    </w:rPr>
  </w:style>
  <w:style w:type="paragraph" w:styleId="Ttulo3">
    <w:name w:val="heading 3"/>
    <w:basedOn w:val="Normal"/>
    <w:uiPriority w:val="9"/>
    <w:unhideWhenUsed/>
    <w:qFormat/>
    <w:pPr>
      <w:spacing w:before="1"/>
      <w:ind w:left="682" w:hanging="542"/>
      <w:outlineLvl w:val="2"/>
    </w:pPr>
    <w:rPr>
      <w:b/>
      <w:bCs/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1"/>
    <w:qFormat/>
    <w:pPr>
      <w:spacing w:before="312"/>
      <w:ind w:left="736" w:hanging="596"/>
    </w:pPr>
    <w:rPr>
      <w:b/>
      <w:bCs/>
    </w:rPr>
  </w:style>
  <w:style w:type="paragraph" w:styleId="Sumrio2">
    <w:name w:val="toc 2"/>
    <w:basedOn w:val="Normal"/>
    <w:uiPriority w:val="1"/>
    <w:qFormat/>
    <w:pPr>
      <w:spacing w:before="105"/>
      <w:ind w:left="1327" w:hanging="1187"/>
    </w:pPr>
    <w:rPr>
      <w:b/>
      <w:bCs/>
    </w:rPr>
  </w:style>
  <w:style w:type="paragraph" w:styleId="Sumrio3">
    <w:name w:val="toc 3"/>
    <w:basedOn w:val="Normal"/>
    <w:uiPriority w:val="1"/>
    <w:qFormat/>
    <w:pPr>
      <w:spacing w:before="106"/>
      <w:ind w:left="1334" w:hanging="1194"/>
    </w:pPr>
    <w:rPr>
      <w:b/>
      <w:bCs/>
    </w:rPr>
  </w:style>
  <w:style w:type="paragraph" w:styleId="Sumrio4">
    <w:name w:val="toc 4"/>
    <w:basedOn w:val="Normal"/>
    <w:uiPriority w:val="1"/>
    <w:qFormat/>
    <w:pPr>
      <w:spacing w:before="106"/>
      <w:ind w:left="1334" w:hanging="1194"/>
    </w:pPr>
    <w:rPr>
      <w:b/>
      <w:bCs/>
      <w:i/>
      <w:iCs/>
    </w:rPr>
  </w:style>
  <w:style w:type="paragraph" w:styleId="Sumrio5">
    <w:name w:val="toc 5"/>
    <w:basedOn w:val="Normal"/>
    <w:uiPriority w:val="1"/>
    <w:qFormat/>
    <w:pPr>
      <w:spacing w:before="105"/>
      <w:ind w:left="1325" w:hanging="1194"/>
    </w:pPr>
    <w:rPr>
      <w:b/>
      <w:bCs/>
      <w:i/>
      <w:iCs/>
    </w:rPr>
  </w:style>
  <w:style w:type="paragraph" w:styleId="Sumrio6">
    <w:name w:val="toc 6"/>
    <w:basedOn w:val="Normal"/>
    <w:uiPriority w:val="1"/>
    <w:qFormat/>
    <w:pPr>
      <w:spacing w:before="97"/>
      <w:ind w:left="1334"/>
    </w:pPr>
    <w:rPr>
      <w:b/>
      <w:bCs/>
    </w:r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"/>
      <w:ind w:left="432" w:right="396"/>
      <w:jc w:val="center"/>
    </w:pPr>
    <w:rPr>
      <w:b/>
      <w:bCs/>
      <w:sz w:val="27"/>
      <w:szCs w:val="27"/>
    </w:rPr>
  </w:style>
  <w:style w:type="paragraph" w:styleId="PargrafodaLista">
    <w:name w:val="List Paragraph"/>
    <w:basedOn w:val="Normal"/>
    <w:uiPriority w:val="1"/>
    <w:qFormat/>
    <w:pPr>
      <w:ind w:left="1334" w:hanging="1194"/>
    </w:pPr>
  </w:style>
  <w:style w:type="paragraph" w:customStyle="1" w:styleId="TableParagraph">
    <w:name w:val="Table Paragraph"/>
    <w:basedOn w:val="Normal"/>
    <w:uiPriority w:val="1"/>
    <w:qFormat/>
  </w:style>
  <w:style w:type="character" w:styleId="Refdecomentrio">
    <w:name w:val="annotation reference"/>
    <w:basedOn w:val="Fontepargpadro"/>
    <w:uiPriority w:val="99"/>
    <w:semiHidden/>
    <w:unhideWhenUsed/>
    <w:rsid w:val="0049492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49492A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49492A"/>
    <w:rPr>
      <w:rFonts w:ascii="Arial" w:eastAsia="Arial" w:hAnsi="Arial" w:cs="Arial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9492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9492A"/>
    <w:rPr>
      <w:rFonts w:ascii="Arial" w:eastAsia="Arial" w:hAnsi="Arial" w:cs="Arial"/>
      <w:b/>
      <w:bCs/>
      <w:sz w:val="20"/>
      <w:szCs w:val="20"/>
      <w:lang w:val="pt-PT"/>
    </w:rPr>
  </w:style>
  <w:style w:type="paragraph" w:styleId="Reviso">
    <w:name w:val="Revision"/>
    <w:hidden/>
    <w:uiPriority w:val="99"/>
    <w:semiHidden/>
    <w:rsid w:val="0049492A"/>
    <w:pPr>
      <w:widowControl/>
      <w:autoSpaceDE/>
      <w:autoSpaceDN/>
    </w:pPr>
    <w:rPr>
      <w:rFonts w:ascii="Arial" w:eastAsia="Arial" w:hAnsi="Arial" w:cs="Arial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yperlink" Target="https://br.tradingview.com/markets/cryptocurrencies/global-charts/" TargetMode="External"/><Relationship Id="rId18" Type="http://schemas.openxmlformats.org/officeDocument/2006/relationships/hyperlink" Target="https://christophm.github.io/interpretable-ml-book/" TargetMode="External"/><Relationship Id="rId3" Type="http://schemas.openxmlformats.org/officeDocument/2006/relationships/settings" Target="settings.xml"/><Relationship Id="rId21" Type="http://schemas.microsoft.com/office/2011/relationships/people" Target="people.xml"/><Relationship Id="rId7" Type="http://schemas.openxmlformats.org/officeDocument/2006/relationships/comments" Target="comments.xml"/><Relationship Id="rId12" Type="http://schemas.openxmlformats.org/officeDocument/2006/relationships/image" Target="media/image1.jpeg"/><Relationship Id="rId17" Type="http://schemas.openxmlformats.org/officeDocument/2006/relationships/hyperlink" Target="https://bfi.uchicago.edu/wp-content/uploads/2023/07/BFI_WP_2023-100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bfi.uchicago.edu/wp-content/uploads/2023/07/BFI_WP_2023-100.pdf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www.researchgate.net/" TargetMode="External"/><Relationship Id="rId10" Type="http://schemas.microsoft.com/office/2018/08/relationships/commentsExtensible" Target="commentsExtensible.xml"/><Relationship Id="rId19" Type="http://schemas.openxmlformats.org/officeDocument/2006/relationships/hyperlink" Target="https://christophm.github.io/interpretable-ml-book/" TargetMode="Externa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43</Pages>
  <Words>17199</Words>
  <Characters>91156</Characters>
  <Application>Microsoft Office Word</Application>
  <DocSecurity>0</DocSecurity>
  <Lines>5697</Lines>
  <Paragraphs>2928</Paragraphs>
  <ScaleCrop>false</ScaleCrop>
  <Company/>
  <LinksUpToDate>false</LinksUpToDate>
  <CharactersWithSpaces>105427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DIVERSIFICAÇÃO DE PORTFÓLIO EM CRIPTO ATIVOS</dc:title>
  <dc:creator>Gustavo Araujo Alves</dc:creator>
  <cp:keywords>Palavra-chave 1, Palavra-chave 2, Palavra-chave 3, Palavra-chave 4. </cp:keywords>
  <cp:lastModifiedBy>Felipe .</cp:lastModifiedBy>
  <cp:revision>2</cp:revision>
  <dcterms:created xsi:type="dcterms:W3CDTF">2026-06-10T17:07:00Z</dcterms:created>
  <dcterms:modified xsi:type="dcterms:W3CDTF">2026-07-08T22:41:00Z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2026-06-10T00:00:00Z</vt:filetime>
  </property>
  <property fmtid="{D5CDD505-2E9C-101B-9397-08002B2CF9AE}" pid="5" name="PTEX.Fullbanner">
    <vt:lpwstr>This is MiKTeX-pdfTeX 4.27.0 (1.40.29)</vt:lpwstr>
  </property>
  <property fmtid="{D5CDD505-2E9C-101B-9397-08002B2CF9AE}" pid="6" name="Producer">
    <vt:lpwstr>MiKTeX pdfTeX-1.40.29</vt:lpwstr>
  </property>
</Properties>
</file>